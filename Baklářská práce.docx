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35E76">
      <w:pPr>
        <w:pStyle w:val="Zkladntext"/>
        <w:jc w:val="center"/>
      </w:pPr>
      <w:r w:rsidRPr="00F3089E">
        <w:drawing>
          <wp:inline distT="0" distB="0" distL="0" distR="0" wp14:anchorId="7B8B863D" wp14:editId="299A1BBC">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0" w:name="_Toc202559865"/>
      <w:bookmarkStart w:id="1" w:name="_Toc202905331"/>
      <w:r w:rsidRPr="009D41EA">
        <w:t>Čestné prohlášení</w:t>
      </w:r>
      <w:bookmarkEnd w:id="0"/>
      <w:bookmarkEnd w:id="1"/>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4F2CD9F8" w:rsidR="00C67F13" w:rsidRPr="00F3089E" w:rsidRDefault="00370D1C" w:rsidP="00442C9A">
      <w:pPr>
        <w:pStyle w:val="Zkladntext"/>
        <w:sectPr w:rsidR="00C67F13" w:rsidRPr="00F3089E">
          <w:pgSz w:w="11900" w:h="16840"/>
          <w:pgMar w:top="620" w:right="740" w:bottom="280" w:left="1660" w:header="720" w:footer="720" w:gutter="0"/>
          <w:cols w:space="720"/>
        </w:sectPr>
      </w:pPr>
      <w:r w:rsidRPr="00F3089E">
        <w:t>Valerij Šlovikov</w:t>
      </w:r>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2" w:name="_Toc202559866"/>
      <w:bookmarkStart w:id="3" w:name="_Toc202905332"/>
      <w:r w:rsidRPr="009D41EA">
        <w:t>Poděkování</w:t>
      </w:r>
      <w:bookmarkEnd w:id="2"/>
      <w:bookmarkEnd w:id="3"/>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4" w:name="_Toc202296591"/>
      <w:bookmarkStart w:id="5" w:name="_Toc202297637"/>
      <w:bookmarkStart w:id="6" w:name="_Hlk54017008"/>
      <w:r w:rsidRPr="009D41EA">
        <w:rPr>
          <w:b/>
          <w:noProof w:val="0"/>
          <w:sz w:val="32"/>
        </w:rPr>
        <w:t>Využití GPU ve webových prohlížečích</w:t>
      </w:r>
      <w:bookmarkStart w:id="7" w:name="_Toc202296592"/>
      <w:bookmarkStart w:id="8" w:name="_Toc202297638"/>
      <w:bookmarkEnd w:id="4"/>
      <w:bookmarkEnd w:id="5"/>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 xml:space="preserve">GPU </w:t>
      </w:r>
      <w:proofErr w:type="spellStart"/>
      <w:r w:rsidRPr="009D41EA">
        <w:rPr>
          <w:b/>
          <w:noProof w:val="0"/>
          <w:sz w:val="32"/>
        </w:rPr>
        <w:t>Utilization</w:t>
      </w:r>
      <w:proofErr w:type="spellEnd"/>
      <w:r w:rsidRPr="009D41EA">
        <w:rPr>
          <w:b/>
          <w:noProof w:val="0"/>
          <w:sz w:val="32"/>
        </w:rPr>
        <w:t xml:space="preserve"> in Web </w:t>
      </w:r>
      <w:proofErr w:type="spellStart"/>
      <w:r w:rsidRPr="009D41EA">
        <w:rPr>
          <w:b/>
          <w:noProof w:val="0"/>
          <w:sz w:val="32"/>
        </w:rPr>
        <w:t>Browsers</w:t>
      </w:r>
      <w:bookmarkEnd w:id="6"/>
      <w:bookmarkEnd w:id="7"/>
      <w:bookmarkEnd w:id="8"/>
      <w:proofErr w:type="spellEnd"/>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9" w:name="_Toc202559867"/>
      <w:bookmarkStart w:id="10" w:name="_Toc202905333"/>
      <w:r w:rsidRPr="00F3089E">
        <w:lastRenderedPageBreak/>
        <w:t>Abstrakt</w:t>
      </w:r>
      <w:bookmarkEnd w:id="9"/>
      <w:bookmarkEnd w:id="10"/>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Pr="00F3089E" w:rsidRDefault="009E4656" w:rsidP="00442C9A">
      <w:r w:rsidRPr="00F3089E">
        <w:rPr>
          <w:i/>
          <w:iCs/>
        </w:rPr>
        <w:t>Klíčová slova:</w:t>
      </w:r>
      <w:r w:rsidRPr="00F3089E">
        <w:t xml:space="preserve"> 3D grafika, WebGL, WebGL2, WebGPU, parallax mapping, Three.js, Babylon.js, AI, výkon, webové prohlížeče</w:t>
      </w:r>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r>
        <w:br w:type="page"/>
      </w:r>
    </w:p>
    <w:p w14:paraId="2F3F63BB" w14:textId="33C5AFBF" w:rsidR="00C67F13" w:rsidRPr="00F3089E" w:rsidRDefault="00DB271D" w:rsidP="00556674">
      <w:pPr>
        <w:pStyle w:val="Nadpis1"/>
        <w:numPr>
          <w:ilvl w:val="0"/>
          <w:numId w:val="0"/>
        </w:numPr>
        <w:ind w:left="357" w:hanging="357"/>
      </w:pPr>
      <w:bookmarkStart w:id="11" w:name="_Toc202905334"/>
      <w:r w:rsidRPr="00F3089E">
        <w:lastRenderedPageBreak/>
        <w:t>Obsah</w:t>
      </w:r>
      <w:bookmarkEnd w:id="11"/>
    </w:p>
    <w:sdt>
      <w:sdtPr>
        <w:id w:val="-927115855"/>
        <w:docPartObj>
          <w:docPartGallery w:val="Table of Contents"/>
          <w:docPartUnique/>
        </w:docPartObj>
      </w:sdtPr>
      <w:sdtContent>
        <w:p w14:paraId="5452CDC1" w14:textId="1FB9EAA5" w:rsidR="00935E76" w:rsidRDefault="00F96D2A" w:rsidP="00935E76">
          <w:pPr>
            <w:pStyle w:val="Obsah2"/>
            <w:tabs>
              <w:tab w:val="right" w:leader="dot" w:pos="9490"/>
            </w:tabs>
            <w:spacing w:before="228"/>
            <w:ind w:left="328" w:firstLine="0"/>
            <w:rPr>
              <w:ins w:id="12" w:author="Valerij Šlovikov" w:date="2025-07-08T22:15:00Z" w16du:dateUtc="2025-07-08T20:15:00Z"/>
              <w:rFonts w:eastAsiaTheme="minorEastAsia" w:cstheme="minorBidi"/>
              <w:kern w:val="2"/>
              <w:szCs w:val="24"/>
              <w:lang w:eastAsia="cs-CZ"/>
              <w14:ligatures w14:val="standardContextual"/>
            </w:rPr>
            <w:pPrChange w:id="13" w:author="Valerij Šlovikov" w:date="2025-07-08T22:15:00Z" w16du:dateUtc="2025-07-08T20:15:00Z">
              <w:pPr>
                <w:pStyle w:val="Obsah2"/>
                <w:tabs>
                  <w:tab w:val="right" w:leader="dot" w:pos="9490"/>
                </w:tabs>
              </w:pPr>
            </w:pPrChange>
          </w:pPr>
          <w:r w:rsidRPr="00F3089E">
            <w:fldChar w:fldCharType="begin"/>
          </w:r>
          <w:r w:rsidRPr="00F3089E">
            <w:instrText xml:space="preserve"> TOC \o "1-3" \h \z \u </w:instrText>
          </w:r>
          <w:r w:rsidRPr="00F3089E">
            <w:fldChar w:fldCharType="separate"/>
          </w:r>
        </w:p>
        <w:p w14:paraId="07AC3B5C" w14:textId="1DB6AEA7" w:rsidR="00935E76" w:rsidRDefault="00935E76">
          <w:pPr>
            <w:pStyle w:val="Obsah1"/>
            <w:tabs>
              <w:tab w:val="left" w:pos="981"/>
              <w:tab w:val="right" w:leader="dot" w:pos="9490"/>
            </w:tabs>
            <w:rPr>
              <w:ins w:id="14" w:author="Valerij Šlovikov" w:date="2025-07-08T22:15:00Z" w16du:dateUtc="2025-07-08T20:15:00Z"/>
              <w:rFonts w:eastAsiaTheme="minorEastAsia" w:cstheme="minorBidi"/>
              <w:kern w:val="2"/>
              <w:szCs w:val="24"/>
              <w:lang w:eastAsia="cs-CZ"/>
              <w14:ligatures w14:val="standardContextual"/>
            </w:rPr>
          </w:pPr>
          <w:ins w:id="1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"_Toc202905339"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w:t>
            </w:r>
            <w:r>
              <w:rPr>
                <w:rFonts w:eastAsiaTheme="minorEastAsia" w:cstheme="minorBidi"/>
                <w:kern w:val="2"/>
                <w:szCs w:val="24"/>
                <w:lang w:eastAsia="cs-CZ"/>
                <w14:ligatures w14:val="standardContextual"/>
              </w:rPr>
              <w:tab/>
            </w:r>
            <w:r w:rsidRPr="00FB2FC6">
              <w:rPr>
                <w:rStyle w:val="Hypertextovodkaz"/>
              </w:rPr>
              <w:t>Úvod do 3D Grafiky ve webových aplikacích</w:t>
            </w:r>
            <w:r>
              <w:rPr>
                <w:webHidden/>
              </w:rPr>
              <w:tab/>
            </w:r>
            <w:r>
              <w:rPr>
                <w:webHidden/>
              </w:rPr>
              <w:fldChar w:fldCharType="begin"/>
            </w:r>
            <w:r>
              <w:rPr>
                <w:webHidden/>
              </w:rPr>
              <w:instrText xml:space="preserve"> PAGEREF _Toc202905339 \h </w:instrText>
            </w:r>
            <w:r>
              <w:rPr>
                <w:webHidden/>
              </w:rPr>
            </w:r>
            <w:r>
              <w:rPr>
                <w:webHidden/>
              </w:rPr>
              <w:fldChar w:fldCharType="separate"/>
            </w:r>
          </w:ins>
          <w:ins w:id="16" w:author="Valerij Šlovikov" w:date="2025-07-08T22:17:00Z" w16du:dateUtc="2025-07-08T20:17:00Z">
            <w:r>
              <w:rPr>
                <w:webHidden/>
              </w:rPr>
              <w:t>12</w:t>
            </w:r>
          </w:ins>
          <w:ins w:id="17" w:author="Valerij Šlovikov" w:date="2025-07-08T22:15:00Z" w16du:dateUtc="2025-07-08T20:15:00Z">
            <w:r>
              <w:rPr>
                <w:webHidden/>
              </w:rPr>
              <w:fldChar w:fldCharType="end"/>
            </w:r>
            <w:r w:rsidRPr="00FB2FC6">
              <w:rPr>
                <w:rStyle w:val="Hypertextovodkaz"/>
              </w:rPr>
              <w:fldChar w:fldCharType="end"/>
            </w:r>
          </w:ins>
        </w:p>
        <w:p w14:paraId="756DEE84" w14:textId="016AB0F7" w:rsidR="00935E76" w:rsidRDefault="00935E76">
          <w:pPr>
            <w:pStyle w:val="Obsah2"/>
            <w:tabs>
              <w:tab w:val="left" w:pos="1368"/>
              <w:tab w:val="right" w:leader="dot" w:pos="9490"/>
            </w:tabs>
            <w:rPr>
              <w:ins w:id="18" w:author="Valerij Šlovikov" w:date="2025-07-08T22:15:00Z" w16du:dateUtc="2025-07-08T20:15:00Z"/>
              <w:rFonts w:eastAsiaTheme="minorEastAsia" w:cstheme="minorBidi"/>
              <w:kern w:val="2"/>
              <w:szCs w:val="24"/>
              <w:lang w:eastAsia="cs-CZ"/>
              <w14:ligatures w14:val="standardContextual"/>
            </w:rPr>
          </w:pPr>
          <w:ins w:id="1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1.1.</w:t>
            </w:r>
            <w:r>
              <w:rPr>
                <w:rFonts w:eastAsiaTheme="minorEastAsia" w:cstheme="minorBidi"/>
                <w:kern w:val="2"/>
                <w:szCs w:val="24"/>
                <w:lang w:eastAsia="cs-CZ"/>
                <w14:ligatures w14:val="standardContextual"/>
              </w:rPr>
              <w:tab/>
            </w:r>
            <w:r w:rsidRPr="00FB2FC6">
              <w:rPr>
                <w:rStyle w:val="Hypertextovodkaz"/>
              </w:rPr>
              <w:t>Proč je 3D grafika na webu důležitá</w:t>
            </w:r>
            <w:r>
              <w:rPr>
                <w:webHidden/>
              </w:rPr>
              <w:tab/>
            </w:r>
            <w:r>
              <w:rPr>
                <w:webHidden/>
              </w:rPr>
              <w:fldChar w:fldCharType="begin"/>
            </w:r>
            <w:r>
              <w:rPr>
                <w:webHidden/>
              </w:rPr>
              <w:instrText xml:space="preserve"> PAGEREF _Toc202905340 \h </w:instrText>
            </w:r>
            <w:r>
              <w:rPr>
                <w:webHidden/>
              </w:rPr>
            </w:r>
            <w:r>
              <w:rPr>
                <w:webHidden/>
              </w:rPr>
              <w:fldChar w:fldCharType="separate"/>
            </w:r>
          </w:ins>
          <w:ins w:id="20" w:author="Valerij Šlovikov" w:date="2025-07-08T22:17:00Z" w16du:dateUtc="2025-07-08T20:17:00Z">
            <w:r>
              <w:rPr>
                <w:webHidden/>
              </w:rPr>
              <w:t>12</w:t>
            </w:r>
          </w:ins>
          <w:ins w:id="21" w:author="Valerij Šlovikov" w:date="2025-07-08T22:15:00Z" w16du:dateUtc="2025-07-08T20:15:00Z">
            <w:r>
              <w:rPr>
                <w:webHidden/>
              </w:rPr>
              <w:fldChar w:fldCharType="end"/>
            </w:r>
            <w:r w:rsidRPr="00FB2FC6">
              <w:rPr>
                <w:rStyle w:val="Hypertextovodkaz"/>
              </w:rPr>
              <w:fldChar w:fldCharType="end"/>
            </w:r>
          </w:ins>
        </w:p>
        <w:p w14:paraId="156443B4" w14:textId="0E950756" w:rsidR="00935E76" w:rsidRDefault="00935E76">
          <w:pPr>
            <w:pStyle w:val="Obsah2"/>
            <w:tabs>
              <w:tab w:val="left" w:pos="1368"/>
              <w:tab w:val="right" w:leader="dot" w:pos="9490"/>
            </w:tabs>
            <w:rPr>
              <w:ins w:id="22" w:author="Valerij Šlovikov" w:date="2025-07-08T22:15:00Z" w16du:dateUtc="2025-07-08T20:15:00Z"/>
              <w:rFonts w:eastAsiaTheme="minorEastAsia" w:cstheme="minorBidi"/>
              <w:kern w:val="2"/>
              <w:szCs w:val="24"/>
              <w:lang w:eastAsia="cs-CZ"/>
              <w14:ligatures w14:val="standardContextual"/>
            </w:rPr>
          </w:pPr>
          <w:ins w:id="2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1.2.</w:t>
            </w:r>
            <w:r>
              <w:rPr>
                <w:rFonts w:eastAsiaTheme="minorEastAsia" w:cstheme="minorBidi"/>
                <w:kern w:val="2"/>
                <w:szCs w:val="24"/>
                <w:lang w:eastAsia="cs-CZ"/>
                <w14:ligatures w14:val="standardContextual"/>
              </w:rPr>
              <w:tab/>
            </w:r>
            <w:r w:rsidRPr="00FB2FC6">
              <w:rPr>
                <w:rStyle w:val="Hypertextovodkaz"/>
              </w:rPr>
              <w:t>Popis WebGL, WebGL2 a WebGPU</w:t>
            </w:r>
            <w:r>
              <w:rPr>
                <w:webHidden/>
              </w:rPr>
              <w:tab/>
            </w:r>
            <w:r>
              <w:rPr>
                <w:webHidden/>
              </w:rPr>
              <w:fldChar w:fldCharType="begin"/>
            </w:r>
            <w:r>
              <w:rPr>
                <w:webHidden/>
              </w:rPr>
              <w:instrText xml:space="preserve"> PAGEREF _Toc202905341 \h </w:instrText>
            </w:r>
            <w:r>
              <w:rPr>
                <w:webHidden/>
              </w:rPr>
            </w:r>
            <w:r>
              <w:rPr>
                <w:webHidden/>
              </w:rPr>
              <w:fldChar w:fldCharType="separate"/>
            </w:r>
          </w:ins>
          <w:ins w:id="24" w:author="Valerij Šlovikov" w:date="2025-07-08T22:17:00Z" w16du:dateUtc="2025-07-08T20:17:00Z">
            <w:r>
              <w:rPr>
                <w:webHidden/>
              </w:rPr>
              <w:t>12</w:t>
            </w:r>
          </w:ins>
          <w:ins w:id="25" w:author="Valerij Šlovikov" w:date="2025-07-08T22:15:00Z" w16du:dateUtc="2025-07-08T20:15:00Z">
            <w:r>
              <w:rPr>
                <w:webHidden/>
              </w:rPr>
              <w:fldChar w:fldCharType="end"/>
            </w:r>
            <w:r w:rsidRPr="00FB2FC6">
              <w:rPr>
                <w:rStyle w:val="Hypertextovodkaz"/>
              </w:rPr>
              <w:fldChar w:fldCharType="end"/>
            </w:r>
          </w:ins>
        </w:p>
        <w:p w14:paraId="42860CB5" w14:textId="70D16DEE" w:rsidR="00935E76" w:rsidRDefault="00935E76">
          <w:pPr>
            <w:pStyle w:val="Obsah2"/>
            <w:tabs>
              <w:tab w:val="left" w:pos="1368"/>
              <w:tab w:val="right" w:leader="dot" w:pos="9490"/>
            </w:tabs>
            <w:rPr>
              <w:ins w:id="26" w:author="Valerij Šlovikov" w:date="2025-07-08T22:15:00Z" w16du:dateUtc="2025-07-08T20:15:00Z"/>
              <w:rFonts w:eastAsiaTheme="minorEastAsia" w:cstheme="minorBidi"/>
              <w:kern w:val="2"/>
              <w:szCs w:val="24"/>
              <w:lang w:eastAsia="cs-CZ"/>
              <w14:ligatures w14:val="standardContextual"/>
            </w:rPr>
          </w:pPr>
          <w:ins w:id="2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1.3.</w:t>
            </w:r>
            <w:r>
              <w:rPr>
                <w:rFonts w:eastAsiaTheme="minorEastAsia" w:cstheme="minorBidi"/>
                <w:kern w:val="2"/>
                <w:szCs w:val="24"/>
                <w:lang w:eastAsia="cs-CZ"/>
                <w14:ligatures w14:val="standardContextual"/>
              </w:rPr>
              <w:tab/>
            </w:r>
            <w:r w:rsidRPr="00FB2FC6">
              <w:rPr>
                <w:rStyle w:val="Hypertextovodkaz"/>
              </w:rPr>
              <w:t>Aplikace 3D grafiky na webu</w:t>
            </w:r>
            <w:r>
              <w:rPr>
                <w:webHidden/>
              </w:rPr>
              <w:tab/>
            </w:r>
            <w:r>
              <w:rPr>
                <w:webHidden/>
              </w:rPr>
              <w:fldChar w:fldCharType="begin"/>
            </w:r>
            <w:r>
              <w:rPr>
                <w:webHidden/>
              </w:rPr>
              <w:instrText xml:space="preserve"> PAGEREF _Toc202905342 \h </w:instrText>
            </w:r>
            <w:r>
              <w:rPr>
                <w:webHidden/>
              </w:rPr>
            </w:r>
            <w:r>
              <w:rPr>
                <w:webHidden/>
              </w:rPr>
              <w:fldChar w:fldCharType="separate"/>
            </w:r>
          </w:ins>
          <w:ins w:id="28" w:author="Valerij Šlovikov" w:date="2025-07-08T22:17:00Z" w16du:dateUtc="2025-07-08T20:17:00Z">
            <w:r>
              <w:rPr>
                <w:webHidden/>
              </w:rPr>
              <w:t>16</w:t>
            </w:r>
          </w:ins>
          <w:ins w:id="29" w:author="Valerij Šlovikov" w:date="2025-07-08T22:15:00Z" w16du:dateUtc="2025-07-08T20:15:00Z">
            <w:r>
              <w:rPr>
                <w:webHidden/>
              </w:rPr>
              <w:fldChar w:fldCharType="end"/>
            </w:r>
            <w:r w:rsidRPr="00FB2FC6">
              <w:rPr>
                <w:rStyle w:val="Hypertextovodkaz"/>
              </w:rPr>
              <w:fldChar w:fldCharType="end"/>
            </w:r>
          </w:ins>
        </w:p>
        <w:p w14:paraId="2BA25E10" w14:textId="35F290CE" w:rsidR="00935E76" w:rsidRDefault="00935E76">
          <w:pPr>
            <w:pStyle w:val="Obsah2"/>
            <w:tabs>
              <w:tab w:val="left" w:pos="1368"/>
              <w:tab w:val="right" w:leader="dot" w:pos="9490"/>
            </w:tabs>
            <w:rPr>
              <w:ins w:id="30" w:author="Valerij Šlovikov" w:date="2025-07-08T22:15:00Z" w16du:dateUtc="2025-07-08T20:15:00Z"/>
              <w:rFonts w:eastAsiaTheme="minorEastAsia" w:cstheme="minorBidi"/>
              <w:kern w:val="2"/>
              <w:szCs w:val="24"/>
              <w:lang w:eastAsia="cs-CZ"/>
              <w14:ligatures w14:val="standardContextual"/>
            </w:rPr>
          </w:pPr>
          <w:ins w:id="3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1.4.</w:t>
            </w:r>
            <w:r>
              <w:rPr>
                <w:rFonts w:eastAsiaTheme="minorEastAsia" w:cstheme="minorBidi"/>
                <w:kern w:val="2"/>
                <w:szCs w:val="24"/>
                <w:lang w:eastAsia="cs-CZ"/>
                <w14:ligatures w14:val="standardContextual"/>
              </w:rPr>
              <w:tab/>
            </w:r>
            <w:r w:rsidRPr="00FB2FC6">
              <w:rPr>
                <w:rStyle w:val="Hypertextovodkaz"/>
              </w:rPr>
              <w:t>Výhody a omezení</w:t>
            </w:r>
            <w:r>
              <w:rPr>
                <w:webHidden/>
              </w:rPr>
              <w:tab/>
            </w:r>
            <w:r>
              <w:rPr>
                <w:webHidden/>
              </w:rPr>
              <w:fldChar w:fldCharType="begin"/>
            </w:r>
            <w:r>
              <w:rPr>
                <w:webHidden/>
              </w:rPr>
              <w:instrText xml:space="preserve"> PAGEREF _Toc202905343 \h </w:instrText>
            </w:r>
            <w:r>
              <w:rPr>
                <w:webHidden/>
              </w:rPr>
            </w:r>
            <w:r>
              <w:rPr>
                <w:webHidden/>
              </w:rPr>
              <w:fldChar w:fldCharType="separate"/>
            </w:r>
          </w:ins>
          <w:ins w:id="32" w:author="Valerij Šlovikov" w:date="2025-07-08T22:17:00Z" w16du:dateUtc="2025-07-08T20:17:00Z">
            <w:r>
              <w:rPr>
                <w:webHidden/>
              </w:rPr>
              <w:t>18</w:t>
            </w:r>
          </w:ins>
          <w:ins w:id="33" w:author="Valerij Šlovikov" w:date="2025-07-08T22:15:00Z" w16du:dateUtc="2025-07-08T20:15:00Z">
            <w:r>
              <w:rPr>
                <w:webHidden/>
              </w:rPr>
              <w:fldChar w:fldCharType="end"/>
            </w:r>
            <w:r w:rsidRPr="00FB2FC6">
              <w:rPr>
                <w:rStyle w:val="Hypertextovodkaz"/>
              </w:rPr>
              <w:fldChar w:fldCharType="end"/>
            </w:r>
          </w:ins>
        </w:p>
        <w:p w14:paraId="0EFF4B48" w14:textId="54F69F38" w:rsidR="00935E76" w:rsidRDefault="00935E76">
          <w:pPr>
            <w:pStyle w:val="Obsah3"/>
            <w:tabs>
              <w:tab w:val="left" w:pos="1680"/>
              <w:tab w:val="right" w:leader="dot" w:pos="9490"/>
            </w:tabs>
            <w:rPr>
              <w:ins w:id="34" w:author="Valerij Šlovikov" w:date="2025-07-08T22:15:00Z" w16du:dateUtc="2025-07-08T20:15:00Z"/>
              <w:rFonts w:eastAsiaTheme="minorEastAsia" w:cstheme="minorBidi"/>
              <w:kern w:val="2"/>
              <w:szCs w:val="24"/>
              <w:lang w:eastAsia="cs-CZ"/>
              <w14:ligatures w14:val="standardContextual"/>
            </w:rPr>
          </w:pPr>
          <w:ins w:id="3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1.4.1.</w:t>
            </w:r>
            <w:r>
              <w:rPr>
                <w:rFonts w:eastAsiaTheme="minorEastAsia" w:cstheme="minorBidi"/>
                <w:kern w:val="2"/>
                <w:szCs w:val="24"/>
                <w:lang w:eastAsia="cs-CZ"/>
                <w14:ligatures w14:val="standardContextual"/>
              </w:rPr>
              <w:tab/>
            </w:r>
            <w:r w:rsidRPr="00FB2FC6">
              <w:rPr>
                <w:rStyle w:val="Hypertextovodkaz"/>
                <w:lang w:eastAsia="en-GB"/>
              </w:rPr>
              <w:t>Počátky (VRML, Flash, Unity Web Player)</w:t>
            </w:r>
            <w:r>
              <w:rPr>
                <w:webHidden/>
              </w:rPr>
              <w:tab/>
            </w:r>
            <w:r>
              <w:rPr>
                <w:webHidden/>
              </w:rPr>
              <w:fldChar w:fldCharType="begin"/>
            </w:r>
            <w:r>
              <w:rPr>
                <w:webHidden/>
              </w:rPr>
              <w:instrText xml:space="preserve"> PAGEREF _Toc202905344 \h </w:instrText>
            </w:r>
            <w:r>
              <w:rPr>
                <w:webHidden/>
              </w:rPr>
            </w:r>
            <w:r>
              <w:rPr>
                <w:webHidden/>
              </w:rPr>
              <w:fldChar w:fldCharType="separate"/>
            </w:r>
          </w:ins>
          <w:ins w:id="36" w:author="Valerij Šlovikov" w:date="2025-07-08T22:17:00Z" w16du:dateUtc="2025-07-08T20:17:00Z">
            <w:r>
              <w:rPr>
                <w:webHidden/>
              </w:rPr>
              <w:t>19</w:t>
            </w:r>
          </w:ins>
          <w:ins w:id="37" w:author="Valerij Šlovikov" w:date="2025-07-08T22:15:00Z" w16du:dateUtc="2025-07-08T20:15:00Z">
            <w:r>
              <w:rPr>
                <w:webHidden/>
              </w:rPr>
              <w:fldChar w:fldCharType="end"/>
            </w:r>
            <w:r w:rsidRPr="00FB2FC6">
              <w:rPr>
                <w:rStyle w:val="Hypertextovodkaz"/>
              </w:rPr>
              <w:fldChar w:fldCharType="end"/>
            </w:r>
          </w:ins>
        </w:p>
        <w:p w14:paraId="72F7B6DC" w14:textId="05EDB841" w:rsidR="00935E76" w:rsidRDefault="00935E76">
          <w:pPr>
            <w:pStyle w:val="Obsah3"/>
            <w:tabs>
              <w:tab w:val="left" w:pos="1680"/>
              <w:tab w:val="right" w:leader="dot" w:pos="9490"/>
            </w:tabs>
            <w:rPr>
              <w:ins w:id="38" w:author="Valerij Šlovikov" w:date="2025-07-08T22:15:00Z" w16du:dateUtc="2025-07-08T20:15:00Z"/>
              <w:rFonts w:eastAsiaTheme="minorEastAsia" w:cstheme="minorBidi"/>
              <w:kern w:val="2"/>
              <w:szCs w:val="24"/>
              <w:lang w:eastAsia="cs-CZ"/>
              <w14:ligatures w14:val="standardContextual"/>
            </w:rPr>
          </w:pPr>
          <w:ins w:id="3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1.4.2.</w:t>
            </w:r>
            <w:r>
              <w:rPr>
                <w:rFonts w:eastAsiaTheme="minorEastAsia" w:cstheme="minorBidi"/>
                <w:kern w:val="2"/>
                <w:szCs w:val="24"/>
                <w:lang w:eastAsia="cs-CZ"/>
                <w14:ligatures w14:val="standardContextual"/>
              </w:rPr>
              <w:tab/>
            </w:r>
            <w:r w:rsidRPr="00FB2FC6">
              <w:rPr>
                <w:rStyle w:val="Hypertextovodkaz"/>
                <w:lang w:eastAsia="en-GB"/>
              </w:rPr>
              <w:t>Nástup WebGL (2011)</w:t>
            </w:r>
            <w:r>
              <w:rPr>
                <w:webHidden/>
              </w:rPr>
              <w:tab/>
            </w:r>
            <w:r>
              <w:rPr>
                <w:webHidden/>
              </w:rPr>
              <w:fldChar w:fldCharType="begin"/>
            </w:r>
            <w:r>
              <w:rPr>
                <w:webHidden/>
              </w:rPr>
              <w:instrText xml:space="preserve"> PAGEREF _Toc202905345 \h </w:instrText>
            </w:r>
            <w:r>
              <w:rPr>
                <w:webHidden/>
              </w:rPr>
            </w:r>
            <w:r>
              <w:rPr>
                <w:webHidden/>
              </w:rPr>
              <w:fldChar w:fldCharType="separate"/>
            </w:r>
          </w:ins>
          <w:ins w:id="40" w:author="Valerij Šlovikov" w:date="2025-07-08T22:17:00Z" w16du:dateUtc="2025-07-08T20:17:00Z">
            <w:r>
              <w:rPr>
                <w:webHidden/>
              </w:rPr>
              <w:t>19</w:t>
            </w:r>
          </w:ins>
          <w:ins w:id="41" w:author="Valerij Šlovikov" w:date="2025-07-08T22:15:00Z" w16du:dateUtc="2025-07-08T20:15:00Z">
            <w:r>
              <w:rPr>
                <w:webHidden/>
              </w:rPr>
              <w:fldChar w:fldCharType="end"/>
            </w:r>
            <w:r w:rsidRPr="00FB2FC6">
              <w:rPr>
                <w:rStyle w:val="Hypertextovodkaz"/>
              </w:rPr>
              <w:fldChar w:fldCharType="end"/>
            </w:r>
          </w:ins>
        </w:p>
        <w:p w14:paraId="242F0E7C" w14:textId="386F1E09" w:rsidR="00935E76" w:rsidRDefault="00935E76">
          <w:pPr>
            <w:pStyle w:val="Obsah3"/>
            <w:tabs>
              <w:tab w:val="left" w:pos="1680"/>
              <w:tab w:val="right" w:leader="dot" w:pos="9490"/>
            </w:tabs>
            <w:rPr>
              <w:ins w:id="42" w:author="Valerij Šlovikov" w:date="2025-07-08T22:15:00Z" w16du:dateUtc="2025-07-08T20:15:00Z"/>
              <w:rFonts w:eastAsiaTheme="minorEastAsia" w:cstheme="minorBidi"/>
              <w:kern w:val="2"/>
              <w:szCs w:val="24"/>
              <w:lang w:eastAsia="cs-CZ"/>
              <w14:ligatures w14:val="standardContextual"/>
            </w:rPr>
          </w:pPr>
          <w:ins w:id="4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1.4.3.</w:t>
            </w:r>
            <w:r>
              <w:rPr>
                <w:rFonts w:eastAsiaTheme="minorEastAsia" w:cstheme="minorBidi"/>
                <w:kern w:val="2"/>
                <w:szCs w:val="24"/>
                <w:lang w:eastAsia="cs-CZ"/>
                <w14:ligatures w14:val="standardContextual"/>
              </w:rPr>
              <w:tab/>
            </w:r>
            <w:r w:rsidRPr="00FB2FC6">
              <w:rPr>
                <w:rStyle w:val="Hypertextovodkaz"/>
                <w:lang w:eastAsia="en-GB"/>
              </w:rPr>
              <w:t>WebGL2 (2017)</w:t>
            </w:r>
            <w:r>
              <w:rPr>
                <w:webHidden/>
              </w:rPr>
              <w:tab/>
            </w:r>
            <w:r>
              <w:rPr>
                <w:webHidden/>
              </w:rPr>
              <w:fldChar w:fldCharType="begin"/>
            </w:r>
            <w:r>
              <w:rPr>
                <w:webHidden/>
              </w:rPr>
              <w:instrText xml:space="preserve"> PAGEREF _Toc202905346 \h </w:instrText>
            </w:r>
            <w:r>
              <w:rPr>
                <w:webHidden/>
              </w:rPr>
            </w:r>
            <w:r>
              <w:rPr>
                <w:webHidden/>
              </w:rPr>
              <w:fldChar w:fldCharType="separate"/>
            </w:r>
          </w:ins>
          <w:ins w:id="44" w:author="Valerij Šlovikov" w:date="2025-07-08T22:17:00Z" w16du:dateUtc="2025-07-08T20:17:00Z">
            <w:r>
              <w:rPr>
                <w:webHidden/>
              </w:rPr>
              <w:t>20</w:t>
            </w:r>
          </w:ins>
          <w:ins w:id="45" w:author="Valerij Šlovikov" w:date="2025-07-08T22:15:00Z" w16du:dateUtc="2025-07-08T20:15:00Z">
            <w:r>
              <w:rPr>
                <w:webHidden/>
              </w:rPr>
              <w:fldChar w:fldCharType="end"/>
            </w:r>
            <w:r w:rsidRPr="00FB2FC6">
              <w:rPr>
                <w:rStyle w:val="Hypertextovodkaz"/>
              </w:rPr>
              <w:fldChar w:fldCharType="end"/>
            </w:r>
          </w:ins>
        </w:p>
        <w:p w14:paraId="3C4B6890" w14:textId="445E4249" w:rsidR="00935E76" w:rsidRDefault="00935E76">
          <w:pPr>
            <w:pStyle w:val="Obsah3"/>
            <w:tabs>
              <w:tab w:val="left" w:pos="1680"/>
              <w:tab w:val="right" w:leader="dot" w:pos="9490"/>
            </w:tabs>
            <w:rPr>
              <w:ins w:id="46" w:author="Valerij Šlovikov" w:date="2025-07-08T22:15:00Z" w16du:dateUtc="2025-07-08T20:15:00Z"/>
              <w:rFonts w:eastAsiaTheme="minorEastAsia" w:cstheme="minorBidi"/>
              <w:kern w:val="2"/>
              <w:szCs w:val="24"/>
              <w:lang w:eastAsia="cs-CZ"/>
              <w14:ligatures w14:val="standardContextual"/>
            </w:rPr>
          </w:pPr>
          <w:ins w:id="4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1.4.4.</w:t>
            </w:r>
            <w:r>
              <w:rPr>
                <w:rFonts w:eastAsiaTheme="minorEastAsia" w:cstheme="minorBidi"/>
                <w:kern w:val="2"/>
                <w:szCs w:val="24"/>
                <w:lang w:eastAsia="cs-CZ"/>
                <w14:ligatures w14:val="standardContextual"/>
              </w:rPr>
              <w:tab/>
            </w:r>
            <w:r w:rsidRPr="00FB2FC6">
              <w:rPr>
                <w:rStyle w:val="Hypertextovodkaz"/>
                <w:lang w:eastAsia="en-GB"/>
              </w:rPr>
              <w:t>Příchod WebGPU (2022+)</w:t>
            </w:r>
            <w:r>
              <w:rPr>
                <w:webHidden/>
              </w:rPr>
              <w:tab/>
            </w:r>
            <w:r>
              <w:rPr>
                <w:webHidden/>
              </w:rPr>
              <w:fldChar w:fldCharType="begin"/>
            </w:r>
            <w:r>
              <w:rPr>
                <w:webHidden/>
              </w:rPr>
              <w:instrText xml:space="preserve"> PAGEREF _Toc202905347 \h </w:instrText>
            </w:r>
            <w:r>
              <w:rPr>
                <w:webHidden/>
              </w:rPr>
            </w:r>
            <w:r>
              <w:rPr>
                <w:webHidden/>
              </w:rPr>
              <w:fldChar w:fldCharType="separate"/>
            </w:r>
          </w:ins>
          <w:ins w:id="48" w:author="Valerij Šlovikov" w:date="2025-07-08T22:17:00Z" w16du:dateUtc="2025-07-08T20:17:00Z">
            <w:r>
              <w:rPr>
                <w:webHidden/>
              </w:rPr>
              <w:t>20</w:t>
            </w:r>
          </w:ins>
          <w:ins w:id="49" w:author="Valerij Šlovikov" w:date="2025-07-08T22:15:00Z" w16du:dateUtc="2025-07-08T20:15:00Z">
            <w:r>
              <w:rPr>
                <w:webHidden/>
              </w:rPr>
              <w:fldChar w:fldCharType="end"/>
            </w:r>
            <w:r w:rsidRPr="00FB2FC6">
              <w:rPr>
                <w:rStyle w:val="Hypertextovodkaz"/>
              </w:rPr>
              <w:fldChar w:fldCharType="end"/>
            </w:r>
          </w:ins>
        </w:p>
        <w:p w14:paraId="33F73B06" w14:textId="7C7CBA57" w:rsidR="00935E76" w:rsidRDefault="00935E76">
          <w:pPr>
            <w:pStyle w:val="Obsah2"/>
            <w:tabs>
              <w:tab w:val="left" w:pos="1368"/>
              <w:tab w:val="right" w:leader="dot" w:pos="9490"/>
            </w:tabs>
            <w:rPr>
              <w:ins w:id="50" w:author="Valerij Šlovikov" w:date="2025-07-08T22:15:00Z" w16du:dateUtc="2025-07-08T20:15:00Z"/>
              <w:rFonts w:eastAsiaTheme="minorEastAsia" w:cstheme="minorBidi"/>
              <w:kern w:val="2"/>
              <w:szCs w:val="24"/>
              <w:lang w:eastAsia="cs-CZ"/>
              <w14:ligatures w14:val="standardContextual"/>
            </w:rPr>
          </w:pPr>
          <w:ins w:id="5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w:t>
            </w:r>
            <w:r>
              <w:rPr>
                <w:rFonts w:eastAsiaTheme="minorEastAsia" w:cstheme="minorBidi"/>
                <w:kern w:val="2"/>
                <w:szCs w:val="24"/>
                <w:lang w:eastAsia="cs-CZ"/>
                <w14:ligatures w14:val="standardContextual"/>
              </w:rPr>
              <w:tab/>
            </w:r>
            <w:r w:rsidRPr="00FB2FC6">
              <w:rPr>
                <w:rStyle w:val="Hypertextovodkaz"/>
              </w:rPr>
              <w:t> Základy architektury GPU a vykreslovací pipeline</w:t>
            </w:r>
            <w:r>
              <w:rPr>
                <w:webHidden/>
              </w:rPr>
              <w:tab/>
            </w:r>
            <w:r>
              <w:rPr>
                <w:webHidden/>
              </w:rPr>
              <w:fldChar w:fldCharType="begin"/>
            </w:r>
            <w:r>
              <w:rPr>
                <w:webHidden/>
              </w:rPr>
              <w:instrText xml:space="preserve"> PAGEREF _Toc202905348 \h </w:instrText>
            </w:r>
            <w:r>
              <w:rPr>
                <w:webHidden/>
              </w:rPr>
            </w:r>
            <w:r>
              <w:rPr>
                <w:webHidden/>
              </w:rPr>
              <w:fldChar w:fldCharType="separate"/>
            </w:r>
          </w:ins>
          <w:ins w:id="52" w:author="Valerij Šlovikov" w:date="2025-07-08T22:17:00Z" w16du:dateUtc="2025-07-08T20:17:00Z">
            <w:r>
              <w:rPr>
                <w:webHidden/>
              </w:rPr>
              <w:t>21</w:t>
            </w:r>
          </w:ins>
          <w:ins w:id="53" w:author="Valerij Šlovikov" w:date="2025-07-08T22:15:00Z" w16du:dateUtc="2025-07-08T20:15:00Z">
            <w:r>
              <w:rPr>
                <w:webHidden/>
              </w:rPr>
              <w:fldChar w:fldCharType="end"/>
            </w:r>
            <w:r w:rsidRPr="00FB2FC6">
              <w:rPr>
                <w:rStyle w:val="Hypertextovodkaz"/>
              </w:rPr>
              <w:fldChar w:fldCharType="end"/>
            </w:r>
          </w:ins>
        </w:p>
        <w:p w14:paraId="2EA01F6F" w14:textId="6C258FB3" w:rsidR="00935E76" w:rsidRDefault="00935E76">
          <w:pPr>
            <w:pStyle w:val="Obsah3"/>
            <w:tabs>
              <w:tab w:val="left" w:pos="1680"/>
              <w:tab w:val="right" w:leader="dot" w:pos="9490"/>
            </w:tabs>
            <w:rPr>
              <w:ins w:id="54" w:author="Valerij Šlovikov" w:date="2025-07-08T22:15:00Z" w16du:dateUtc="2025-07-08T20:15:00Z"/>
              <w:rFonts w:eastAsiaTheme="minorEastAsia" w:cstheme="minorBidi"/>
              <w:kern w:val="2"/>
              <w:szCs w:val="24"/>
              <w:lang w:eastAsia="cs-CZ"/>
              <w14:ligatures w14:val="standardContextual"/>
            </w:rPr>
          </w:pPr>
          <w:ins w:id="5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1.5.1.</w:t>
            </w:r>
            <w:r>
              <w:rPr>
                <w:rFonts w:eastAsiaTheme="minorEastAsia" w:cstheme="minorBidi"/>
                <w:kern w:val="2"/>
                <w:szCs w:val="24"/>
                <w:lang w:eastAsia="cs-CZ"/>
                <w14:ligatures w14:val="standardContextual"/>
              </w:rPr>
              <w:tab/>
            </w:r>
            <w:r w:rsidRPr="00FB2FC6">
              <w:rPr>
                <w:rStyle w:val="Hypertextovodkaz"/>
              </w:rPr>
              <w:t>Propustnost vs. latence</w:t>
            </w:r>
            <w:r>
              <w:rPr>
                <w:webHidden/>
              </w:rPr>
              <w:tab/>
            </w:r>
            <w:r>
              <w:rPr>
                <w:webHidden/>
              </w:rPr>
              <w:fldChar w:fldCharType="begin"/>
            </w:r>
            <w:r>
              <w:rPr>
                <w:webHidden/>
              </w:rPr>
              <w:instrText xml:space="preserve"> PAGEREF _Toc202905349 \h </w:instrText>
            </w:r>
            <w:r>
              <w:rPr>
                <w:webHidden/>
              </w:rPr>
            </w:r>
            <w:r>
              <w:rPr>
                <w:webHidden/>
              </w:rPr>
              <w:fldChar w:fldCharType="separate"/>
            </w:r>
          </w:ins>
          <w:ins w:id="56" w:author="Valerij Šlovikov" w:date="2025-07-08T22:17:00Z" w16du:dateUtc="2025-07-08T20:17:00Z">
            <w:r>
              <w:rPr>
                <w:webHidden/>
              </w:rPr>
              <w:t>22</w:t>
            </w:r>
          </w:ins>
          <w:ins w:id="57" w:author="Valerij Šlovikov" w:date="2025-07-08T22:15:00Z" w16du:dateUtc="2025-07-08T20:15:00Z">
            <w:r>
              <w:rPr>
                <w:webHidden/>
              </w:rPr>
              <w:fldChar w:fldCharType="end"/>
            </w:r>
            <w:r w:rsidRPr="00FB2FC6">
              <w:rPr>
                <w:rStyle w:val="Hypertextovodkaz"/>
              </w:rPr>
              <w:fldChar w:fldCharType="end"/>
            </w:r>
          </w:ins>
        </w:p>
        <w:p w14:paraId="4FE2BF63" w14:textId="352C4B8F" w:rsidR="00935E76" w:rsidRDefault="00935E76">
          <w:pPr>
            <w:pStyle w:val="Obsah2"/>
            <w:tabs>
              <w:tab w:val="left" w:pos="1368"/>
              <w:tab w:val="right" w:leader="dot" w:pos="9490"/>
            </w:tabs>
            <w:rPr>
              <w:ins w:id="58" w:author="Valerij Šlovikov" w:date="2025-07-08T22:15:00Z" w16du:dateUtc="2025-07-08T20:15:00Z"/>
              <w:rFonts w:eastAsiaTheme="minorEastAsia" w:cstheme="minorBidi"/>
              <w:kern w:val="2"/>
              <w:szCs w:val="24"/>
              <w:lang w:eastAsia="cs-CZ"/>
              <w14:ligatures w14:val="standardContextual"/>
            </w:rPr>
          </w:pPr>
          <w:ins w:id="5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1.6.</w:t>
            </w:r>
            <w:r>
              <w:rPr>
                <w:rFonts w:eastAsiaTheme="minorEastAsia" w:cstheme="minorBidi"/>
                <w:kern w:val="2"/>
                <w:szCs w:val="24"/>
                <w:lang w:eastAsia="cs-CZ"/>
                <w14:ligatures w14:val="standardContextual"/>
              </w:rPr>
              <w:tab/>
            </w:r>
            <w:r w:rsidRPr="00FB2FC6">
              <w:rPr>
                <w:rStyle w:val="Hypertextovodkaz"/>
              </w:rPr>
              <w:t>Integrace GPU v prohlížečích a bezpečnostní model</w:t>
            </w:r>
            <w:r>
              <w:rPr>
                <w:webHidden/>
              </w:rPr>
              <w:tab/>
            </w:r>
            <w:r>
              <w:rPr>
                <w:webHidden/>
              </w:rPr>
              <w:fldChar w:fldCharType="begin"/>
            </w:r>
            <w:r>
              <w:rPr>
                <w:webHidden/>
              </w:rPr>
              <w:instrText xml:space="preserve"> PAGEREF _Toc202905350 \h </w:instrText>
            </w:r>
            <w:r>
              <w:rPr>
                <w:webHidden/>
              </w:rPr>
            </w:r>
            <w:r>
              <w:rPr>
                <w:webHidden/>
              </w:rPr>
              <w:fldChar w:fldCharType="separate"/>
            </w:r>
          </w:ins>
          <w:ins w:id="60" w:author="Valerij Šlovikov" w:date="2025-07-08T22:17:00Z" w16du:dateUtc="2025-07-08T20:17:00Z">
            <w:r>
              <w:rPr>
                <w:webHidden/>
              </w:rPr>
              <w:t>22</w:t>
            </w:r>
          </w:ins>
          <w:ins w:id="61" w:author="Valerij Šlovikov" w:date="2025-07-08T22:15:00Z" w16du:dateUtc="2025-07-08T20:15:00Z">
            <w:r>
              <w:rPr>
                <w:webHidden/>
              </w:rPr>
              <w:fldChar w:fldCharType="end"/>
            </w:r>
            <w:r w:rsidRPr="00FB2FC6">
              <w:rPr>
                <w:rStyle w:val="Hypertextovodkaz"/>
              </w:rPr>
              <w:fldChar w:fldCharType="end"/>
            </w:r>
          </w:ins>
        </w:p>
        <w:p w14:paraId="48D51F8B" w14:textId="7690B691" w:rsidR="00935E76" w:rsidRDefault="00935E76">
          <w:pPr>
            <w:pStyle w:val="Obsah2"/>
            <w:tabs>
              <w:tab w:val="left" w:pos="1368"/>
              <w:tab w:val="right" w:leader="dot" w:pos="9490"/>
            </w:tabs>
            <w:rPr>
              <w:ins w:id="62" w:author="Valerij Šlovikov" w:date="2025-07-08T22:15:00Z" w16du:dateUtc="2025-07-08T20:15:00Z"/>
              <w:rFonts w:eastAsiaTheme="minorEastAsia" w:cstheme="minorBidi"/>
              <w:kern w:val="2"/>
              <w:szCs w:val="24"/>
              <w:lang w:eastAsia="cs-CZ"/>
              <w14:ligatures w14:val="standardContextual"/>
            </w:rPr>
          </w:pPr>
          <w:ins w:id="6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1.7.</w:t>
            </w:r>
            <w:r>
              <w:rPr>
                <w:rFonts w:eastAsiaTheme="minorEastAsia" w:cstheme="minorBidi"/>
                <w:kern w:val="2"/>
                <w:szCs w:val="24"/>
                <w:lang w:eastAsia="cs-CZ"/>
                <w14:ligatures w14:val="standardContextual"/>
              </w:rPr>
              <w:tab/>
            </w:r>
            <w:r w:rsidRPr="00FB2FC6">
              <w:rPr>
                <w:rStyle w:val="Hypertextovodkaz"/>
              </w:rPr>
              <w:t>Souhrn teoretických poznatků</w:t>
            </w:r>
            <w:r>
              <w:rPr>
                <w:webHidden/>
              </w:rPr>
              <w:tab/>
            </w:r>
            <w:r>
              <w:rPr>
                <w:webHidden/>
              </w:rPr>
              <w:fldChar w:fldCharType="begin"/>
            </w:r>
            <w:r>
              <w:rPr>
                <w:webHidden/>
              </w:rPr>
              <w:instrText xml:space="preserve"> PAGEREF _Toc202905351 \h </w:instrText>
            </w:r>
            <w:r>
              <w:rPr>
                <w:webHidden/>
              </w:rPr>
            </w:r>
            <w:r>
              <w:rPr>
                <w:webHidden/>
              </w:rPr>
              <w:fldChar w:fldCharType="separate"/>
            </w:r>
          </w:ins>
          <w:ins w:id="64" w:author="Valerij Šlovikov" w:date="2025-07-08T22:17:00Z" w16du:dateUtc="2025-07-08T20:17:00Z">
            <w:r>
              <w:rPr>
                <w:webHidden/>
              </w:rPr>
              <w:t>22</w:t>
            </w:r>
          </w:ins>
          <w:ins w:id="65" w:author="Valerij Šlovikov" w:date="2025-07-08T22:15:00Z" w16du:dateUtc="2025-07-08T20:15:00Z">
            <w:r>
              <w:rPr>
                <w:webHidden/>
              </w:rPr>
              <w:fldChar w:fldCharType="end"/>
            </w:r>
            <w:r w:rsidRPr="00FB2FC6">
              <w:rPr>
                <w:rStyle w:val="Hypertextovodkaz"/>
              </w:rPr>
              <w:fldChar w:fldCharType="end"/>
            </w:r>
          </w:ins>
        </w:p>
        <w:p w14:paraId="3327E486" w14:textId="562B8412" w:rsidR="00935E76" w:rsidRDefault="00935E76">
          <w:pPr>
            <w:pStyle w:val="Obsah1"/>
            <w:tabs>
              <w:tab w:val="left" w:pos="981"/>
              <w:tab w:val="right" w:leader="dot" w:pos="9490"/>
            </w:tabs>
            <w:rPr>
              <w:ins w:id="66" w:author="Valerij Šlovikov" w:date="2025-07-08T22:15:00Z" w16du:dateUtc="2025-07-08T20:15:00Z"/>
              <w:rFonts w:eastAsiaTheme="minorEastAsia" w:cstheme="minorBidi"/>
              <w:kern w:val="2"/>
              <w:szCs w:val="24"/>
              <w:lang w:eastAsia="cs-CZ"/>
              <w14:ligatures w14:val="standardContextual"/>
            </w:rPr>
          </w:pPr>
          <w:ins w:id="6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2.</w:t>
            </w:r>
            <w:r>
              <w:rPr>
                <w:rFonts w:eastAsiaTheme="minorEastAsia" w:cstheme="minorBidi"/>
                <w:kern w:val="2"/>
                <w:szCs w:val="24"/>
                <w:lang w:eastAsia="cs-CZ"/>
                <w14:ligatures w14:val="standardContextual"/>
              </w:rPr>
              <w:tab/>
            </w:r>
            <w:r w:rsidRPr="00FB2FC6">
              <w:rPr>
                <w:rStyle w:val="Hypertextovodkaz"/>
              </w:rPr>
              <w:t>Porovnání WebGL, WebGL2 a WebGPU</w:t>
            </w:r>
            <w:r>
              <w:rPr>
                <w:webHidden/>
              </w:rPr>
              <w:tab/>
            </w:r>
            <w:r>
              <w:rPr>
                <w:webHidden/>
              </w:rPr>
              <w:fldChar w:fldCharType="begin"/>
            </w:r>
            <w:r>
              <w:rPr>
                <w:webHidden/>
              </w:rPr>
              <w:instrText xml:space="preserve"> PAGEREF _Toc202905352 \h </w:instrText>
            </w:r>
            <w:r>
              <w:rPr>
                <w:webHidden/>
              </w:rPr>
            </w:r>
            <w:r>
              <w:rPr>
                <w:webHidden/>
              </w:rPr>
              <w:fldChar w:fldCharType="separate"/>
            </w:r>
          </w:ins>
          <w:ins w:id="68" w:author="Valerij Šlovikov" w:date="2025-07-08T22:17:00Z" w16du:dateUtc="2025-07-08T20:17:00Z">
            <w:r>
              <w:rPr>
                <w:webHidden/>
              </w:rPr>
              <w:t>23</w:t>
            </w:r>
          </w:ins>
          <w:ins w:id="69" w:author="Valerij Šlovikov" w:date="2025-07-08T22:15:00Z" w16du:dateUtc="2025-07-08T20:15:00Z">
            <w:r>
              <w:rPr>
                <w:webHidden/>
              </w:rPr>
              <w:fldChar w:fldCharType="end"/>
            </w:r>
            <w:r w:rsidRPr="00FB2FC6">
              <w:rPr>
                <w:rStyle w:val="Hypertextovodkaz"/>
              </w:rPr>
              <w:fldChar w:fldCharType="end"/>
            </w:r>
          </w:ins>
        </w:p>
        <w:p w14:paraId="1C76B808" w14:textId="04FC65D5" w:rsidR="00935E76" w:rsidRDefault="00935E76">
          <w:pPr>
            <w:pStyle w:val="Obsah2"/>
            <w:tabs>
              <w:tab w:val="left" w:pos="1368"/>
              <w:tab w:val="right" w:leader="dot" w:pos="9490"/>
            </w:tabs>
            <w:rPr>
              <w:ins w:id="70" w:author="Valerij Šlovikov" w:date="2025-07-08T22:15:00Z" w16du:dateUtc="2025-07-08T20:15:00Z"/>
              <w:rFonts w:eastAsiaTheme="minorEastAsia" w:cstheme="minorBidi"/>
              <w:kern w:val="2"/>
              <w:szCs w:val="24"/>
              <w:lang w:eastAsia="cs-CZ"/>
              <w14:ligatures w14:val="standardContextual"/>
            </w:rPr>
          </w:pPr>
          <w:ins w:id="7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2.1.</w:t>
            </w:r>
            <w:r>
              <w:rPr>
                <w:rFonts w:eastAsiaTheme="minorEastAsia" w:cstheme="minorBidi"/>
                <w:kern w:val="2"/>
                <w:szCs w:val="24"/>
                <w:lang w:eastAsia="cs-CZ"/>
                <w14:ligatures w14:val="standardContextual"/>
              </w:rPr>
              <w:tab/>
            </w:r>
            <w:r w:rsidRPr="00FB2FC6">
              <w:rPr>
                <w:rStyle w:val="Hypertextovodkaz"/>
              </w:rPr>
              <w:t>Funkční rozdíly</w:t>
            </w:r>
            <w:r>
              <w:rPr>
                <w:webHidden/>
              </w:rPr>
              <w:tab/>
            </w:r>
            <w:r>
              <w:rPr>
                <w:webHidden/>
              </w:rPr>
              <w:fldChar w:fldCharType="begin"/>
            </w:r>
            <w:r>
              <w:rPr>
                <w:webHidden/>
              </w:rPr>
              <w:instrText xml:space="preserve"> PAGEREF _Toc202905353 \h </w:instrText>
            </w:r>
            <w:r>
              <w:rPr>
                <w:webHidden/>
              </w:rPr>
            </w:r>
            <w:r>
              <w:rPr>
                <w:webHidden/>
              </w:rPr>
              <w:fldChar w:fldCharType="separate"/>
            </w:r>
          </w:ins>
          <w:ins w:id="72" w:author="Valerij Šlovikov" w:date="2025-07-08T22:17:00Z" w16du:dateUtc="2025-07-08T20:17:00Z">
            <w:r>
              <w:rPr>
                <w:webHidden/>
              </w:rPr>
              <w:t>24</w:t>
            </w:r>
          </w:ins>
          <w:ins w:id="73" w:author="Valerij Šlovikov" w:date="2025-07-08T22:15:00Z" w16du:dateUtc="2025-07-08T20:15:00Z">
            <w:r>
              <w:rPr>
                <w:webHidden/>
              </w:rPr>
              <w:fldChar w:fldCharType="end"/>
            </w:r>
            <w:r w:rsidRPr="00FB2FC6">
              <w:rPr>
                <w:rStyle w:val="Hypertextovodkaz"/>
              </w:rPr>
              <w:fldChar w:fldCharType="end"/>
            </w:r>
          </w:ins>
        </w:p>
        <w:p w14:paraId="117ECC19" w14:textId="3853968C" w:rsidR="00935E76" w:rsidRDefault="00935E76">
          <w:pPr>
            <w:pStyle w:val="Obsah2"/>
            <w:tabs>
              <w:tab w:val="left" w:pos="1368"/>
              <w:tab w:val="right" w:leader="dot" w:pos="9490"/>
            </w:tabs>
            <w:rPr>
              <w:ins w:id="74" w:author="Valerij Šlovikov" w:date="2025-07-08T22:15:00Z" w16du:dateUtc="2025-07-08T20:15:00Z"/>
              <w:rFonts w:eastAsiaTheme="minorEastAsia" w:cstheme="minorBidi"/>
              <w:kern w:val="2"/>
              <w:szCs w:val="24"/>
              <w:lang w:eastAsia="cs-CZ"/>
              <w14:ligatures w14:val="standardContextual"/>
            </w:rPr>
          </w:pPr>
          <w:ins w:id="7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w:t>
            </w:r>
            <w:r>
              <w:rPr>
                <w:rFonts w:eastAsiaTheme="minorEastAsia" w:cstheme="minorBidi"/>
                <w:kern w:val="2"/>
                <w:szCs w:val="24"/>
                <w:lang w:eastAsia="cs-CZ"/>
                <w14:ligatures w14:val="standardContextual"/>
              </w:rPr>
              <w:tab/>
            </w:r>
            <w:r w:rsidRPr="00FB2FC6">
              <w:rPr>
                <w:rStyle w:val="Hypertextovodkaz"/>
              </w:rPr>
              <w:t>Architektonické rozdíly a výkonnostní charakteristiky</w:t>
            </w:r>
            <w:r>
              <w:rPr>
                <w:webHidden/>
              </w:rPr>
              <w:tab/>
            </w:r>
            <w:r>
              <w:rPr>
                <w:webHidden/>
              </w:rPr>
              <w:fldChar w:fldCharType="begin"/>
            </w:r>
            <w:r>
              <w:rPr>
                <w:webHidden/>
              </w:rPr>
              <w:instrText xml:space="preserve"> PAGEREF _Toc202905354 \h </w:instrText>
            </w:r>
            <w:r>
              <w:rPr>
                <w:webHidden/>
              </w:rPr>
            </w:r>
            <w:r>
              <w:rPr>
                <w:webHidden/>
              </w:rPr>
              <w:fldChar w:fldCharType="separate"/>
            </w:r>
          </w:ins>
          <w:ins w:id="76" w:author="Valerij Šlovikov" w:date="2025-07-08T22:17:00Z" w16du:dateUtc="2025-07-08T20:17:00Z">
            <w:r>
              <w:rPr>
                <w:webHidden/>
              </w:rPr>
              <w:t>25</w:t>
            </w:r>
          </w:ins>
          <w:ins w:id="77" w:author="Valerij Šlovikov" w:date="2025-07-08T22:15:00Z" w16du:dateUtc="2025-07-08T20:15:00Z">
            <w:r>
              <w:rPr>
                <w:webHidden/>
              </w:rPr>
              <w:fldChar w:fldCharType="end"/>
            </w:r>
            <w:r w:rsidRPr="00FB2FC6">
              <w:rPr>
                <w:rStyle w:val="Hypertextovodkaz"/>
              </w:rPr>
              <w:fldChar w:fldCharType="end"/>
            </w:r>
          </w:ins>
        </w:p>
        <w:p w14:paraId="48688F9B" w14:textId="5362A48E" w:rsidR="00935E76" w:rsidRDefault="00935E76">
          <w:pPr>
            <w:pStyle w:val="Obsah3"/>
            <w:tabs>
              <w:tab w:val="left" w:pos="1680"/>
              <w:tab w:val="right" w:leader="dot" w:pos="9490"/>
            </w:tabs>
            <w:rPr>
              <w:ins w:id="78" w:author="Valerij Šlovikov" w:date="2025-07-08T22:15:00Z" w16du:dateUtc="2025-07-08T20:15:00Z"/>
              <w:rFonts w:eastAsiaTheme="minorEastAsia" w:cstheme="minorBidi"/>
              <w:kern w:val="2"/>
              <w:szCs w:val="24"/>
              <w:lang w:eastAsia="cs-CZ"/>
              <w14:ligatures w14:val="standardContextual"/>
            </w:rPr>
          </w:pPr>
          <w:ins w:id="7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2.2.1.</w:t>
            </w:r>
            <w:r>
              <w:rPr>
                <w:rFonts w:eastAsiaTheme="minorEastAsia" w:cstheme="minorBidi"/>
                <w:kern w:val="2"/>
                <w:szCs w:val="24"/>
                <w:lang w:eastAsia="cs-CZ"/>
                <w14:ligatures w14:val="standardContextual"/>
              </w:rPr>
              <w:tab/>
            </w:r>
            <w:r w:rsidRPr="00FB2FC6">
              <w:rPr>
                <w:rStyle w:val="Hypertextovodkaz"/>
              </w:rPr>
              <w:t>Implicitní vs. explicitní řízení GPU</w:t>
            </w:r>
            <w:r>
              <w:rPr>
                <w:webHidden/>
              </w:rPr>
              <w:tab/>
            </w:r>
            <w:r>
              <w:rPr>
                <w:webHidden/>
              </w:rPr>
              <w:fldChar w:fldCharType="begin"/>
            </w:r>
            <w:r>
              <w:rPr>
                <w:webHidden/>
              </w:rPr>
              <w:instrText xml:space="preserve"> PAGEREF _Toc202905355 \h </w:instrText>
            </w:r>
            <w:r>
              <w:rPr>
                <w:webHidden/>
              </w:rPr>
            </w:r>
            <w:r>
              <w:rPr>
                <w:webHidden/>
              </w:rPr>
              <w:fldChar w:fldCharType="separate"/>
            </w:r>
          </w:ins>
          <w:ins w:id="80" w:author="Valerij Šlovikov" w:date="2025-07-08T22:17:00Z" w16du:dateUtc="2025-07-08T20:17:00Z">
            <w:r>
              <w:rPr>
                <w:webHidden/>
              </w:rPr>
              <w:t>25</w:t>
            </w:r>
          </w:ins>
          <w:ins w:id="81" w:author="Valerij Šlovikov" w:date="2025-07-08T22:15:00Z" w16du:dateUtc="2025-07-08T20:15:00Z">
            <w:r>
              <w:rPr>
                <w:webHidden/>
              </w:rPr>
              <w:fldChar w:fldCharType="end"/>
            </w:r>
            <w:r w:rsidRPr="00FB2FC6">
              <w:rPr>
                <w:rStyle w:val="Hypertextovodkaz"/>
              </w:rPr>
              <w:fldChar w:fldCharType="end"/>
            </w:r>
          </w:ins>
        </w:p>
        <w:p w14:paraId="6E5A13CF" w14:textId="2FC49EB3" w:rsidR="00935E76" w:rsidRDefault="00935E76">
          <w:pPr>
            <w:pStyle w:val="Obsah3"/>
            <w:tabs>
              <w:tab w:val="left" w:pos="1680"/>
              <w:tab w:val="right" w:leader="dot" w:pos="9490"/>
            </w:tabs>
            <w:rPr>
              <w:ins w:id="82" w:author="Valerij Šlovikov" w:date="2025-07-08T22:15:00Z" w16du:dateUtc="2025-07-08T20:15:00Z"/>
              <w:rFonts w:eastAsiaTheme="minorEastAsia" w:cstheme="minorBidi"/>
              <w:kern w:val="2"/>
              <w:szCs w:val="24"/>
              <w:lang w:eastAsia="cs-CZ"/>
              <w14:ligatures w14:val="standardContextual"/>
            </w:rPr>
          </w:pPr>
          <w:ins w:id="8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2.2.2.</w:t>
            </w:r>
            <w:r>
              <w:rPr>
                <w:rFonts w:eastAsiaTheme="minorEastAsia" w:cstheme="minorBidi"/>
                <w:kern w:val="2"/>
                <w:szCs w:val="24"/>
                <w:lang w:eastAsia="cs-CZ"/>
                <w14:ligatures w14:val="standardContextual"/>
              </w:rPr>
              <w:tab/>
            </w:r>
            <w:r w:rsidRPr="00FB2FC6">
              <w:rPr>
                <w:rStyle w:val="Hypertextovodkaz"/>
              </w:rPr>
              <w:t>Syntetické testy v Godot enginu</w:t>
            </w:r>
            <w:r>
              <w:rPr>
                <w:webHidden/>
              </w:rPr>
              <w:tab/>
            </w:r>
            <w:r>
              <w:rPr>
                <w:webHidden/>
              </w:rPr>
              <w:fldChar w:fldCharType="begin"/>
            </w:r>
            <w:r>
              <w:rPr>
                <w:webHidden/>
              </w:rPr>
              <w:instrText xml:space="preserve"> PAGEREF _Toc202905356 \h </w:instrText>
            </w:r>
            <w:r>
              <w:rPr>
                <w:webHidden/>
              </w:rPr>
            </w:r>
            <w:r>
              <w:rPr>
                <w:webHidden/>
              </w:rPr>
              <w:fldChar w:fldCharType="separate"/>
            </w:r>
          </w:ins>
          <w:ins w:id="84" w:author="Valerij Šlovikov" w:date="2025-07-08T22:17:00Z" w16du:dateUtc="2025-07-08T20:17:00Z">
            <w:r>
              <w:rPr>
                <w:webHidden/>
              </w:rPr>
              <w:t>25</w:t>
            </w:r>
          </w:ins>
          <w:ins w:id="85" w:author="Valerij Šlovikov" w:date="2025-07-08T22:15:00Z" w16du:dateUtc="2025-07-08T20:15:00Z">
            <w:r>
              <w:rPr>
                <w:webHidden/>
              </w:rPr>
              <w:fldChar w:fldCharType="end"/>
            </w:r>
            <w:r w:rsidRPr="00FB2FC6">
              <w:rPr>
                <w:rStyle w:val="Hypertextovodkaz"/>
              </w:rPr>
              <w:fldChar w:fldCharType="end"/>
            </w:r>
          </w:ins>
        </w:p>
        <w:p w14:paraId="10B6D8A0" w14:textId="685F1DBB" w:rsidR="00935E76" w:rsidRDefault="00935E76">
          <w:pPr>
            <w:pStyle w:val="Obsah3"/>
            <w:tabs>
              <w:tab w:val="left" w:pos="1680"/>
              <w:tab w:val="right" w:leader="dot" w:pos="9490"/>
            </w:tabs>
            <w:rPr>
              <w:ins w:id="86" w:author="Valerij Šlovikov" w:date="2025-07-08T22:15:00Z" w16du:dateUtc="2025-07-08T20:15:00Z"/>
              <w:rFonts w:eastAsiaTheme="minorEastAsia" w:cstheme="minorBidi"/>
              <w:kern w:val="2"/>
              <w:szCs w:val="24"/>
              <w:lang w:eastAsia="cs-CZ"/>
              <w14:ligatures w14:val="standardContextual"/>
            </w:rPr>
          </w:pPr>
          <w:ins w:id="87"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"_Toc202905357"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2.2.3.</w:t>
            </w:r>
            <w:r>
              <w:rPr>
                <w:rFonts w:eastAsiaTheme="minorEastAsia" w:cstheme="minorBidi"/>
                <w:kern w:val="2"/>
                <w:szCs w:val="24"/>
                <w:lang w:eastAsia="cs-CZ"/>
                <w14:ligatures w14:val="standardContextual"/>
              </w:rPr>
              <w:tab/>
            </w:r>
            <w:r w:rsidRPr="00FB2FC6">
              <w:rPr>
                <w:rStyle w:val="Hypertextovodkaz"/>
              </w:rPr>
              <w:t>Paměťové bariéry a synchronizace</w:t>
            </w:r>
            <w:r>
              <w:rPr>
                <w:webHidden/>
              </w:rPr>
              <w:tab/>
            </w:r>
            <w:r>
              <w:rPr>
                <w:webHidden/>
              </w:rPr>
              <w:fldChar w:fldCharType="begin"/>
            </w:r>
            <w:r>
              <w:rPr>
                <w:webHidden/>
              </w:rPr>
              <w:instrText xml:space="preserve"> PAGEREF _Toc202905357 \h </w:instrText>
            </w:r>
            <w:r>
              <w:rPr>
                <w:webHidden/>
              </w:rPr>
            </w:r>
            <w:r>
              <w:rPr>
                <w:webHidden/>
              </w:rPr>
              <w:fldChar w:fldCharType="separate"/>
            </w:r>
          </w:ins>
          <w:ins w:id="88" w:author="Valerij Šlovikov" w:date="2025-07-08T22:17:00Z" w16du:dateUtc="2025-07-08T20:17:00Z">
            <w:r>
              <w:rPr>
                <w:webHidden/>
              </w:rPr>
              <w:t>25</w:t>
            </w:r>
          </w:ins>
          <w:ins w:id="89" w:author="Valerij Šlovikov" w:date="2025-07-08T22:15:00Z" w16du:dateUtc="2025-07-08T20:15:00Z">
            <w:r>
              <w:rPr>
                <w:webHidden/>
              </w:rPr>
              <w:fldChar w:fldCharType="end"/>
            </w:r>
            <w:r w:rsidRPr="00FB2FC6">
              <w:rPr>
                <w:rStyle w:val="Hypertextovodkaz"/>
              </w:rPr>
              <w:fldChar w:fldCharType="end"/>
            </w:r>
          </w:ins>
        </w:p>
        <w:p w14:paraId="51A11F4E" w14:textId="5D084DFD" w:rsidR="00935E76" w:rsidRDefault="00935E76">
          <w:pPr>
            <w:pStyle w:val="Obsah2"/>
            <w:tabs>
              <w:tab w:val="left" w:pos="1368"/>
              <w:tab w:val="right" w:leader="dot" w:pos="9490"/>
            </w:tabs>
            <w:rPr>
              <w:ins w:id="90" w:author="Valerij Šlovikov" w:date="2025-07-08T22:15:00Z" w16du:dateUtc="2025-07-08T20:15:00Z"/>
              <w:rFonts w:eastAsiaTheme="minorEastAsia" w:cstheme="minorBidi"/>
              <w:kern w:val="2"/>
              <w:szCs w:val="24"/>
              <w:lang w:eastAsia="cs-CZ"/>
              <w14:ligatures w14:val="standardContextual"/>
            </w:rPr>
          </w:pPr>
          <w:ins w:id="9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2.3.</w:t>
            </w:r>
            <w:r>
              <w:rPr>
                <w:rFonts w:eastAsiaTheme="minorEastAsia" w:cstheme="minorBidi"/>
                <w:kern w:val="2"/>
                <w:szCs w:val="24"/>
                <w:lang w:eastAsia="cs-CZ"/>
                <w14:ligatures w14:val="standardContextual"/>
              </w:rPr>
              <w:tab/>
            </w:r>
            <w:r w:rsidRPr="00FB2FC6">
              <w:rPr>
                <w:rStyle w:val="Hypertextovodkaz"/>
              </w:rPr>
              <w:t>Podpora prohlížečů</w:t>
            </w:r>
            <w:r>
              <w:rPr>
                <w:webHidden/>
              </w:rPr>
              <w:tab/>
            </w:r>
            <w:r>
              <w:rPr>
                <w:webHidden/>
              </w:rPr>
              <w:fldChar w:fldCharType="begin"/>
            </w:r>
            <w:r>
              <w:rPr>
                <w:webHidden/>
              </w:rPr>
              <w:instrText xml:space="preserve"> PAGEREF _Toc202905358 \h </w:instrText>
            </w:r>
            <w:r>
              <w:rPr>
                <w:webHidden/>
              </w:rPr>
            </w:r>
            <w:r>
              <w:rPr>
                <w:webHidden/>
              </w:rPr>
              <w:fldChar w:fldCharType="separate"/>
            </w:r>
          </w:ins>
          <w:ins w:id="92" w:author="Valerij Šlovikov" w:date="2025-07-08T22:17:00Z" w16du:dateUtc="2025-07-08T20:17:00Z">
            <w:r>
              <w:rPr>
                <w:webHidden/>
              </w:rPr>
              <w:t>26</w:t>
            </w:r>
          </w:ins>
          <w:ins w:id="93" w:author="Valerij Šlovikov" w:date="2025-07-08T22:15:00Z" w16du:dateUtc="2025-07-08T20:15:00Z">
            <w:r>
              <w:rPr>
                <w:webHidden/>
              </w:rPr>
              <w:fldChar w:fldCharType="end"/>
            </w:r>
            <w:r w:rsidRPr="00FB2FC6">
              <w:rPr>
                <w:rStyle w:val="Hypertextovodkaz"/>
              </w:rPr>
              <w:fldChar w:fldCharType="end"/>
            </w:r>
          </w:ins>
        </w:p>
        <w:p w14:paraId="2D3AE17B" w14:textId="297EAEA9" w:rsidR="00935E76" w:rsidRDefault="00935E76">
          <w:pPr>
            <w:pStyle w:val="Obsah2"/>
            <w:tabs>
              <w:tab w:val="left" w:pos="1368"/>
              <w:tab w:val="right" w:leader="dot" w:pos="9490"/>
            </w:tabs>
            <w:rPr>
              <w:ins w:id="94" w:author="Valerij Šlovikov" w:date="2025-07-08T22:15:00Z" w16du:dateUtc="2025-07-08T20:15:00Z"/>
              <w:rFonts w:eastAsiaTheme="minorEastAsia" w:cstheme="minorBidi"/>
              <w:kern w:val="2"/>
              <w:szCs w:val="24"/>
              <w:lang w:eastAsia="cs-CZ"/>
              <w14:ligatures w14:val="standardContextual"/>
            </w:rPr>
          </w:pPr>
          <w:ins w:id="9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2.4.</w:t>
            </w:r>
            <w:r>
              <w:rPr>
                <w:rFonts w:eastAsiaTheme="minorEastAsia" w:cstheme="minorBidi"/>
                <w:kern w:val="2"/>
                <w:szCs w:val="24"/>
                <w:lang w:eastAsia="cs-CZ"/>
                <w14:ligatures w14:val="standardContextual"/>
              </w:rPr>
              <w:tab/>
            </w:r>
            <w:r w:rsidRPr="00FB2FC6">
              <w:rPr>
                <w:rStyle w:val="Hypertextovodkaz"/>
              </w:rPr>
              <w:t>Bezpečnostní aspekty</w:t>
            </w:r>
            <w:r>
              <w:rPr>
                <w:webHidden/>
              </w:rPr>
              <w:tab/>
            </w:r>
            <w:r>
              <w:rPr>
                <w:webHidden/>
              </w:rPr>
              <w:fldChar w:fldCharType="begin"/>
            </w:r>
            <w:r>
              <w:rPr>
                <w:webHidden/>
              </w:rPr>
              <w:instrText xml:space="preserve"> PAGEREF _Toc202905359 \h </w:instrText>
            </w:r>
            <w:r>
              <w:rPr>
                <w:webHidden/>
              </w:rPr>
            </w:r>
            <w:r>
              <w:rPr>
                <w:webHidden/>
              </w:rPr>
              <w:fldChar w:fldCharType="separate"/>
            </w:r>
          </w:ins>
          <w:ins w:id="96" w:author="Valerij Šlovikov" w:date="2025-07-08T22:17:00Z" w16du:dateUtc="2025-07-08T20:17:00Z">
            <w:r>
              <w:rPr>
                <w:webHidden/>
              </w:rPr>
              <w:t>27</w:t>
            </w:r>
          </w:ins>
          <w:ins w:id="97" w:author="Valerij Šlovikov" w:date="2025-07-08T22:15:00Z" w16du:dateUtc="2025-07-08T20:15:00Z">
            <w:r>
              <w:rPr>
                <w:webHidden/>
              </w:rPr>
              <w:fldChar w:fldCharType="end"/>
            </w:r>
            <w:r w:rsidRPr="00FB2FC6">
              <w:rPr>
                <w:rStyle w:val="Hypertextovodkaz"/>
              </w:rPr>
              <w:fldChar w:fldCharType="end"/>
            </w:r>
          </w:ins>
        </w:p>
        <w:p w14:paraId="46E905F9" w14:textId="0ABABE15" w:rsidR="00935E76" w:rsidRDefault="00935E76">
          <w:pPr>
            <w:pStyle w:val="Obsah2"/>
            <w:tabs>
              <w:tab w:val="left" w:pos="1368"/>
              <w:tab w:val="right" w:leader="dot" w:pos="9490"/>
            </w:tabs>
            <w:rPr>
              <w:ins w:id="98" w:author="Valerij Šlovikov" w:date="2025-07-08T22:15:00Z" w16du:dateUtc="2025-07-08T20:15:00Z"/>
              <w:rFonts w:eastAsiaTheme="minorEastAsia" w:cstheme="minorBidi"/>
              <w:kern w:val="2"/>
              <w:szCs w:val="24"/>
              <w:lang w:eastAsia="cs-CZ"/>
              <w14:ligatures w14:val="standardContextual"/>
            </w:rPr>
          </w:pPr>
          <w:ins w:id="9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2.5.</w:t>
            </w:r>
            <w:r>
              <w:rPr>
                <w:rFonts w:eastAsiaTheme="minorEastAsia" w:cstheme="minorBidi"/>
                <w:kern w:val="2"/>
                <w:szCs w:val="24"/>
                <w:lang w:eastAsia="cs-CZ"/>
                <w14:ligatures w14:val="standardContextual"/>
              </w:rPr>
              <w:tab/>
            </w:r>
            <w:r w:rsidRPr="00FB2FC6">
              <w:rPr>
                <w:rStyle w:val="Hypertextovodkaz"/>
              </w:rPr>
              <w:t>Shrnutí</w:t>
            </w:r>
            <w:r>
              <w:rPr>
                <w:webHidden/>
              </w:rPr>
              <w:tab/>
            </w:r>
            <w:r>
              <w:rPr>
                <w:webHidden/>
              </w:rPr>
              <w:fldChar w:fldCharType="begin"/>
            </w:r>
            <w:r>
              <w:rPr>
                <w:webHidden/>
              </w:rPr>
              <w:instrText xml:space="preserve"> PAGEREF _Toc202905360 \h </w:instrText>
            </w:r>
            <w:r>
              <w:rPr>
                <w:webHidden/>
              </w:rPr>
            </w:r>
            <w:r>
              <w:rPr>
                <w:webHidden/>
              </w:rPr>
              <w:fldChar w:fldCharType="separate"/>
            </w:r>
          </w:ins>
          <w:ins w:id="100" w:author="Valerij Šlovikov" w:date="2025-07-08T22:17:00Z" w16du:dateUtc="2025-07-08T20:17:00Z">
            <w:r>
              <w:rPr>
                <w:webHidden/>
              </w:rPr>
              <w:t>27</w:t>
            </w:r>
          </w:ins>
          <w:ins w:id="101" w:author="Valerij Šlovikov" w:date="2025-07-08T22:15:00Z" w16du:dateUtc="2025-07-08T20:15:00Z">
            <w:r>
              <w:rPr>
                <w:webHidden/>
              </w:rPr>
              <w:fldChar w:fldCharType="end"/>
            </w:r>
            <w:r w:rsidRPr="00FB2FC6">
              <w:rPr>
                <w:rStyle w:val="Hypertextovodkaz"/>
              </w:rPr>
              <w:fldChar w:fldCharType="end"/>
            </w:r>
          </w:ins>
        </w:p>
        <w:p w14:paraId="7496F693" w14:textId="57F65495" w:rsidR="00935E76" w:rsidRDefault="00935E76">
          <w:pPr>
            <w:pStyle w:val="Obsah1"/>
            <w:tabs>
              <w:tab w:val="left" w:pos="981"/>
              <w:tab w:val="right" w:leader="dot" w:pos="9490"/>
            </w:tabs>
            <w:rPr>
              <w:ins w:id="102" w:author="Valerij Šlovikov" w:date="2025-07-08T22:15:00Z" w16du:dateUtc="2025-07-08T20:15:00Z"/>
              <w:rFonts w:eastAsiaTheme="minorEastAsia" w:cstheme="minorBidi"/>
              <w:kern w:val="2"/>
              <w:szCs w:val="24"/>
              <w:lang w:eastAsia="cs-CZ"/>
              <w14:ligatures w14:val="standardContextual"/>
            </w:rPr>
          </w:pPr>
          <w:ins w:id="10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w:t>
            </w:r>
            <w:r>
              <w:rPr>
                <w:rFonts w:eastAsiaTheme="minorEastAsia" w:cstheme="minorBidi"/>
                <w:kern w:val="2"/>
                <w:szCs w:val="24"/>
                <w:lang w:eastAsia="cs-CZ"/>
                <w14:ligatures w14:val="standardContextual"/>
              </w:rPr>
              <w:tab/>
            </w:r>
            <w:r w:rsidRPr="00FB2FC6">
              <w:rPr>
                <w:rStyle w:val="Hypertextovodkaz"/>
              </w:rPr>
              <w:t>Knihovny pro práci s 3D grafikou</w:t>
            </w:r>
            <w:r>
              <w:rPr>
                <w:webHidden/>
              </w:rPr>
              <w:tab/>
            </w:r>
            <w:r>
              <w:rPr>
                <w:webHidden/>
              </w:rPr>
              <w:fldChar w:fldCharType="begin"/>
            </w:r>
            <w:r>
              <w:rPr>
                <w:webHidden/>
              </w:rPr>
              <w:instrText xml:space="preserve"> PAGEREF _Toc202905361 \h </w:instrText>
            </w:r>
            <w:r>
              <w:rPr>
                <w:webHidden/>
              </w:rPr>
            </w:r>
            <w:r>
              <w:rPr>
                <w:webHidden/>
              </w:rPr>
              <w:fldChar w:fldCharType="separate"/>
            </w:r>
          </w:ins>
          <w:ins w:id="104" w:author="Valerij Šlovikov" w:date="2025-07-08T22:17:00Z" w16du:dateUtc="2025-07-08T20:17:00Z">
            <w:r>
              <w:rPr>
                <w:webHidden/>
              </w:rPr>
              <w:t>28</w:t>
            </w:r>
          </w:ins>
          <w:ins w:id="105" w:author="Valerij Šlovikov" w:date="2025-07-08T22:15:00Z" w16du:dateUtc="2025-07-08T20:15:00Z">
            <w:r>
              <w:rPr>
                <w:webHidden/>
              </w:rPr>
              <w:fldChar w:fldCharType="end"/>
            </w:r>
            <w:r w:rsidRPr="00FB2FC6">
              <w:rPr>
                <w:rStyle w:val="Hypertextovodkaz"/>
              </w:rPr>
              <w:fldChar w:fldCharType="end"/>
            </w:r>
          </w:ins>
        </w:p>
        <w:p w14:paraId="5E7E4C6D" w14:textId="48AE81C8" w:rsidR="00935E76" w:rsidRDefault="00935E76">
          <w:pPr>
            <w:pStyle w:val="Obsah2"/>
            <w:tabs>
              <w:tab w:val="left" w:pos="1368"/>
              <w:tab w:val="right" w:leader="dot" w:pos="9490"/>
            </w:tabs>
            <w:rPr>
              <w:ins w:id="106" w:author="Valerij Šlovikov" w:date="2025-07-08T22:15:00Z" w16du:dateUtc="2025-07-08T20:15:00Z"/>
              <w:rFonts w:eastAsiaTheme="minorEastAsia" w:cstheme="minorBidi"/>
              <w:kern w:val="2"/>
              <w:szCs w:val="24"/>
              <w:lang w:eastAsia="cs-CZ"/>
              <w14:ligatures w14:val="standardContextual"/>
            </w:rPr>
          </w:pPr>
          <w:ins w:id="10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3.1.</w:t>
            </w:r>
            <w:r>
              <w:rPr>
                <w:rFonts w:eastAsiaTheme="minorEastAsia" w:cstheme="minorBidi"/>
                <w:kern w:val="2"/>
                <w:szCs w:val="24"/>
                <w:lang w:eastAsia="cs-CZ"/>
                <w14:ligatures w14:val="standardContextual"/>
              </w:rPr>
              <w:tab/>
            </w:r>
            <w:r w:rsidRPr="00FB2FC6">
              <w:rPr>
                <w:rStyle w:val="Hypertextovodkaz"/>
              </w:rPr>
              <w:t>Three.js</w:t>
            </w:r>
            <w:r>
              <w:rPr>
                <w:webHidden/>
              </w:rPr>
              <w:tab/>
            </w:r>
            <w:r>
              <w:rPr>
                <w:webHidden/>
              </w:rPr>
              <w:fldChar w:fldCharType="begin"/>
            </w:r>
            <w:r>
              <w:rPr>
                <w:webHidden/>
              </w:rPr>
              <w:instrText xml:space="preserve"> PAGEREF _Toc202905362 \h </w:instrText>
            </w:r>
            <w:r>
              <w:rPr>
                <w:webHidden/>
              </w:rPr>
            </w:r>
            <w:r>
              <w:rPr>
                <w:webHidden/>
              </w:rPr>
              <w:fldChar w:fldCharType="separate"/>
            </w:r>
          </w:ins>
          <w:ins w:id="108" w:author="Valerij Šlovikov" w:date="2025-07-08T22:17:00Z" w16du:dateUtc="2025-07-08T20:17:00Z">
            <w:r>
              <w:rPr>
                <w:webHidden/>
              </w:rPr>
              <w:t>28</w:t>
            </w:r>
          </w:ins>
          <w:ins w:id="109" w:author="Valerij Šlovikov" w:date="2025-07-08T22:15:00Z" w16du:dateUtc="2025-07-08T20:15:00Z">
            <w:r>
              <w:rPr>
                <w:webHidden/>
              </w:rPr>
              <w:fldChar w:fldCharType="end"/>
            </w:r>
            <w:r w:rsidRPr="00FB2FC6">
              <w:rPr>
                <w:rStyle w:val="Hypertextovodkaz"/>
              </w:rPr>
              <w:fldChar w:fldCharType="end"/>
            </w:r>
          </w:ins>
        </w:p>
        <w:p w14:paraId="2E46E883" w14:textId="7B2E6064" w:rsidR="00935E76" w:rsidRDefault="00935E76">
          <w:pPr>
            <w:pStyle w:val="Obsah2"/>
            <w:tabs>
              <w:tab w:val="left" w:pos="1368"/>
              <w:tab w:val="right" w:leader="dot" w:pos="9490"/>
            </w:tabs>
            <w:rPr>
              <w:ins w:id="110" w:author="Valerij Šlovikov" w:date="2025-07-08T22:15:00Z" w16du:dateUtc="2025-07-08T20:15:00Z"/>
              <w:rFonts w:eastAsiaTheme="minorEastAsia" w:cstheme="minorBidi"/>
              <w:kern w:val="2"/>
              <w:szCs w:val="24"/>
              <w:lang w:eastAsia="cs-CZ"/>
              <w14:ligatures w14:val="standardContextual"/>
            </w:rPr>
          </w:pPr>
          <w:ins w:id="11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3.2.</w:t>
            </w:r>
            <w:r>
              <w:rPr>
                <w:rFonts w:eastAsiaTheme="minorEastAsia" w:cstheme="minorBidi"/>
                <w:kern w:val="2"/>
                <w:szCs w:val="24"/>
                <w:lang w:eastAsia="cs-CZ"/>
                <w14:ligatures w14:val="standardContextual"/>
              </w:rPr>
              <w:tab/>
            </w:r>
            <w:r w:rsidRPr="00FB2FC6">
              <w:rPr>
                <w:rStyle w:val="Hypertextovodkaz"/>
              </w:rPr>
              <w:t>Babylon.js</w:t>
            </w:r>
            <w:r>
              <w:rPr>
                <w:webHidden/>
              </w:rPr>
              <w:tab/>
            </w:r>
            <w:r>
              <w:rPr>
                <w:webHidden/>
              </w:rPr>
              <w:fldChar w:fldCharType="begin"/>
            </w:r>
            <w:r>
              <w:rPr>
                <w:webHidden/>
              </w:rPr>
              <w:instrText xml:space="preserve"> PAGEREF _Toc202905363 \h </w:instrText>
            </w:r>
            <w:r>
              <w:rPr>
                <w:webHidden/>
              </w:rPr>
            </w:r>
            <w:r>
              <w:rPr>
                <w:webHidden/>
              </w:rPr>
              <w:fldChar w:fldCharType="separate"/>
            </w:r>
          </w:ins>
          <w:ins w:id="112" w:author="Valerij Šlovikov" w:date="2025-07-08T22:17:00Z" w16du:dateUtc="2025-07-08T20:17:00Z">
            <w:r>
              <w:rPr>
                <w:webHidden/>
              </w:rPr>
              <w:t>28</w:t>
            </w:r>
          </w:ins>
          <w:ins w:id="113" w:author="Valerij Šlovikov" w:date="2025-07-08T22:15:00Z" w16du:dateUtc="2025-07-08T20:15:00Z">
            <w:r>
              <w:rPr>
                <w:webHidden/>
              </w:rPr>
              <w:fldChar w:fldCharType="end"/>
            </w:r>
            <w:r w:rsidRPr="00FB2FC6">
              <w:rPr>
                <w:rStyle w:val="Hypertextovodkaz"/>
              </w:rPr>
              <w:fldChar w:fldCharType="end"/>
            </w:r>
          </w:ins>
        </w:p>
        <w:p w14:paraId="7152A72E" w14:textId="2E1FF49F" w:rsidR="00935E76" w:rsidRDefault="00935E76">
          <w:pPr>
            <w:pStyle w:val="Obsah2"/>
            <w:tabs>
              <w:tab w:val="left" w:pos="1368"/>
              <w:tab w:val="right" w:leader="dot" w:pos="9490"/>
            </w:tabs>
            <w:rPr>
              <w:ins w:id="114" w:author="Valerij Šlovikov" w:date="2025-07-08T22:15:00Z" w16du:dateUtc="2025-07-08T20:15:00Z"/>
              <w:rFonts w:eastAsiaTheme="minorEastAsia" w:cstheme="minorBidi"/>
              <w:kern w:val="2"/>
              <w:szCs w:val="24"/>
              <w:lang w:eastAsia="cs-CZ"/>
              <w14:ligatures w14:val="standardContextual"/>
            </w:rPr>
          </w:pPr>
          <w:ins w:id="11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3.3.</w:t>
            </w:r>
            <w:r>
              <w:rPr>
                <w:rFonts w:eastAsiaTheme="minorEastAsia" w:cstheme="minorBidi"/>
                <w:kern w:val="2"/>
                <w:szCs w:val="24"/>
                <w:lang w:eastAsia="cs-CZ"/>
                <w14:ligatures w14:val="standardContextual"/>
              </w:rPr>
              <w:tab/>
            </w:r>
            <w:r w:rsidRPr="00FB2FC6">
              <w:rPr>
                <w:rStyle w:val="Hypertextovodkaz"/>
              </w:rPr>
              <w:t>PlayCanvas</w:t>
            </w:r>
            <w:r>
              <w:rPr>
                <w:webHidden/>
              </w:rPr>
              <w:tab/>
            </w:r>
            <w:r>
              <w:rPr>
                <w:webHidden/>
              </w:rPr>
              <w:fldChar w:fldCharType="begin"/>
            </w:r>
            <w:r>
              <w:rPr>
                <w:webHidden/>
              </w:rPr>
              <w:instrText xml:space="preserve"> PAGEREF _Toc202905364 \h </w:instrText>
            </w:r>
            <w:r>
              <w:rPr>
                <w:webHidden/>
              </w:rPr>
            </w:r>
            <w:r>
              <w:rPr>
                <w:webHidden/>
              </w:rPr>
              <w:fldChar w:fldCharType="separate"/>
            </w:r>
          </w:ins>
          <w:ins w:id="116" w:author="Valerij Šlovikov" w:date="2025-07-08T22:17:00Z" w16du:dateUtc="2025-07-08T20:17:00Z">
            <w:r>
              <w:rPr>
                <w:webHidden/>
              </w:rPr>
              <w:t>29</w:t>
            </w:r>
          </w:ins>
          <w:ins w:id="117" w:author="Valerij Šlovikov" w:date="2025-07-08T22:15:00Z" w16du:dateUtc="2025-07-08T20:15:00Z">
            <w:r>
              <w:rPr>
                <w:webHidden/>
              </w:rPr>
              <w:fldChar w:fldCharType="end"/>
            </w:r>
            <w:r w:rsidRPr="00FB2FC6">
              <w:rPr>
                <w:rStyle w:val="Hypertextovodkaz"/>
              </w:rPr>
              <w:fldChar w:fldCharType="end"/>
            </w:r>
          </w:ins>
        </w:p>
        <w:p w14:paraId="0AE47564" w14:textId="4362327D" w:rsidR="00935E76" w:rsidRDefault="00935E76">
          <w:pPr>
            <w:pStyle w:val="Obsah2"/>
            <w:tabs>
              <w:tab w:val="left" w:pos="1368"/>
              <w:tab w:val="right" w:leader="dot" w:pos="9490"/>
            </w:tabs>
            <w:rPr>
              <w:ins w:id="118" w:author="Valerij Šlovikov" w:date="2025-07-08T22:15:00Z" w16du:dateUtc="2025-07-08T20:15:00Z"/>
              <w:rFonts w:eastAsiaTheme="minorEastAsia" w:cstheme="minorBidi"/>
              <w:kern w:val="2"/>
              <w:szCs w:val="24"/>
              <w:lang w:eastAsia="cs-CZ"/>
              <w14:ligatures w14:val="standardContextual"/>
            </w:rPr>
          </w:pPr>
          <w:ins w:id="11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3.4.</w:t>
            </w:r>
            <w:r>
              <w:rPr>
                <w:rFonts w:eastAsiaTheme="minorEastAsia" w:cstheme="minorBidi"/>
                <w:kern w:val="2"/>
                <w:szCs w:val="24"/>
                <w:lang w:eastAsia="cs-CZ"/>
                <w14:ligatures w14:val="standardContextual"/>
              </w:rPr>
              <w:tab/>
            </w:r>
            <w:r w:rsidRPr="00FB2FC6">
              <w:rPr>
                <w:rStyle w:val="Hypertextovodkaz"/>
              </w:rPr>
              <w:t>A-Frame</w:t>
            </w:r>
            <w:r>
              <w:rPr>
                <w:webHidden/>
              </w:rPr>
              <w:tab/>
            </w:r>
            <w:r>
              <w:rPr>
                <w:webHidden/>
              </w:rPr>
              <w:fldChar w:fldCharType="begin"/>
            </w:r>
            <w:r>
              <w:rPr>
                <w:webHidden/>
              </w:rPr>
              <w:instrText xml:space="preserve"> PAGEREF _Toc202905365 \h </w:instrText>
            </w:r>
            <w:r>
              <w:rPr>
                <w:webHidden/>
              </w:rPr>
            </w:r>
            <w:r>
              <w:rPr>
                <w:webHidden/>
              </w:rPr>
              <w:fldChar w:fldCharType="separate"/>
            </w:r>
          </w:ins>
          <w:ins w:id="120" w:author="Valerij Šlovikov" w:date="2025-07-08T22:17:00Z" w16du:dateUtc="2025-07-08T20:17:00Z">
            <w:r>
              <w:rPr>
                <w:webHidden/>
              </w:rPr>
              <w:t>29</w:t>
            </w:r>
          </w:ins>
          <w:ins w:id="121" w:author="Valerij Šlovikov" w:date="2025-07-08T22:15:00Z" w16du:dateUtc="2025-07-08T20:15:00Z">
            <w:r>
              <w:rPr>
                <w:webHidden/>
              </w:rPr>
              <w:fldChar w:fldCharType="end"/>
            </w:r>
            <w:r w:rsidRPr="00FB2FC6">
              <w:rPr>
                <w:rStyle w:val="Hypertextovodkaz"/>
              </w:rPr>
              <w:fldChar w:fldCharType="end"/>
            </w:r>
          </w:ins>
        </w:p>
        <w:p w14:paraId="79784388" w14:textId="5A0173CF" w:rsidR="00935E76" w:rsidRDefault="00935E76">
          <w:pPr>
            <w:pStyle w:val="Obsah2"/>
            <w:tabs>
              <w:tab w:val="left" w:pos="1368"/>
              <w:tab w:val="right" w:leader="dot" w:pos="9490"/>
            </w:tabs>
            <w:rPr>
              <w:ins w:id="122" w:author="Valerij Šlovikov" w:date="2025-07-08T22:15:00Z" w16du:dateUtc="2025-07-08T20:15:00Z"/>
              <w:rFonts w:eastAsiaTheme="minorEastAsia" w:cstheme="minorBidi"/>
              <w:kern w:val="2"/>
              <w:szCs w:val="24"/>
              <w:lang w:eastAsia="cs-CZ"/>
              <w14:ligatures w14:val="standardContextual"/>
            </w:rPr>
          </w:pPr>
          <w:ins w:id="12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3.5.</w:t>
            </w:r>
            <w:r>
              <w:rPr>
                <w:rFonts w:eastAsiaTheme="minorEastAsia" w:cstheme="minorBidi"/>
                <w:kern w:val="2"/>
                <w:szCs w:val="24"/>
                <w:lang w:eastAsia="cs-CZ"/>
                <w14:ligatures w14:val="standardContextual"/>
              </w:rPr>
              <w:tab/>
            </w:r>
            <w:r w:rsidRPr="00FB2FC6">
              <w:rPr>
                <w:rStyle w:val="Hypertextovodkaz"/>
              </w:rPr>
              <w:t>Porovnání knihoven</w:t>
            </w:r>
            <w:r>
              <w:rPr>
                <w:webHidden/>
              </w:rPr>
              <w:tab/>
            </w:r>
            <w:r>
              <w:rPr>
                <w:webHidden/>
              </w:rPr>
              <w:fldChar w:fldCharType="begin"/>
            </w:r>
            <w:r>
              <w:rPr>
                <w:webHidden/>
              </w:rPr>
              <w:instrText xml:space="preserve"> PAGEREF _Toc202905366 \h </w:instrText>
            </w:r>
            <w:r>
              <w:rPr>
                <w:webHidden/>
              </w:rPr>
            </w:r>
            <w:r>
              <w:rPr>
                <w:webHidden/>
              </w:rPr>
              <w:fldChar w:fldCharType="separate"/>
            </w:r>
          </w:ins>
          <w:ins w:id="124" w:author="Valerij Šlovikov" w:date="2025-07-08T22:17:00Z" w16du:dateUtc="2025-07-08T20:17:00Z">
            <w:r>
              <w:rPr>
                <w:webHidden/>
              </w:rPr>
              <w:t>30</w:t>
            </w:r>
          </w:ins>
          <w:ins w:id="125" w:author="Valerij Šlovikov" w:date="2025-07-08T22:15:00Z" w16du:dateUtc="2025-07-08T20:15:00Z">
            <w:r>
              <w:rPr>
                <w:webHidden/>
              </w:rPr>
              <w:fldChar w:fldCharType="end"/>
            </w:r>
            <w:r w:rsidRPr="00FB2FC6">
              <w:rPr>
                <w:rStyle w:val="Hypertextovodkaz"/>
              </w:rPr>
              <w:fldChar w:fldCharType="end"/>
            </w:r>
          </w:ins>
        </w:p>
        <w:p w14:paraId="15C3C02E" w14:textId="0A3EDB7C" w:rsidR="00935E76" w:rsidRDefault="00935E76">
          <w:pPr>
            <w:pStyle w:val="Obsah2"/>
            <w:tabs>
              <w:tab w:val="left" w:pos="1368"/>
              <w:tab w:val="right" w:leader="dot" w:pos="9490"/>
            </w:tabs>
            <w:rPr>
              <w:ins w:id="126" w:author="Valerij Šlovikov" w:date="2025-07-08T22:15:00Z" w16du:dateUtc="2025-07-08T20:15:00Z"/>
              <w:rFonts w:eastAsiaTheme="minorEastAsia" w:cstheme="minorBidi"/>
              <w:kern w:val="2"/>
              <w:szCs w:val="24"/>
              <w:lang w:eastAsia="cs-CZ"/>
              <w14:ligatures w14:val="standardContextual"/>
            </w:rPr>
          </w:pPr>
          <w:ins w:id="12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3.6.</w:t>
            </w:r>
            <w:r>
              <w:rPr>
                <w:rFonts w:eastAsiaTheme="minorEastAsia" w:cstheme="minorBidi"/>
                <w:kern w:val="2"/>
                <w:szCs w:val="24"/>
                <w:lang w:eastAsia="cs-CZ"/>
                <w14:ligatures w14:val="standardContextual"/>
              </w:rPr>
              <w:tab/>
            </w:r>
            <w:r w:rsidRPr="00FB2FC6">
              <w:rPr>
                <w:rStyle w:val="Hypertextovodkaz"/>
              </w:rPr>
              <w:t>Shrnutí a volba knihovny pro praktickou část</w:t>
            </w:r>
            <w:r>
              <w:rPr>
                <w:webHidden/>
              </w:rPr>
              <w:tab/>
            </w:r>
            <w:r>
              <w:rPr>
                <w:webHidden/>
              </w:rPr>
              <w:fldChar w:fldCharType="begin"/>
            </w:r>
            <w:r>
              <w:rPr>
                <w:webHidden/>
              </w:rPr>
              <w:instrText xml:space="preserve"> PAGEREF _Toc202905367 \h </w:instrText>
            </w:r>
            <w:r>
              <w:rPr>
                <w:webHidden/>
              </w:rPr>
            </w:r>
            <w:r>
              <w:rPr>
                <w:webHidden/>
              </w:rPr>
              <w:fldChar w:fldCharType="separate"/>
            </w:r>
          </w:ins>
          <w:ins w:id="128" w:author="Valerij Šlovikov" w:date="2025-07-08T22:17:00Z" w16du:dateUtc="2025-07-08T20:17:00Z">
            <w:r>
              <w:rPr>
                <w:webHidden/>
              </w:rPr>
              <w:t>30</w:t>
            </w:r>
          </w:ins>
          <w:ins w:id="129" w:author="Valerij Šlovikov" w:date="2025-07-08T22:15:00Z" w16du:dateUtc="2025-07-08T20:15:00Z">
            <w:r>
              <w:rPr>
                <w:webHidden/>
              </w:rPr>
              <w:fldChar w:fldCharType="end"/>
            </w:r>
            <w:r w:rsidRPr="00FB2FC6">
              <w:rPr>
                <w:rStyle w:val="Hypertextovodkaz"/>
              </w:rPr>
              <w:fldChar w:fldCharType="end"/>
            </w:r>
          </w:ins>
        </w:p>
        <w:p w14:paraId="11B05D49" w14:textId="738D11F5" w:rsidR="00935E76" w:rsidRDefault="00935E76">
          <w:pPr>
            <w:pStyle w:val="Obsah1"/>
            <w:tabs>
              <w:tab w:val="left" w:pos="981"/>
              <w:tab w:val="right" w:leader="dot" w:pos="9490"/>
            </w:tabs>
            <w:rPr>
              <w:ins w:id="130" w:author="Valerij Šlovikov" w:date="2025-07-08T22:15:00Z" w16du:dateUtc="2025-07-08T20:15:00Z"/>
              <w:rFonts w:eastAsiaTheme="minorEastAsia" w:cstheme="minorBidi"/>
              <w:kern w:val="2"/>
              <w:szCs w:val="24"/>
              <w:lang w:eastAsia="cs-CZ"/>
              <w14:ligatures w14:val="standardContextual"/>
            </w:rPr>
          </w:pPr>
          <w:ins w:id="13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w:t>
            </w:r>
            <w:r>
              <w:rPr>
                <w:rFonts w:eastAsiaTheme="minorEastAsia" w:cstheme="minorBidi"/>
                <w:kern w:val="2"/>
                <w:szCs w:val="24"/>
                <w:lang w:eastAsia="cs-CZ"/>
                <w14:ligatures w14:val="standardContextual"/>
              </w:rPr>
              <w:tab/>
            </w:r>
            <w:r w:rsidRPr="00FB2FC6">
              <w:rPr>
                <w:rStyle w:val="Hypertextovodkaz"/>
              </w:rPr>
              <w:t>Parallax Mapping a Šroubovice</w:t>
            </w:r>
            <w:r>
              <w:rPr>
                <w:webHidden/>
              </w:rPr>
              <w:tab/>
            </w:r>
            <w:r>
              <w:rPr>
                <w:webHidden/>
              </w:rPr>
              <w:fldChar w:fldCharType="begin"/>
            </w:r>
            <w:r>
              <w:rPr>
                <w:webHidden/>
              </w:rPr>
              <w:instrText xml:space="preserve"> PAGEREF _Toc202905368 \h </w:instrText>
            </w:r>
            <w:r>
              <w:rPr>
                <w:webHidden/>
              </w:rPr>
            </w:r>
            <w:r>
              <w:rPr>
                <w:webHidden/>
              </w:rPr>
              <w:fldChar w:fldCharType="separate"/>
            </w:r>
          </w:ins>
          <w:ins w:id="132" w:author="Valerij Šlovikov" w:date="2025-07-08T22:17:00Z" w16du:dateUtc="2025-07-08T20:17:00Z">
            <w:r>
              <w:rPr>
                <w:webHidden/>
              </w:rPr>
              <w:t>31</w:t>
            </w:r>
          </w:ins>
          <w:ins w:id="133" w:author="Valerij Šlovikov" w:date="2025-07-08T22:15:00Z" w16du:dateUtc="2025-07-08T20:15:00Z">
            <w:r>
              <w:rPr>
                <w:webHidden/>
              </w:rPr>
              <w:fldChar w:fldCharType="end"/>
            </w:r>
            <w:r w:rsidRPr="00FB2FC6">
              <w:rPr>
                <w:rStyle w:val="Hypertextovodkaz"/>
              </w:rPr>
              <w:fldChar w:fldCharType="end"/>
            </w:r>
          </w:ins>
        </w:p>
        <w:p w14:paraId="35F77251" w14:textId="6CCB6958" w:rsidR="00935E76" w:rsidRDefault="00935E76">
          <w:pPr>
            <w:pStyle w:val="Obsah2"/>
            <w:tabs>
              <w:tab w:val="left" w:pos="1368"/>
              <w:tab w:val="right" w:leader="dot" w:pos="9490"/>
            </w:tabs>
            <w:rPr>
              <w:ins w:id="134" w:author="Valerij Šlovikov" w:date="2025-07-08T22:15:00Z" w16du:dateUtc="2025-07-08T20:15:00Z"/>
              <w:rFonts w:eastAsiaTheme="minorEastAsia" w:cstheme="minorBidi"/>
              <w:kern w:val="2"/>
              <w:szCs w:val="24"/>
              <w:lang w:eastAsia="cs-CZ"/>
              <w14:ligatures w14:val="standardContextual"/>
            </w:rPr>
          </w:pPr>
          <w:ins w:id="13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4.1.</w:t>
            </w:r>
            <w:r>
              <w:rPr>
                <w:rFonts w:eastAsiaTheme="minorEastAsia" w:cstheme="minorBidi"/>
                <w:kern w:val="2"/>
                <w:szCs w:val="24"/>
                <w:lang w:eastAsia="cs-CZ"/>
                <w14:ligatures w14:val="standardContextual"/>
              </w:rPr>
              <w:tab/>
            </w:r>
            <w:r w:rsidRPr="00FB2FC6">
              <w:rPr>
                <w:rStyle w:val="Hypertextovodkaz"/>
              </w:rPr>
              <w:t>Motivace využití</w:t>
            </w:r>
            <w:r>
              <w:rPr>
                <w:webHidden/>
              </w:rPr>
              <w:tab/>
            </w:r>
            <w:r>
              <w:rPr>
                <w:webHidden/>
              </w:rPr>
              <w:fldChar w:fldCharType="begin"/>
            </w:r>
            <w:r>
              <w:rPr>
                <w:webHidden/>
              </w:rPr>
              <w:instrText xml:space="preserve"> PAGEREF _Toc202905369 \h </w:instrText>
            </w:r>
            <w:r>
              <w:rPr>
                <w:webHidden/>
              </w:rPr>
            </w:r>
            <w:r>
              <w:rPr>
                <w:webHidden/>
              </w:rPr>
              <w:fldChar w:fldCharType="separate"/>
            </w:r>
          </w:ins>
          <w:ins w:id="136" w:author="Valerij Šlovikov" w:date="2025-07-08T22:17:00Z" w16du:dateUtc="2025-07-08T20:17:00Z">
            <w:r>
              <w:rPr>
                <w:webHidden/>
              </w:rPr>
              <w:t>31</w:t>
            </w:r>
          </w:ins>
          <w:ins w:id="137" w:author="Valerij Šlovikov" w:date="2025-07-08T22:15:00Z" w16du:dateUtc="2025-07-08T20:15:00Z">
            <w:r>
              <w:rPr>
                <w:webHidden/>
              </w:rPr>
              <w:fldChar w:fldCharType="end"/>
            </w:r>
            <w:r w:rsidRPr="00FB2FC6">
              <w:rPr>
                <w:rStyle w:val="Hypertextovodkaz"/>
              </w:rPr>
              <w:fldChar w:fldCharType="end"/>
            </w:r>
          </w:ins>
        </w:p>
        <w:p w14:paraId="70E95B20" w14:textId="4444FE13" w:rsidR="00935E76" w:rsidRDefault="00935E76">
          <w:pPr>
            <w:pStyle w:val="Obsah1"/>
            <w:tabs>
              <w:tab w:val="left" w:pos="981"/>
              <w:tab w:val="right" w:leader="dot" w:pos="9490"/>
            </w:tabs>
            <w:rPr>
              <w:ins w:id="138" w:author="Valerij Šlovikov" w:date="2025-07-08T22:15:00Z" w16du:dateUtc="2025-07-08T20:15:00Z"/>
              <w:rFonts w:eastAsiaTheme="minorEastAsia" w:cstheme="minorBidi"/>
              <w:kern w:val="2"/>
              <w:szCs w:val="24"/>
              <w:lang w:eastAsia="cs-CZ"/>
              <w14:ligatures w14:val="standardContextual"/>
            </w:rPr>
          </w:pPr>
          <w:ins w:id="13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w:t>
            </w:r>
            <w:r>
              <w:rPr>
                <w:rFonts w:eastAsiaTheme="minorEastAsia" w:cstheme="minorBidi"/>
                <w:kern w:val="2"/>
                <w:szCs w:val="24"/>
                <w:lang w:eastAsia="cs-CZ"/>
                <w14:ligatures w14:val="standardContextual"/>
              </w:rPr>
              <w:tab/>
            </w:r>
            <w:r w:rsidRPr="00FB2FC6">
              <w:rPr>
                <w:rStyle w:val="Hypertextovodkaz"/>
              </w:rPr>
              <w:t>Metodologie experimentů a testovací prostředí</w:t>
            </w:r>
            <w:r>
              <w:rPr>
                <w:webHidden/>
              </w:rPr>
              <w:tab/>
            </w:r>
            <w:r>
              <w:rPr>
                <w:webHidden/>
              </w:rPr>
              <w:fldChar w:fldCharType="begin"/>
            </w:r>
            <w:r>
              <w:rPr>
                <w:webHidden/>
              </w:rPr>
              <w:instrText xml:space="preserve"> PAGEREF _Toc202905370 \h </w:instrText>
            </w:r>
            <w:r>
              <w:rPr>
                <w:webHidden/>
              </w:rPr>
            </w:r>
            <w:r>
              <w:rPr>
                <w:webHidden/>
              </w:rPr>
              <w:fldChar w:fldCharType="separate"/>
            </w:r>
          </w:ins>
          <w:ins w:id="140" w:author="Valerij Šlovikov" w:date="2025-07-08T22:17:00Z" w16du:dateUtc="2025-07-08T20:17:00Z">
            <w:r>
              <w:rPr>
                <w:webHidden/>
              </w:rPr>
              <w:t>32</w:t>
            </w:r>
          </w:ins>
          <w:ins w:id="141" w:author="Valerij Šlovikov" w:date="2025-07-08T22:15:00Z" w16du:dateUtc="2025-07-08T20:15:00Z">
            <w:r>
              <w:rPr>
                <w:webHidden/>
              </w:rPr>
              <w:fldChar w:fldCharType="end"/>
            </w:r>
            <w:r w:rsidRPr="00FB2FC6">
              <w:rPr>
                <w:rStyle w:val="Hypertextovodkaz"/>
              </w:rPr>
              <w:fldChar w:fldCharType="end"/>
            </w:r>
          </w:ins>
        </w:p>
        <w:p w14:paraId="4359C253" w14:textId="52086B07" w:rsidR="00935E76" w:rsidRDefault="00935E76">
          <w:pPr>
            <w:pStyle w:val="Obsah2"/>
            <w:tabs>
              <w:tab w:val="left" w:pos="1368"/>
              <w:tab w:val="right" w:leader="dot" w:pos="9490"/>
            </w:tabs>
            <w:rPr>
              <w:ins w:id="142" w:author="Valerij Šlovikov" w:date="2025-07-08T22:15:00Z" w16du:dateUtc="2025-07-08T20:15:00Z"/>
              <w:rFonts w:eastAsiaTheme="minorEastAsia" w:cstheme="minorBidi"/>
              <w:kern w:val="2"/>
              <w:szCs w:val="24"/>
              <w:lang w:eastAsia="cs-CZ"/>
              <w14:ligatures w14:val="standardContextual"/>
            </w:rPr>
          </w:pPr>
          <w:ins w:id="14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5.1.</w:t>
            </w:r>
            <w:r>
              <w:rPr>
                <w:rFonts w:eastAsiaTheme="minorEastAsia" w:cstheme="minorBidi"/>
                <w:kern w:val="2"/>
                <w:szCs w:val="24"/>
                <w:lang w:eastAsia="cs-CZ"/>
                <w14:ligatures w14:val="standardContextual"/>
              </w:rPr>
              <w:tab/>
            </w:r>
            <w:r w:rsidRPr="00FB2FC6">
              <w:rPr>
                <w:rStyle w:val="Hypertextovodkaz"/>
              </w:rPr>
              <w:t>Specifikace testovacího prostředí</w:t>
            </w:r>
            <w:r>
              <w:rPr>
                <w:webHidden/>
              </w:rPr>
              <w:tab/>
            </w:r>
            <w:r>
              <w:rPr>
                <w:webHidden/>
              </w:rPr>
              <w:fldChar w:fldCharType="begin"/>
            </w:r>
            <w:r>
              <w:rPr>
                <w:webHidden/>
              </w:rPr>
              <w:instrText xml:space="preserve"> PAGEREF _Toc202905371 \h </w:instrText>
            </w:r>
            <w:r>
              <w:rPr>
                <w:webHidden/>
              </w:rPr>
            </w:r>
            <w:r>
              <w:rPr>
                <w:webHidden/>
              </w:rPr>
              <w:fldChar w:fldCharType="separate"/>
            </w:r>
          </w:ins>
          <w:ins w:id="144" w:author="Valerij Šlovikov" w:date="2025-07-08T22:17:00Z" w16du:dateUtc="2025-07-08T20:17:00Z">
            <w:r>
              <w:rPr>
                <w:webHidden/>
              </w:rPr>
              <w:t>32</w:t>
            </w:r>
          </w:ins>
          <w:ins w:id="145" w:author="Valerij Šlovikov" w:date="2025-07-08T22:15:00Z" w16du:dateUtc="2025-07-08T20:15:00Z">
            <w:r>
              <w:rPr>
                <w:webHidden/>
              </w:rPr>
              <w:fldChar w:fldCharType="end"/>
            </w:r>
            <w:r w:rsidRPr="00FB2FC6">
              <w:rPr>
                <w:rStyle w:val="Hypertextovodkaz"/>
              </w:rPr>
              <w:fldChar w:fldCharType="end"/>
            </w:r>
          </w:ins>
        </w:p>
        <w:p w14:paraId="6580D2FA" w14:textId="75CCDC6A" w:rsidR="00935E76" w:rsidRDefault="00935E76">
          <w:pPr>
            <w:pStyle w:val="Obsah2"/>
            <w:tabs>
              <w:tab w:val="left" w:pos="1368"/>
              <w:tab w:val="right" w:leader="dot" w:pos="9490"/>
            </w:tabs>
            <w:rPr>
              <w:ins w:id="146" w:author="Valerij Šlovikov" w:date="2025-07-08T22:15:00Z" w16du:dateUtc="2025-07-08T20:15:00Z"/>
              <w:rFonts w:eastAsiaTheme="minorEastAsia" w:cstheme="minorBidi"/>
              <w:kern w:val="2"/>
              <w:szCs w:val="24"/>
              <w:lang w:eastAsia="cs-CZ"/>
              <w14:ligatures w14:val="standardContextual"/>
            </w:rPr>
          </w:pPr>
          <w:ins w:id="14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5.2.</w:t>
            </w:r>
            <w:r>
              <w:rPr>
                <w:rFonts w:eastAsiaTheme="minorEastAsia" w:cstheme="minorBidi"/>
                <w:kern w:val="2"/>
                <w:szCs w:val="24"/>
                <w:lang w:eastAsia="cs-CZ"/>
                <w14:ligatures w14:val="standardContextual"/>
              </w:rPr>
              <w:tab/>
            </w:r>
            <w:r w:rsidRPr="00FB2FC6">
              <w:rPr>
                <w:rStyle w:val="Hypertextovodkaz"/>
              </w:rPr>
              <w:t>Definice testovacích scénářů</w:t>
            </w:r>
            <w:r>
              <w:rPr>
                <w:webHidden/>
              </w:rPr>
              <w:tab/>
            </w:r>
            <w:r>
              <w:rPr>
                <w:webHidden/>
              </w:rPr>
              <w:fldChar w:fldCharType="begin"/>
            </w:r>
            <w:r>
              <w:rPr>
                <w:webHidden/>
              </w:rPr>
              <w:instrText xml:space="preserve"> PAGEREF _Toc202905372 \h </w:instrText>
            </w:r>
            <w:r>
              <w:rPr>
                <w:webHidden/>
              </w:rPr>
            </w:r>
            <w:r>
              <w:rPr>
                <w:webHidden/>
              </w:rPr>
              <w:fldChar w:fldCharType="separate"/>
            </w:r>
          </w:ins>
          <w:ins w:id="148" w:author="Valerij Šlovikov" w:date="2025-07-08T22:17:00Z" w16du:dateUtc="2025-07-08T20:17:00Z">
            <w:r>
              <w:rPr>
                <w:webHidden/>
              </w:rPr>
              <w:t>33</w:t>
            </w:r>
          </w:ins>
          <w:ins w:id="149" w:author="Valerij Šlovikov" w:date="2025-07-08T22:15:00Z" w16du:dateUtc="2025-07-08T20:15:00Z">
            <w:r>
              <w:rPr>
                <w:webHidden/>
              </w:rPr>
              <w:fldChar w:fldCharType="end"/>
            </w:r>
            <w:r w:rsidRPr="00FB2FC6">
              <w:rPr>
                <w:rStyle w:val="Hypertextovodkaz"/>
              </w:rPr>
              <w:fldChar w:fldCharType="end"/>
            </w:r>
          </w:ins>
        </w:p>
        <w:p w14:paraId="1A2A9F15" w14:textId="1D8298EF" w:rsidR="00935E76" w:rsidRDefault="00935E76">
          <w:pPr>
            <w:pStyle w:val="Obsah2"/>
            <w:tabs>
              <w:tab w:val="left" w:pos="1368"/>
              <w:tab w:val="right" w:leader="dot" w:pos="9490"/>
            </w:tabs>
            <w:rPr>
              <w:ins w:id="150" w:author="Valerij Šlovikov" w:date="2025-07-08T22:15:00Z" w16du:dateUtc="2025-07-08T20:15:00Z"/>
              <w:rFonts w:eastAsiaTheme="minorEastAsia" w:cstheme="minorBidi"/>
              <w:kern w:val="2"/>
              <w:szCs w:val="24"/>
              <w:lang w:eastAsia="cs-CZ"/>
              <w14:ligatures w14:val="standardContextual"/>
            </w:rPr>
          </w:pPr>
          <w:ins w:id="15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5.3.</w:t>
            </w:r>
            <w:r>
              <w:rPr>
                <w:rFonts w:eastAsiaTheme="minorEastAsia" w:cstheme="minorBidi"/>
                <w:kern w:val="2"/>
                <w:szCs w:val="24"/>
                <w:lang w:eastAsia="cs-CZ"/>
                <w14:ligatures w14:val="standardContextual"/>
              </w:rPr>
              <w:tab/>
            </w:r>
            <w:r w:rsidRPr="00FB2FC6">
              <w:rPr>
                <w:rStyle w:val="Hypertextovodkaz"/>
              </w:rPr>
              <w:t>Měřené metriky</w:t>
            </w:r>
            <w:r>
              <w:rPr>
                <w:webHidden/>
              </w:rPr>
              <w:tab/>
            </w:r>
            <w:r>
              <w:rPr>
                <w:webHidden/>
              </w:rPr>
              <w:fldChar w:fldCharType="begin"/>
            </w:r>
            <w:r>
              <w:rPr>
                <w:webHidden/>
              </w:rPr>
              <w:instrText xml:space="preserve"> PAGEREF _Toc202905373 \h </w:instrText>
            </w:r>
            <w:r>
              <w:rPr>
                <w:webHidden/>
              </w:rPr>
            </w:r>
            <w:r>
              <w:rPr>
                <w:webHidden/>
              </w:rPr>
              <w:fldChar w:fldCharType="separate"/>
            </w:r>
          </w:ins>
          <w:ins w:id="152" w:author="Valerij Šlovikov" w:date="2025-07-08T22:17:00Z" w16du:dateUtc="2025-07-08T20:17:00Z">
            <w:r>
              <w:rPr>
                <w:webHidden/>
              </w:rPr>
              <w:t>33</w:t>
            </w:r>
          </w:ins>
          <w:ins w:id="153" w:author="Valerij Šlovikov" w:date="2025-07-08T22:15:00Z" w16du:dateUtc="2025-07-08T20:15:00Z">
            <w:r>
              <w:rPr>
                <w:webHidden/>
              </w:rPr>
              <w:fldChar w:fldCharType="end"/>
            </w:r>
            <w:r w:rsidRPr="00FB2FC6">
              <w:rPr>
                <w:rStyle w:val="Hypertextovodkaz"/>
              </w:rPr>
              <w:fldChar w:fldCharType="end"/>
            </w:r>
          </w:ins>
        </w:p>
        <w:p w14:paraId="7025AF6F" w14:textId="2FD7A7B4" w:rsidR="00935E76" w:rsidRDefault="00935E76">
          <w:pPr>
            <w:pStyle w:val="Obsah1"/>
            <w:tabs>
              <w:tab w:val="left" w:pos="981"/>
              <w:tab w:val="right" w:leader="dot" w:pos="9490"/>
            </w:tabs>
            <w:rPr>
              <w:ins w:id="154" w:author="Valerij Šlovikov" w:date="2025-07-08T22:15:00Z" w16du:dateUtc="2025-07-08T20:15:00Z"/>
              <w:rFonts w:eastAsiaTheme="minorEastAsia" w:cstheme="minorBidi"/>
              <w:kern w:val="2"/>
              <w:szCs w:val="24"/>
              <w:lang w:eastAsia="cs-CZ"/>
              <w14:ligatures w14:val="standardContextual"/>
            </w:rPr>
          </w:pPr>
          <w:ins w:id="15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6.</w:t>
            </w:r>
            <w:r>
              <w:rPr>
                <w:rFonts w:eastAsiaTheme="minorEastAsia" w:cstheme="minorBidi"/>
                <w:kern w:val="2"/>
                <w:szCs w:val="24"/>
                <w:lang w:eastAsia="cs-CZ"/>
                <w14:ligatures w14:val="standardContextual"/>
              </w:rPr>
              <w:tab/>
            </w:r>
            <w:r w:rsidRPr="00FB2FC6">
              <w:rPr>
                <w:rStyle w:val="Hypertextovodkaz"/>
              </w:rPr>
              <w:t>Implementace RGB trojúhelníků</w:t>
            </w:r>
            <w:r>
              <w:rPr>
                <w:webHidden/>
              </w:rPr>
              <w:tab/>
            </w:r>
            <w:r>
              <w:rPr>
                <w:webHidden/>
              </w:rPr>
              <w:fldChar w:fldCharType="begin"/>
            </w:r>
            <w:r>
              <w:rPr>
                <w:webHidden/>
              </w:rPr>
              <w:instrText xml:space="preserve"> PAGEREF _Toc202905374 \h </w:instrText>
            </w:r>
            <w:r>
              <w:rPr>
                <w:webHidden/>
              </w:rPr>
            </w:r>
            <w:r>
              <w:rPr>
                <w:webHidden/>
              </w:rPr>
              <w:fldChar w:fldCharType="separate"/>
            </w:r>
          </w:ins>
          <w:ins w:id="156" w:author="Valerij Šlovikov" w:date="2025-07-08T22:17:00Z" w16du:dateUtc="2025-07-08T20:17:00Z">
            <w:r>
              <w:rPr>
                <w:webHidden/>
              </w:rPr>
              <w:t>34</w:t>
            </w:r>
          </w:ins>
          <w:ins w:id="157" w:author="Valerij Šlovikov" w:date="2025-07-08T22:15:00Z" w16du:dateUtc="2025-07-08T20:15:00Z">
            <w:r>
              <w:rPr>
                <w:webHidden/>
              </w:rPr>
              <w:fldChar w:fldCharType="end"/>
            </w:r>
            <w:r w:rsidRPr="00FB2FC6">
              <w:rPr>
                <w:rStyle w:val="Hypertextovodkaz"/>
              </w:rPr>
              <w:fldChar w:fldCharType="end"/>
            </w:r>
          </w:ins>
        </w:p>
        <w:p w14:paraId="70C8281D" w14:textId="3E5A7330" w:rsidR="00935E76" w:rsidRDefault="00935E76">
          <w:pPr>
            <w:pStyle w:val="Obsah2"/>
            <w:tabs>
              <w:tab w:val="left" w:pos="1368"/>
              <w:tab w:val="right" w:leader="dot" w:pos="9490"/>
            </w:tabs>
            <w:rPr>
              <w:ins w:id="158" w:author="Valerij Šlovikov" w:date="2025-07-08T22:15:00Z" w16du:dateUtc="2025-07-08T20:15:00Z"/>
              <w:rFonts w:eastAsiaTheme="minorEastAsia" w:cstheme="minorBidi"/>
              <w:kern w:val="2"/>
              <w:szCs w:val="24"/>
              <w:lang w:eastAsia="cs-CZ"/>
              <w14:ligatures w14:val="standardContextual"/>
            </w:rPr>
          </w:pPr>
          <w:ins w:id="15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6.1.</w:t>
            </w:r>
            <w:r>
              <w:rPr>
                <w:rFonts w:eastAsiaTheme="minorEastAsia" w:cstheme="minorBidi"/>
                <w:kern w:val="2"/>
                <w:szCs w:val="24"/>
                <w:lang w:eastAsia="cs-CZ"/>
                <w14:ligatures w14:val="standardContextual"/>
              </w:rPr>
              <w:tab/>
            </w:r>
            <w:r w:rsidRPr="00FB2FC6">
              <w:rPr>
                <w:rStyle w:val="Hypertextovodkaz"/>
              </w:rPr>
              <w:t>WebGL</w:t>
            </w:r>
            <w:r>
              <w:rPr>
                <w:webHidden/>
              </w:rPr>
              <w:tab/>
            </w:r>
            <w:r>
              <w:rPr>
                <w:webHidden/>
              </w:rPr>
              <w:fldChar w:fldCharType="begin"/>
            </w:r>
            <w:r>
              <w:rPr>
                <w:webHidden/>
              </w:rPr>
              <w:instrText xml:space="preserve"> PAGEREF _Toc202905375 \h </w:instrText>
            </w:r>
            <w:r>
              <w:rPr>
                <w:webHidden/>
              </w:rPr>
            </w:r>
            <w:r>
              <w:rPr>
                <w:webHidden/>
              </w:rPr>
              <w:fldChar w:fldCharType="separate"/>
            </w:r>
          </w:ins>
          <w:ins w:id="160" w:author="Valerij Šlovikov" w:date="2025-07-08T22:17:00Z" w16du:dateUtc="2025-07-08T20:17:00Z">
            <w:r>
              <w:rPr>
                <w:webHidden/>
              </w:rPr>
              <w:t>34</w:t>
            </w:r>
          </w:ins>
          <w:ins w:id="161" w:author="Valerij Šlovikov" w:date="2025-07-08T22:15:00Z" w16du:dateUtc="2025-07-08T20:15:00Z">
            <w:r>
              <w:rPr>
                <w:webHidden/>
              </w:rPr>
              <w:fldChar w:fldCharType="end"/>
            </w:r>
            <w:r w:rsidRPr="00FB2FC6">
              <w:rPr>
                <w:rStyle w:val="Hypertextovodkaz"/>
              </w:rPr>
              <w:fldChar w:fldCharType="end"/>
            </w:r>
          </w:ins>
        </w:p>
        <w:p w14:paraId="49B7C4DD" w14:textId="73B3420C" w:rsidR="00935E76" w:rsidRDefault="00935E76">
          <w:pPr>
            <w:pStyle w:val="Obsah2"/>
            <w:tabs>
              <w:tab w:val="left" w:pos="1368"/>
              <w:tab w:val="right" w:leader="dot" w:pos="9490"/>
            </w:tabs>
            <w:rPr>
              <w:ins w:id="162" w:author="Valerij Šlovikov" w:date="2025-07-08T22:15:00Z" w16du:dateUtc="2025-07-08T20:15:00Z"/>
              <w:rFonts w:eastAsiaTheme="minorEastAsia" w:cstheme="minorBidi"/>
              <w:kern w:val="2"/>
              <w:szCs w:val="24"/>
              <w:lang w:eastAsia="cs-CZ"/>
              <w14:ligatures w14:val="standardContextual"/>
            </w:rPr>
          </w:pPr>
          <w:ins w:id="16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6.2.</w:t>
            </w:r>
            <w:r>
              <w:rPr>
                <w:rFonts w:eastAsiaTheme="minorEastAsia" w:cstheme="minorBidi"/>
                <w:kern w:val="2"/>
                <w:szCs w:val="24"/>
                <w:lang w:eastAsia="cs-CZ"/>
                <w14:ligatures w14:val="standardContextual"/>
              </w:rPr>
              <w:tab/>
            </w:r>
            <w:r w:rsidRPr="00FB2FC6">
              <w:rPr>
                <w:rStyle w:val="Hypertextovodkaz"/>
              </w:rPr>
              <w:t>WebGL 2</w:t>
            </w:r>
            <w:r>
              <w:rPr>
                <w:webHidden/>
              </w:rPr>
              <w:tab/>
            </w:r>
            <w:r>
              <w:rPr>
                <w:webHidden/>
              </w:rPr>
              <w:fldChar w:fldCharType="begin"/>
            </w:r>
            <w:r>
              <w:rPr>
                <w:webHidden/>
              </w:rPr>
              <w:instrText xml:space="preserve"> PAGEREF _Toc202905376 \h </w:instrText>
            </w:r>
            <w:r>
              <w:rPr>
                <w:webHidden/>
              </w:rPr>
            </w:r>
            <w:r>
              <w:rPr>
                <w:webHidden/>
              </w:rPr>
              <w:fldChar w:fldCharType="separate"/>
            </w:r>
          </w:ins>
          <w:ins w:id="164" w:author="Valerij Šlovikov" w:date="2025-07-08T22:17:00Z" w16du:dateUtc="2025-07-08T20:17:00Z">
            <w:r>
              <w:rPr>
                <w:webHidden/>
              </w:rPr>
              <w:t>36</w:t>
            </w:r>
          </w:ins>
          <w:ins w:id="165" w:author="Valerij Šlovikov" w:date="2025-07-08T22:15:00Z" w16du:dateUtc="2025-07-08T20:15:00Z">
            <w:r>
              <w:rPr>
                <w:webHidden/>
              </w:rPr>
              <w:fldChar w:fldCharType="end"/>
            </w:r>
            <w:r w:rsidRPr="00FB2FC6">
              <w:rPr>
                <w:rStyle w:val="Hypertextovodkaz"/>
              </w:rPr>
              <w:fldChar w:fldCharType="end"/>
            </w:r>
          </w:ins>
        </w:p>
        <w:p w14:paraId="2A083485" w14:textId="100C8B02" w:rsidR="00935E76" w:rsidRDefault="00935E76">
          <w:pPr>
            <w:pStyle w:val="Obsah2"/>
            <w:tabs>
              <w:tab w:val="left" w:pos="1368"/>
              <w:tab w:val="right" w:leader="dot" w:pos="9490"/>
            </w:tabs>
            <w:rPr>
              <w:ins w:id="166" w:author="Valerij Šlovikov" w:date="2025-07-08T22:15:00Z" w16du:dateUtc="2025-07-08T20:15:00Z"/>
              <w:rFonts w:eastAsiaTheme="minorEastAsia" w:cstheme="minorBidi"/>
              <w:kern w:val="2"/>
              <w:szCs w:val="24"/>
              <w:lang w:eastAsia="cs-CZ"/>
              <w14:ligatures w14:val="standardContextual"/>
            </w:rPr>
          </w:pPr>
          <w:ins w:id="16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w:t>
            </w:r>
            <w:r>
              <w:rPr>
                <w:rFonts w:eastAsiaTheme="minorEastAsia" w:cstheme="minorBidi"/>
                <w:kern w:val="2"/>
                <w:szCs w:val="24"/>
                <w:lang w:eastAsia="cs-CZ"/>
                <w14:ligatures w14:val="standardContextual"/>
              </w:rPr>
              <w:tab/>
            </w:r>
            <w:r w:rsidRPr="00FB2FC6">
              <w:rPr>
                <w:rStyle w:val="Hypertextovodkaz"/>
              </w:rPr>
              <w:t>WebGPU</w:t>
            </w:r>
            <w:r>
              <w:rPr>
                <w:webHidden/>
              </w:rPr>
              <w:tab/>
            </w:r>
            <w:r>
              <w:rPr>
                <w:webHidden/>
              </w:rPr>
              <w:fldChar w:fldCharType="begin"/>
            </w:r>
            <w:r>
              <w:rPr>
                <w:webHidden/>
              </w:rPr>
              <w:instrText xml:space="preserve"> PAGEREF _Toc202905377 \h </w:instrText>
            </w:r>
            <w:r>
              <w:rPr>
                <w:webHidden/>
              </w:rPr>
            </w:r>
            <w:r>
              <w:rPr>
                <w:webHidden/>
              </w:rPr>
              <w:fldChar w:fldCharType="separate"/>
            </w:r>
          </w:ins>
          <w:ins w:id="168" w:author="Valerij Šlovikov" w:date="2025-07-08T22:17:00Z" w16du:dateUtc="2025-07-08T20:17:00Z">
            <w:r>
              <w:rPr>
                <w:webHidden/>
              </w:rPr>
              <w:t>37</w:t>
            </w:r>
          </w:ins>
          <w:ins w:id="169" w:author="Valerij Šlovikov" w:date="2025-07-08T22:15:00Z" w16du:dateUtc="2025-07-08T20:15:00Z">
            <w:r>
              <w:rPr>
                <w:webHidden/>
              </w:rPr>
              <w:fldChar w:fldCharType="end"/>
            </w:r>
            <w:r w:rsidRPr="00FB2FC6">
              <w:rPr>
                <w:rStyle w:val="Hypertextovodkaz"/>
              </w:rPr>
              <w:fldChar w:fldCharType="end"/>
            </w:r>
          </w:ins>
        </w:p>
        <w:p w14:paraId="17D38AD1" w14:textId="7202F47F" w:rsidR="00935E76" w:rsidRDefault="00935E76">
          <w:pPr>
            <w:pStyle w:val="Obsah3"/>
            <w:tabs>
              <w:tab w:val="left" w:pos="1680"/>
              <w:tab w:val="right" w:leader="dot" w:pos="9490"/>
            </w:tabs>
            <w:rPr>
              <w:ins w:id="170" w:author="Valerij Šlovikov" w:date="2025-07-08T22:15:00Z" w16du:dateUtc="2025-07-08T20:15:00Z"/>
              <w:rFonts w:eastAsiaTheme="minorEastAsia" w:cstheme="minorBidi"/>
              <w:kern w:val="2"/>
              <w:szCs w:val="24"/>
              <w:lang w:eastAsia="cs-CZ"/>
              <w14:ligatures w14:val="standardContextual"/>
            </w:rPr>
          </w:pPr>
          <w:ins w:id="171"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"_Toc202905378"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6.3.1.</w:t>
            </w:r>
            <w:r>
              <w:rPr>
                <w:rFonts w:eastAsiaTheme="minorEastAsia" w:cstheme="minorBidi"/>
                <w:kern w:val="2"/>
                <w:szCs w:val="24"/>
                <w:lang w:eastAsia="cs-CZ"/>
                <w14:ligatures w14:val="standardContextual"/>
              </w:rPr>
              <w:tab/>
            </w:r>
            <w:r w:rsidRPr="00FB2FC6">
              <w:rPr>
                <w:rStyle w:val="Hypertextovodkaz"/>
              </w:rPr>
              <w:t>Bezpečnost a CORS</w:t>
            </w:r>
            <w:r>
              <w:rPr>
                <w:webHidden/>
              </w:rPr>
              <w:tab/>
            </w:r>
            <w:r>
              <w:rPr>
                <w:webHidden/>
              </w:rPr>
              <w:fldChar w:fldCharType="begin"/>
            </w:r>
            <w:r>
              <w:rPr>
                <w:webHidden/>
              </w:rPr>
              <w:instrText xml:space="preserve"> PAGEREF _Toc202905378 \h </w:instrText>
            </w:r>
            <w:r>
              <w:rPr>
                <w:webHidden/>
              </w:rPr>
            </w:r>
            <w:r>
              <w:rPr>
                <w:webHidden/>
              </w:rPr>
              <w:fldChar w:fldCharType="separate"/>
            </w:r>
          </w:ins>
          <w:ins w:id="172" w:author="Valerij Šlovikov" w:date="2025-07-08T22:17:00Z" w16du:dateUtc="2025-07-08T20:17:00Z">
            <w:r>
              <w:rPr>
                <w:webHidden/>
              </w:rPr>
              <w:t>37</w:t>
            </w:r>
          </w:ins>
          <w:ins w:id="173" w:author="Valerij Šlovikov" w:date="2025-07-08T22:15:00Z" w16du:dateUtc="2025-07-08T20:15:00Z">
            <w:r>
              <w:rPr>
                <w:webHidden/>
              </w:rPr>
              <w:fldChar w:fldCharType="end"/>
            </w:r>
            <w:r w:rsidRPr="00FB2FC6">
              <w:rPr>
                <w:rStyle w:val="Hypertextovodkaz"/>
              </w:rPr>
              <w:fldChar w:fldCharType="end"/>
            </w:r>
          </w:ins>
        </w:p>
        <w:p w14:paraId="298125C1" w14:textId="70E1AB49" w:rsidR="00935E76" w:rsidRDefault="00935E76">
          <w:pPr>
            <w:pStyle w:val="Obsah3"/>
            <w:tabs>
              <w:tab w:val="left" w:pos="1680"/>
              <w:tab w:val="right" w:leader="dot" w:pos="9490"/>
            </w:tabs>
            <w:rPr>
              <w:ins w:id="174" w:author="Valerij Šlovikov" w:date="2025-07-08T22:15:00Z" w16du:dateUtc="2025-07-08T20:15:00Z"/>
              <w:rFonts w:eastAsiaTheme="minorEastAsia" w:cstheme="minorBidi"/>
              <w:kern w:val="2"/>
              <w:szCs w:val="24"/>
              <w:lang w:eastAsia="cs-CZ"/>
              <w14:ligatures w14:val="standardContextual"/>
            </w:rPr>
          </w:pPr>
          <w:ins w:id="17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"_Toc202905380"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6.3.2.</w:t>
            </w:r>
            <w:r>
              <w:rPr>
                <w:rFonts w:eastAsiaTheme="minorEastAsia" w:cstheme="minorBidi"/>
                <w:kern w:val="2"/>
                <w:szCs w:val="24"/>
                <w:lang w:eastAsia="cs-CZ"/>
                <w14:ligatures w14:val="standardContextual"/>
              </w:rPr>
              <w:tab/>
            </w:r>
            <w:r w:rsidRPr="00FB2FC6">
              <w:rPr>
                <w:rStyle w:val="Hypertextovodkaz"/>
              </w:rPr>
              <w:t>Kompatibilita prohlížečů</w:t>
            </w:r>
            <w:r>
              <w:rPr>
                <w:webHidden/>
              </w:rPr>
              <w:tab/>
            </w:r>
            <w:r>
              <w:rPr>
                <w:webHidden/>
              </w:rPr>
              <w:fldChar w:fldCharType="begin"/>
            </w:r>
            <w:r>
              <w:rPr>
                <w:webHidden/>
              </w:rPr>
              <w:instrText xml:space="preserve"> PAGEREF _Toc202905380 \h </w:instrText>
            </w:r>
            <w:r>
              <w:rPr>
                <w:webHidden/>
              </w:rPr>
            </w:r>
            <w:r>
              <w:rPr>
                <w:webHidden/>
              </w:rPr>
              <w:fldChar w:fldCharType="separate"/>
            </w:r>
          </w:ins>
          <w:ins w:id="176" w:author="Valerij Šlovikov" w:date="2025-07-08T22:17:00Z" w16du:dateUtc="2025-07-08T20:17:00Z">
            <w:r>
              <w:rPr>
                <w:webHidden/>
              </w:rPr>
              <w:t>38</w:t>
            </w:r>
          </w:ins>
          <w:ins w:id="177" w:author="Valerij Šlovikov" w:date="2025-07-08T22:15:00Z" w16du:dateUtc="2025-07-08T20:15:00Z">
            <w:r>
              <w:rPr>
                <w:webHidden/>
              </w:rPr>
              <w:fldChar w:fldCharType="end"/>
            </w:r>
            <w:r w:rsidRPr="00FB2FC6">
              <w:rPr>
                <w:rStyle w:val="Hypertextovodkaz"/>
              </w:rPr>
              <w:fldChar w:fldCharType="end"/>
            </w:r>
          </w:ins>
        </w:p>
        <w:p w14:paraId="5A922EEF" w14:textId="4EA1A3B7" w:rsidR="00935E76" w:rsidRDefault="00935E76">
          <w:pPr>
            <w:pStyle w:val="Obsah1"/>
            <w:tabs>
              <w:tab w:val="left" w:pos="981"/>
              <w:tab w:val="right" w:leader="dot" w:pos="9490"/>
            </w:tabs>
            <w:rPr>
              <w:ins w:id="178" w:author="Valerij Šlovikov" w:date="2025-07-08T22:15:00Z" w16du:dateUtc="2025-07-08T20:15:00Z"/>
              <w:rFonts w:eastAsiaTheme="minorEastAsia" w:cstheme="minorBidi"/>
              <w:kern w:val="2"/>
              <w:szCs w:val="24"/>
              <w:lang w:eastAsia="cs-CZ"/>
              <w14:ligatures w14:val="standardContextual"/>
            </w:rPr>
          </w:pPr>
          <w:ins w:id="17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"_Toc202905381"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7.</w:t>
            </w:r>
            <w:r>
              <w:rPr>
                <w:rFonts w:eastAsiaTheme="minorEastAsia" w:cstheme="minorBidi"/>
                <w:kern w:val="2"/>
                <w:szCs w:val="24"/>
                <w:lang w:eastAsia="cs-CZ"/>
                <w14:ligatures w14:val="standardContextual"/>
              </w:rPr>
              <w:tab/>
            </w:r>
            <w:r w:rsidRPr="00FB2FC6">
              <w:rPr>
                <w:rStyle w:val="Hypertextovodkaz"/>
              </w:rPr>
              <w:t>Reference</w:t>
            </w:r>
            <w:r>
              <w:rPr>
                <w:webHidden/>
              </w:rPr>
              <w:tab/>
            </w:r>
            <w:r>
              <w:rPr>
                <w:webHidden/>
              </w:rPr>
              <w:fldChar w:fldCharType="begin"/>
            </w:r>
            <w:r>
              <w:rPr>
                <w:webHidden/>
              </w:rPr>
              <w:instrText xml:space="preserve"> PAGEREF _Toc202905381 \h </w:instrText>
            </w:r>
            <w:r>
              <w:rPr>
                <w:webHidden/>
              </w:rPr>
            </w:r>
            <w:r>
              <w:rPr>
                <w:webHidden/>
              </w:rPr>
              <w:fldChar w:fldCharType="separate"/>
            </w:r>
          </w:ins>
          <w:ins w:id="180" w:author="Valerij Šlovikov" w:date="2025-07-08T22:17:00Z" w16du:dateUtc="2025-07-08T20:17:00Z">
            <w:r>
              <w:rPr>
                <w:webHidden/>
              </w:rPr>
              <w:t>39</w:t>
            </w:r>
          </w:ins>
          <w:ins w:id="181" w:author="Valerij Šlovikov" w:date="2025-07-08T22:15:00Z" w16du:dateUtc="2025-07-08T20:15:00Z">
            <w:r>
              <w:rPr>
                <w:webHidden/>
              </w:rPr>
              <w:fldChar w:fldCharType="end"/>
            </w:r>
            <w:r w:rsidRPr="00FB2FC6">
              <w:rPr>
                <w:rStyle w:val="Hypertextovodkaz"/>
              </w:rPr>
              <w:fldChar w:fldCharType="end"/>
            </w:r>
          </w:ins>
        </w:p>
        <w:p w14:paraId="655D3044" w14:textId="351F6E27" w:rsidR="00556674" w:rsidDel="00935E76" w:rsidRDefault="00556674" w:rsidP="00556674">
          <w:pPr>
            <w:pStyle w:val="Obsah1"/>
            <w:tabs>
              <w:tab w:val="right" w:leader="dot" w:pos="9490"/>
            </w:tabs>
            <w:spacing w:line="240" w:lineRule="auto"/>
            <w:ind w:left="0"/>
            <w:rPr>
              <w:del w:id="182" w:author="Valerij Šlovikov" w:date="2025-07-08T22:15:00Z" w16du:dateUtc="2025-07-08T20:15:00Z"/>
              <w:rFonts w:eastAsiaTheme="minorEastAsia" w:cstheme="minorBidi"/>
              <w:kern w:val="2"/>
              <w:szCs w:val="24"/>
              <w:lang w:eastAsia="cs-CZ"/>
              <w14:ligatures w14:val="standardContextual"/>
            </w:rPr>
          </w:pPr>
        </w:p>
        <w:p w14:paraId="43118CC0" w14:textId="0DC94823" w:rsidR="00556674" w:rsidDel="00935E76" w:rsidRDefault="00556674" w:rsidP="00556674">
          <w:pPr>
            <w:pStyle w:val="Obsah1"/>
            <w:tabs>
              <w:tab w:val="left" w:pos="981"/>
              <w:tab w:val="right" w:leader="dot" w:pos="9490"/>
            </w:tabs>
            <w:spacing w:line="240" w:lineRule="auto"/>
            <w:rPr>
              <w:del w:id="183" w:author="Valerij Šlovikov" w:date="2025-07-08T22:15:00Z" w16du:dateUtc="2025-07-08T20:15:00Z"/>
              <w:rFonts w:eastAsiaTheme="minorEastAsia" w:cstheme="minorBidi"/>
              <w:kern w:val="2"/>
              <w:szCs w:val="24"/>
              <w:lang w:eastAsia="cs-CZ"/>
              <w14:ligatures w14:val="standardContextual"/>
            </w:rPr>
          </w:pPr>
          <w:del w:id="184" w:author="Valerij Šlovikov" w:date="2025-07-08T22:15:00Z" w16du:dateUtc="2025-07-08T20:15:00Z">
            <w:r w:rsidRPr="00935E76" w:rsidDel="00935E76">
              <w:rPr>
                <w:rPrChange w:id="185" w:author="Valerij Šlovikov" w:date="2025-07-08T22:15:00Z" w16du:dateUtc="2025-07-08T20:15:00Z">
                  <w:rPr>
                    <w:rStyle w:val="Hypertextovodkaz"/>
                  </w:rPr>
                </w:rPrChange>
              </w:rPr>
              <w:delText>1.</w:delText>
            </w:r>
            <w:r w:rsidDel="00935E76">
              <w:rPr>
                <w:rFonts w:eastAsiaTheme="minorEastAsia" w:cstheme="minorBidi"/>
                <w:kern w:val="2"/>
                <w:szCs w:val="24"/>
                <w:lang w:eastAsia="cs-CZ"/>
                <w14:ligatures w14:val="standardContextual"/>
              </w:rPr>
              <w:tab/>
            </w:r>
            <w:r w:rsidRPr="00935E76" w:rsidDel="00935E76">
              <w:rPr>
                <w:rPrChange w:id="186" w:author="Valerij Šlovikov" w:date="2025-07-08T22:15:00Z" w16du:dateUtc="2025-07-08T20:15:00Z">
                  <w:rPr>
                    <w:rStyle w:val="Hypertextovodkaz"/>
                  </w:rPr>
                </w:rPrChange>
              </w:rPr>
              <w:delText>Úvod do 3D Grafiky ve webových aplikacích</w:delText>
            </w:r>
            <w:r w:rsidDel="00935E76">
              <w:rPr>
                <w:webHidden/>
              </w:rPr>
              <w:tab/>
            </w:r>
            <w:r w:rsidR="00935E76" w:rsidDel="00935E76">
              <w:rPr>
                <w:webHidden/>
              </w:rPr>
              <w:delText>10</w:delText>
            </w:r>
          </w:del>
        </w:p>
        <w:p w14:paraId="135178BF" w14:textId="428FF95D" w:rsidR="00556674" w:rsidDel="00935E76" w:rsidRDefault="00556674" w:rsidP="00556674">
          <w:pPr>
            <w:pStyle w:val="Obsah2"/>
            <w:tabs>
              <w:tab w:val="left" w:pos="1368"/>
              <w:tab w:val="right" w:leader="dot" w:pos="9490"/>
            </w:tabs>
            <w:spacing w:line="240" w:lineRule="auto"/>
            <w:rPr>
              <w:del w:id="187" w:author="Valerij Šlovikov" w:date="2025-07-08T22:15:00Z" w16du:dateUtc="2025-07-08T20:15:00Z"/>
              <w:rFonts w:eastAsiaTheme="minorEastAsia" w:cstheme="minorBidi"/>
              <w:kern w:val="2"/>
              <w:szCs w:val="24"/>
              <w:lang w:eastAsia="cs-CZ"/>
              <w14:ligatures w14:val="standardContextual"/>
            </w:rPr>
          </w:pPr>
          <w:del w:id="188" w:author="Valerij Šlovikov" w:date="2025-07-08T22:15:00Z" w16du:dateUtc="2025-07-08T20:15:00Z">
            <w:r w:rsidRPr="00935E76" w:rsidDel="00935E76">
              <w:rPr>
                <w:rPrChange w:id="189" w:author="Valerij Šlovikov" w:date="2025-07-08T22:15:00Z" w16du:dateUtc="2025-07-08T20:15:00Z">
                  <w:rPr>
                    <w:rStyle w:val="Hypertextovodkaz"/>
                  </w:rPr>
                </w:rPrChange>
              </w:rPr>
              <w:delText>1.1.</w:delText>
            </w:r>
            <w:r w:rsidDel="00935E76">
              <w:rPr>
                <w:rFonts w:eastAsiaTheme="minorEastAsia" w:cstheme="minorBidi"/>
                <w:kern w:val="2"/>
                <w:szCs w:val="24"/>
                <w:lang w:eastAsia="cs-CZ"/>
                <w14:ligatures w14:val="standardContextual"/>
              </w:rPr>
              <w:tab/>
            </w:r>
            <w:r w:rsidRPr="00935E76" w:rsidDel="00935E76">
              <w:rPr>
                <w:rPrChange w:id="190" w:author="Valerij Šlovikov" w:date="2025-07-08T22:15:00Z" w16du:dateUtc="2025-07-08T20:15:00Z">
                  <w:rPr>
                    <w:rStyle w:val="Hypertextovodkaz"/>
                  </w:rPr>
                </w:rPrChange>
              </w:rPr>
              <w:delText>Proč je 3D grafika na webu důležitá</w:delText>
            </w:r>
            <w:r w:rsidDel="00935E76">
              <w:rPr>
                <w:webHidden/>
              </w:rPr>
              <w:tab/>
            </w:r>
            <w:r w:rsidR="00935E76" w:rsidDel="00935E76">
              <w:rPr>
                <w:webHidden/>
              </w:rPr>
              <w:delText>11</w:delText>
            </w:r>
          </w:del>
        </w:p>
        <w:p w14:paraId="3791E671" w14:textId="0340D6F6" w:rsidR="00556674" w:rsidDel="00935E76" w:rsidRDefault="00556674" w:rsidP="00556674">
          <w:pPr>
            <w:pStyle w:val="Obsah2"/>
            <w:tabs>
              <w:tab w:val="left" w:pos="1368"/>
              <w:tab w:val="right" w:leader="dot" w:pos="9490"/>
            </w:tabs>
            <w:spacing w:line="240" w:lineRule="auto"/>
            <w:rPr>
              <w:del w:id="191" w:author="Valerij Šlovikov" w:date="2025-07-08T22:15:00Z" w16du:dateUtc="2025-07-08T20:15:00Z"/>
              <w:rFonts w:eastAsiaTheme="minorEastAsia" w:cstheme="minorBidi"/>
              <w:kern w:val="2"/>
              <w:szCs w:val="24"/>
              <w:lang w:eastAsia="cs-CZ"/>
              <w14:ligatures w14:val="standardContextual"/>
            </w:rPr>
          </w:pPr>
          <w:del w:id="192" w:author="Valerij Šlovikov" w:date="2025-07-08T22:15:00Z" w16du:dateUtc="2025-07-08T20:15:00Z">
            <w:r w:rsidRPr="00935E76" w:rsidDel="00935E76">
              <w:rPr>
                <w:rFonts w:eastAsia="Times New Roman"/>
                <w:rPrChange w:id="193" w:author="Valerij Šlovikov" w:date="2025-07-08T22:15:00Z" w16du:dateUtc="2025-07-08T20:15:00Z">
                  <w:rPr>
                    <w:rStyle w:val="Hypertextovodkaz"/>
                    <w:rFonts w:eastAsia="Times New Roman"/>
                  </w:rPr>
                </w:rPrChange>
              </w:rPr>
              <w:delText>1.2.</w:delText>
            </w:r>
            <w:r w:rsidDel="00935E76">
              <w:rPr>
                <w:rFonts w:eastAsiaTheme="minorEastAsia" w:cstheme="minorBidi"/>
                <w:kern w:val="2"/>
                <w:szCs w:val="24"/>
                <w:lang w:eastAsia="cs-CZ"/>
                <w14:ligatures w14:val="standardContextual"/>
              </w:rPr>
              <w:tab/>
            </w:r>
            <w:r w:rsidRPr="00935E76" w:rsidDel="00935E76">
              <w:rPr>
                <w:rPrChange w:id="194" w:author="Valerij Šlovikov" w:date="2025-07-08T22:15:00Z" w16du:dateUtc="2025-07-08T20:15:00Z">
                  <w:rPr>
                    <w:rStyle w:val="Hypertextovodkaz"/>
                  </w:rPr>
                </w:rPrChange>
              </w:rPr>
              <w:delText>Popis WebGL, WebGL2 a WebGPU</w:delText>
            </w:r>
            <w:r w:rsidDel="00935E76">
              <w:rPr>
                <w:webHidden/>
              </w:rPr>
              <w:tab/>
            </w:r>
            <w:r w:rsidR="00935E76" w:rsidDel="00935E76">
              <w:rPr>
                <w:webHidden/>
              </w:rPr>
              <w:delText>11</w:delText>
            </w:r>
          </w:del>
        </w:p>
        <w:p w14:paraId="73425996" w14:textId="66AA7B9B" w:rsidR="00556674" w:rsidDel="00935E76" w:rsidRDefault="00556674" w:rsidP="00556674">
          <w:pPr>
            <w:pStyle w:val="Obsah2"/>
            <w:tabs>
              <w:tab w:val="left" w:pos="1368"/>
              <w:tab w:val="right" w:leader="dot" w:pos="9490"/>
            </w:tabs>
            <w:spacing w:line="240" w:lineRule="auto"/>
            <w:rPr>
              <w:del w:id="195" w:author="Valerij Šlovikov" w:date="2025-07-08T22:15:00Z" w16du:dateUtc="2025-07-08T20:15:00Z"/>
              <w:rFonts w:eastAsiaTheme="minorEastAsia" w:cstheme="minorBidi"/>
              <w:kern w:val="2"/>
              <w:szCs w:val="24"/>
              <w:lang w:eastAsia="cs-CZ"/>
              <w14:ligatures w14:val="standardContextual"/>
            </w:rPr>
          </w:pPr>
          <w:del w:id="196" w:author="Valerij Šlovikov" w:date="2025-07-08T22:15:00Z" w16du:dateUtc="2025-07-08T20:15:00Z">
            <w:r w:rsidRPr="00935E76" w:rsidDel="00935E76">
              <w:rPr>
                <w:rPrChange w:id="197" w:author="Valerij Šlovikov" w:date="2025-07-08T22:15:00Z" w16du:dateUtc="2025-07-08T20:15:00Z">
                  <w:rPr>
                    <w:rStyle w:val="Hypertextovodkaz"/>
                  </w:rPr>
                </w:rPrChange>
              </w:rPr>
              <w:delText>1.3.</w:delText>
            </w:r>
            <w:r w:rsidDel="00935E76">
              <w:rPr>
                <w:rFonts w:eastAsiaTheme="minorEastAsia" w:cstheme="minorBidi"/>
                <w:kern w:val="2"/>
                <w:szCs w:val="24"/>
                <w:lang w:eastAsia="cs-CZ"/>
                <w14:ligatures w14:val="standardContextual"/>
              </w:rPr>
              <w:tab/>
            </w:r>
            <w:r w:rsidRPr="00935E76" w:rsidDel="00935E76">
              <w:rPr>
                <w:rPrChange w:id="198" w:author="Valerij Šlovikov" w:date="2025-07-08T22:15:00Z" w16du:dateUtc="2025-07-08T20:15:00Z">
                  <w:rPr>
                    <w:rStyle w:val="Hypertextovodkaz"/>
                  </w:rPr>
                </w:rPrChange>
              </w:rPr>
              <w:delText>Porovnání WebGL/WebGL2 a WebGPU</w:delText>
            </w:r>
            <w:r w:rsidDel="00935E76">
              <w:rPr>
                <w:webHidden/>
              </w:rPr>
              <w:tab/>
            </w:r>
            <w:r w:rsidR="00935E76" w:rsidDel="00935E76">
              <w:rPr>
                <w:b/>
                <w:bCs/>
                <w:webHidden/>
              </w:rPr>
              <w:delText>Chyba! Záložka není definována.</w:delText>
            </w:r>
          </w:del>
        </w:p>
        <w:p w14:paraId="5373B5D8" w14:textId="2DDE9ADD" w:rsidR="00556674" w:rsidDel="00935E76" w:rsidRDefault="00556674" w:rsidP="00556674">
          <w:pPr>
            <w:pStyle w:val="Obsah2"/>
            <w:tabs>
              <w:tab w:val="left" w:pos="1368"/>
              <w:tab w:val="right" w:leader="dot" w:pos="9490"/>
            </w:tabs>
            <w:spacing w:line="240" w:lineRule="auto"/>
            <w:rPr>
              <w:del w:id="199" w:author="Valerij Šlovikov" w:date="2025-07-08T22:15:00Z" w16du:dateUtc="2025-07-08T20:15:00Z"/>
              <w:rFonts w:eastAsiaTheme="minorEastAsia" w:cstheme="minorBidi"/>
              <w:kern w:val="2"/>
              <w:szCs w:val="24"/>
              <w:lang w:eastAsia="cs-CZ"/>
              <w14:ligatures w14:val="standardContextual"/>
            </w:rPr>
          </w:pPr>
          <w:del w:id="200" w:author="Valerij Šlovikov" w:date="2025-07-08T22:15:00Z" w16du:dateUtc="2025-07-08T20:15:00Z">
            <w:r w:rsidRPr="00935E76" w:rsidDel="00935E76">
              <w:rPr>
                <w:rPrChange w:id="201" w:author="Valerij Šlovikov" w:date="2025-07-08T22:15:00Z" w16du:dateUtc="2025-07-08T20:15:00Z">
                  <w:rPr>
                    <w:rStyle w:val="Hypertextovodkaz"/>
                  </w:rPr>
                </w:rPrChange>
              </w:rPr>
              <w:delText>1.4.</w:delText>
            </w:r>
            <w:r w:rsidDel="00935E76">
              <w:rPr>
                <w:rFonts w:eastAsiaTheme="minorEastAsia" w:cstheme="minorBidi"/>
                <w:kern w:val="2"/>
                <w:szCs w:val="24"/>
                <w:lang w:eastAsia="cs-CZ"/>
                <w14:ligatures w14:val="standardContextual"/>
              </w:rPr>
              <w:tab/>
            </w:r>
            <w:r w:rsidRPr="00935E76" w:rsidDel="00935E76">
              <w:rPr>
                <w:rPrChange w:id="202" w:author="Valerij Šlovikov" w:date="2025-07-08T22:15:00Z" w16du:dateUtc="2025-07-08T20:15:00Z">
                  <w:rPr>
                    <w:rStyle w:val="Hypertextovodkaz"/>
                  </w:rPr>
                </w:rPrChange>
              </w:rPr>
              <w:delText>Aplikace 3D grafiky na webu</w:delText>
            </w:r>
            <w:r w:rsidDel="00935E76">
              <w:rPr>
                <w:webHidden/>
              </w:rPr>
              <w:tab/>
            </w:r>
            <w:r w:rsidR="00935E76" w:rsidDel="00935E76">
              <w:rPr>
                <w:webHidden/>
              </w:rPr>
              <w:delText>15</w:delText>
            </w:r>
          </w:del>
        </w:p>
        <w:p w14:paraId="1913FE1B" w14:textId="1947E36C" w:rsidR="00556674" w:rsidDel="00935E76" w:rsidRDefault="00556674" w:rsidP="00556674">
          <w:pPr>
            <w:pStyle w:val="Obsah2"/>
            <w:tabs>
              <w:tab w:val="left" w:pos="1368"/>
              <w:tab w:val="right" w:leader="dot" w:pos="9490"/>
            </w:tabs>
            <w:spacing w:line="240" w:lineRule="auto"/>
            <w:rPr>
              <w:del w:id="203" w:author="Valerij Šlovikov" w:date="2025-07-08T22:15:00Z" w16du:dateUtc="2025-07-08T20:15:00Z"/>
              <w:rFonts w:eastAsiaTheme="minorEastAsia" w:cstheme="minorBidi"/>
              <w:kern w:val="2"/>
              <w:szCs w:val="24"/>
              <w:lang w:eastAsia="cs-CZ"/>
              <w14:ligatures w14:val="standardContextual"/>
            </w:rPr>
          </w:pPr>
          <w:del w:id="204" w:author="Valerij Šlovikov" w:date="2025-07-08T22:15:00Z" w16du:dateUtc="2025-07-08T20:15:00Z">
            <w:r w:rsidRPr="00935E76" w:rsidDel="00935E76">
              <w:rPr>
                <w:rPrChange w:id="205" w:author="Valerij Šlovikov" w:date="2025-07-08T22:15:00Z" w16du:dateUtc="2025-07-08T20:15:00Z">
                  <w:rPr>
                    <w:rStyle w:val="Hypertextovodkaz"/>
                  </w:rPr>
                </w:rPrChange>
              </w:rPr>
              <w:delText>1.5.</w:delText>
            </w:r>
            <w:r w:rsidDel="00935E76">
              <w:rPr>
                <w:rFonts w:eastAsiaTheme="minorEastAsia" w:cstheme="minorBidi"/>
                <w:kern w:val="2"/>
                <w:szCs w:val="24"/>
                <w:lang w:eastAsia="cs-CZ"/>
                <w14:ligatures w14:val="standardContextual"/>
              </w:rPr>
              <w:tab/>
            </w:r>
            <w:r w:rsidRPr="00935E76" w:rsidDel="00935E76">
              <w:rPr>
                <w:rPrChange w:id="206" w:author="Valerij Šlovikov" w:date="2025-07-08T22:15:00Z" w16du:dateUtc="2025-07-08T20:15:00Z">
                  <w:rPr>
                    <w:rStyle w:val="Hypertextovodkaz"/>
                  </w:rPr>
                </w:rPrChange>
              </w:rPr>
              <w:delText>Výhody a omezení</w:delText>
            </w:r>
            <w:r w:rsidDel="00935E76">
              <w:rPr>
                <w:webHidden/>
              </w:rPr>
              <w:tab/>
            </w:r>
            <w:r w:rsidR="00935E76" w:rsidDel="00935E76">
              <w:rPr>
                <w:webHidden/>
              </w:rPr>
              <w:delText>17</w:delText>
            </w:r>
          </w:del>
        </w:p>
        <w:p w14:paraId="2F081518" w14:textId="7202225F" w:rsidR="00556674" w:rsidDel="00935E76" w:rsidRDefault="00556674" w:rsidP="00556674">
          <w:pPr>
            <w:pStyle w:val="Obsah2"/>
            <w:tabs>
              <w:tab w:val="left" w:pos="1368"/>
              <w:tab w:val="right" w:leader="dot" w:pos="9490"/>
            </w:tabs>
            <w:spacing w:line="240" w:lineRule="auto"/>
            <w:rPr>
              <w:del w:id="207" w:author="Valerij Šlovikov" w:date="2025-07-08T22:15:00Z" w16du:dateUtc="2025-07-08T20:15:00Z"/>
              <w:rFonts w:eastAsiaTheme="minorEastAsia" w:cstheme="minorBidi"/>
              <w:kern w:val="2"/>
              <w:szCs w:val="24"/>
              <w:lang w:eastAsia="cs-CZ"/>
              <w14:ligatures w14:val="standardContextual"/>
            </w:rPr>
          </w:pPr>
          <w:del w:id="208" w:author="Valerij Šlovikov" w:date="2025-07-08T22:15:00Z" w16du:dateUtc="2025-07-08T20:15:00Z">
            <w:r w:rsidRPr="00935E76" w:rsidDel="00935E76">
              <w:rPr>
                <w:rPrChange w:id="209" w:author="Valerij Šlovikov" w:date="2025-07-08T22:15:00Z" w16du:dateUtc="2025-07-08T20:15:00Z">
                  <w:rPr>
                    <w:rStyle w:val="Hypertextovodkaz"/>
                  </w:rPr>
                </w:rPrChange>
              </w:rPr>
              <w:delText>1.6.</w:delText>
            </w:r>
            <w:r w:rsidDel="00935E76">
              <w:rPr>
                <w:rFonts w:eastAsiaTheme="minorEastAsia" w:cstheme="minorBidi"/>
                <w:kern w:val="2"/>
                <w:szCs w:val="24"/>
                <w:lang w:eastAsia="cs-CZ"/>
                <w14:ligatures w14:val="standardContextual"/>
              </w:rPr>
              <w:tab/>
            </w:r>
            <w:r w:rsidRPr="00935E76" w:rsidDel="00935E76">
              <w:rPr>
                <w:rPrChange w:id="210" w:author="Valerij Šlovikov" w:date="2025-07-08T22:15:00Z" w16du:dateUtc="2025-07-08T20:15:00Z">
                  <w:rPr>
                    <w:rStyle w:val="Hypertextovodkaz"/>
                  </w:rPr>
                </w:rPrChange>
              </w:rPr>
              <w:delText>Stručná historie a vývoj</w:delText>
            </w:r>
            <w:r w:rsidDel="00935E76">
              <w:rPr>
                <w:webHidden/>
              </w:rPr>
              <w:tab/>
            </w:r>
            <w:r w:rsidR="00935E76" w:rsidDel="00935E76">
              <w:rPr>
                <w:b/>
                <w:bCs/>
                <w:webHidden/>
              </w:rPr>
              <w:delText>Chyba! Záložka není definována.</w:delText>
            </w:r>
          </w:del>
        </w:p>
        <w:p w14:paraId="641E17E7" w14:textId="26B68DB3" w:rsidR="00556674" w:rsidDel="00935E76" w:rsidRDefault="00556674" w:rsidP="00556674">
          <w:pPr>
            <w:pStyle w:val="Obsah2"/>
            <w:tabs>
              <w:tab w:val="left" w:pos="1368"/>
              <w:tab w:val="right" w:leader="dot" w:pos="9490"/>
            </w:tabs>
            <w:spacing w:line="240" w:lineRule="auto"/>
            <w:rPr>
              <w:del w:id="211" w:author="Valerij Šlovikov" w:date="2025-07-08T22:15:00Z" w16du:dateUtc="2025-07-08T20:15:00Z"/>
              <w:rFonts w:eastAsiaTheme="minorEastAsia" w:cstheme="minorBidi"/>
              <w:kern w:val="2"/>
              <w:szCs w:val="24"/>
              <w:lang w:eastAsia="cs-CZ"/>
              <w14:ligatures w14:val="standardContextual"/>
            </w:rPr>
          </w:pPr>
          <w:del w:id="212" w:author="Valerij Šlovikov" w:date="2025-07-08T22:15:00Z" w16du:dateUtc="2025-07-08T20:15:00Z">
            <w:r w:rsidRPr="00935E76" w:rsidDel="00935E76">
              <w:rPr>
                <w:rPrChange w:id="213" w:author="Valerij Šlovikov" w:date="2025-07-08T22:15:00Z" w16du:dateUtc="2025-07-08T20:15:00Z">
                  <w:rPr>
                    <w:rStyle w:val="Hypertextovodkaz"/>
                  </w:rPr>
                </w:rPrChange>
              </w:rPr>
              <w:delText>1.7.</w:delText>
            </w:r>
            <w:r w:rsidDel="00935E76">
              <w:rPr>
                <w:rFonts w:eastAsiaTheme="minorEastAsia" w:cstheme="minorBidi"/>
                <w:kern w:val="2"/>
                <w:szCs w:val="24"/>
                <w:lang w:eastAsia="cs-CZ"/>
                <w14:ligatures w14:val="standardContextual"/>
              </w:rPr>
              <w:tab/>
            </w:r>
            <w:r w:rsidRPr="00935E76" w:rsidDel="00935E76">
              <w:rPr>
                <w:rPrChange w:id="214" w:author="Valerij Šlovikov" w:date="2025-07-08T22:15:00Z" w16du:dateUtc="2025-07-08T20:15:00Z">
                  <w:rPr>
                    <w:rStyle w:val="Hypertextovodkaz"/>
                  </w:rPr>
                </w:rPrChange>
              </w:rPr>
              <w:delText> Základy architektury GPU a vykreslovací pipeline</w:delText>
            </w:r>
            <w:r w:rsidDel="00935E76">
              <w:rPr>
                <w:webHidden/>
              </w:rPr>
              <w:tab/>
            </w:r>
            <w:r w:rsidR="00935E76" w:rsidDel="00935E76">
              <w:rPr>
                <w:webHidden/>
              </w:rPr>
              <w:delText>20</w:delText>
            </w:r>
          </w:del>
        </w:p>
        <w:p w14:paraId="7187DF1E" w14:textId="1CE97D56" w:rsidR="00556674" w:rsidDel="00935E76" w:rsidRDefault="00556674" w:rsidP="00556674">
          <w:pPr>
            <w:pStyle w:val="Obsah3"/>
            <w:tabs>
              <w:tab w:val="left" w:pos="1680"/>
              <w:tab w:val="right" w:leader="dot" w:pos="9490"/>
            </w:tabs>
            <w:spacing w:line="240" w:lineRule="auto"/>
            <w:rPr>
              <w:del w:id="215" w:author="Valerij Šlovikov" w:date="2025-07-08T22:15:00Z" w16du:dateUtc="2025-07-08T20:15:00Z"/>
              <w:rFonts w:eastAsiaTheme="minorEastAsia" w:cstheme="minorBidi"/>
              <w:kern w:val="2"/>
              <w:szCs w:val="24"/>
              <w:lang w:eastAsia="cs-CZ"/>
              <w14:ligatures w14:val="standardContextual"/>
            </w:rPr>
          </w:pPr>
          <w:del w:id="216" w:author="Valerij Šlovikov" w:date="2025-07-08T22:15:00Z" w16du:dateUtc="2025-07-08T20:15:00Z">
            <w:r w:rsidRPr="00935E76" w:rsidDel="00935E76">
              <w:rPr>
                <w:rPrChange w:id="217" w:author="Valerij Šlovikov" w:date="2025-07-08T22:15:00Z" w16du:dateUtc="2025-07-08T20:15:00Z">
                  <w:rPr>
                    <w:rStyle w:val="Hypertextovodkaz"/>
                  </w:rPr>
                </w:rPrChange>
              </w:rPr>
              <w:delText>1.7.1.</w:delText>
            </w:r>
            <w:r w:rsidDel="00935E76">
              <w:rPr>
                <w:rFonts w:eastAsiaTheme="minorEastAsia" w:cstheme="minorBidi"/>
                <w:kern w:val="2"/>
                <w:szCs w:val="24"/>
                <w:lang w:eastAsia="cs-CZ"/>
                <w14:ligatures w14:val="standardContextual"/>
              </w:rPr>
              <w:tab/>
            </w:r>
            <w:r w:rsidRPr="00935E76" w:rsidDel="00935E76">
              <w:rPr>
                <w:rPrChange w:id="218" w:author="Valerij Šlovikov" w:date="2025-07-08T22:15:00Z" w16du:dateUtc="2025-07-08T20:15:00Z">
                  <w:rPr>
                    <w:rStyle w:val="Hypertextovodkaz"/>
                  </w:rPr>
                </w:rPrChange>
              </w:rPr>
              <w:delText>Propustnost vs. latence</w:delText>
            </w:r>
            <w:r w:rsidDel="00935E76">
              <w:rPr>
                <w:webHidden/>
              </w:rPr>
              <w:tab/>
            </w:r>
            <w:r w:rsidR="00935E76" w:rsidDel="00935E76">
              <w:rPr>
                <w:webHidden/>
              </w:rPr>
              <w:delText>21</w:delText>
            </w:r>
          </w:del>
        </w:p>
        <w:p w14:paraId="048778D0" w14:textId="4A93871F" w:rsidR="00556674" w:rsidDel="00935E76" w:rsidRDefault="00556674" w:rsidP="00556674">
          <w:pPr>
            <w:pStyle w:val="Obsah2"/>
            <w:tabs>
              <w:tab w:val="left" w:pos="1368"/>
              <w:tab w:val="right" w:leader="dot" w:pos="9490"/>
            </w:tabs>
            <w:spacing w:line="240" w:lineRule="auto"/>
            <w:rPr>
              <w:del w:id="219" w:author="Valerij Šlovikov" w:date="2025-07-08T22:15:00Z" w16du:dateUtc="2025-07-08T20:15:00Z"/>
              <w:rFonts w:eastAsiaTheme="minorEastAsia" w:cstheme="minorBidi"/>
              <w:kern w:val="2"/>
              <w:szCs w:val="24"/>
              <w:lang w:eastAsia="cs-CZ"/>
              <w14:ligatures w14:val="standardContextual"/>
            </w:rPr>
          </w:pPr>
          <w:del w:id="220" w:author="Valerij Šlovikov" w:date="2025-07-08T22:15:00Z" w16du:dateUtc="2025-07-08T20:15:00Z">
            <w:r w:rsidRPr="00935E76" w:rsidDel="00935E76">
              <w:rPr>
                <w:rPrChange w:id="221" w:author="Valerij Šlovikov" w:date="2025-07-08T22:15:00Z" w16du:dateUtc="2025-07-08T20:15:00Z">
                  <w:rPr>
                    <w:rStyle w:val="Hypertextovodkaz"/>
                  </w:rPr>
                </w:rPrChange>
              </w:rPr>
              <w:delText>1.8.</w:delText>
            </w:r>
            <w:r w:rsidDel="00935E76">
              <w:rPr>
                <w:rFonts w:eastAsiaTheme="minorEastAsia" w:cstheme="minorBidi"/>
                <w:kern w:val="2"/>
                <w:szCs w:val="24"/>
                <w:lang w:eastAsia="cs-CZ"/>
                <w14:ligatures w14:val="standardContextual"/>
              </w:rPr>
              <w:tab/>
            </w:r>
            <w:r w:rsidRPr="00935E76" w:rsidDel="00935E76">
              <w:rPr>
                <w:rPrChange w:id="222" w:author="Valerij Šlovikov" w:date="2025-07-08T22:15:00Z" w16du:dateUtc="2025-07-08T20:15:00Z">
                  <w:rPr>
                    <w:rStyle w:val="Hypertextovodkaz"/>
                  </w:rPr>
                </w:rPrChange>
              </w:rPr>
              <w:delText>Integrace GPU v prohlížečích a bezpečnostní model</w:delText>
            </w:r>
            <w:r w:rsidDel="00935E76">
              <w:rPr>
                <w:webHidden/>
              </w:rPr>
              <w:tab/>
            </w:r>
            <w:r w:rsidR="00935E76" w:rsidDel="00935E76">
              <w:rPr>
                <w:webHidden/>
              </w:rPr>
              <w:delText>21</w:delText>
            </w:r>
          </w:del>
        </w:p>
        <w:p w14:paraId="5C32813A" w14:textId="029D78AE" w:rsidR="00556674" w:rsidDel="00935E76" w:rsidRDefault="00556674" w:rsidP="00556674">
          <w:pPr>
            <w:pStyle w:val="Obsah3"/>
            <w:tabs>
              <w:tab w:val="left" w:pos="1680"/>
              <w:tab w:val="right" w:leader="dot" w:pos="9490"/>
            </w:tabs>
            <w:spacing w:line="240" w:lineRule="auto"/>
            <w:rPr>
              <w:del w:id="223" w:author="Valerij Šlovikov" w:date="2025-07-08T22:15:00Z" w16du:dateUtc="2025-07-08T20:15:00Z"/>
              <w:rFonts w:eastAsiaTheme="minorEastAsia" w:cstheme="minorBidi"/>
              <w:kern w:val="2"/>
              <w:szCs w:val="24"/>
              <w:lang w:eastAsia="cs-CZ"/>
              <w14:ligatures w14:val="standardContextual"/>
            </w:rPr>
          </w:pPr>
          <w:del w:id="224" w:author="Valerij Šlovikov" w:date="2025-07-08T22:15:00Z" w16du:dateUtc="2025-07-08T20:15:00Z">
            <w:r w:rsidRPr="00935E76" w:rsidDel="00935E76">
              <w:rPr>
                <w:rPrChange w:id="225" w:author="Valerij Šlovikov" w:date="2025-07-08T22:15:00Z" w16du:dateUtc="2025-07-08T20:15:00Z">
                  <w:rPr>
                    <w:rStyle w:val="Hypertextovodkaz"/>
                  </w:rPr>
                </w:rPrChange>
              </w:rPr>
              <w:delText>1.8.1.</w:delText>
            </w:r>
            <w:r w:rsidDel="00935E76">
              <w:rPr>
                <w:rFonts w:eastAsiaTheme="minorEastAsia" w:cstheme="minorBidi"/>
                <w:kern w:val="2"/>
                <w:szCs w:val="24"/>
                <w:lang w:eastAsia="cs-CZ"/>
                <w14:ligatures w14:val="standardContextual"/>
              </w:rPr>
              <w:tab/>
            </w:r>
            <w:r w:rsidRPr="00935E76" w:rsidDel="00935E76">
              <w:rPr>
                <w:rPrChange w:id="226" w:author="Valerij Šlovikov" w:date="2025-07-08T22:15:00Z" w16du:dateUtc="2025-07-08T20:15:00Z">
                  <w:rPr>
                    <w:rStyle w:val="Hypertextovodkaz"/>
                  </w:rPr>
                </w:rPrChange>
              </w:rPr>
              <w:delText>Prohlížečová podpora v roce 2025</w:delText>
            </w:r>
            <w:r w:rsidDel="00935E76">
              <w:rPr>
                <w:webHidden/>
              </w:rPr>
              <w:tab/>
            </w:r>
            <w:r w:rsidR="00935E76" w:rsidDel="00935E76">
              <w:rPr>
                <w:b/>
                <w:bCs/>
                <w:webHidden/>
              </w:rPr>
              <w:delText>Chyba! Záložka není definována.</w:delText>
            </w:r>
          </w:del>
        </w:p>
        <w:p w14:paraId="18947AB8" w14:textId="2005A3EF" w:rsidR="00556674" w:rsidDel="00935E76" w:rsidRDefault="00556674" w:rsidP="00556674">
          <w:pPr>
            <w:pStyle w:val="Obsah2"/>
            <w:tabs>
              <w:tab w:val="left" w:pos="1368"/>
              <w:tab w:val="right" w:leader="dot" w:pos="9490"/>
            </w:tabs>
            <w:spacing w:line="240" w:lineRule="auto"/>
            <w:rPr>
              <w:del w:id="227" w:author="Valerij Šlovikov" w:date="2025-07-08T22:15:00Z" w16du:dateUtc="2025-07-08T20:15:00Z"/>
              <w:rFonts w:eastAsiaTheme="minorEastAsia" w:cstheme="minorBidi"/>
              <w:kern w:val="2"/>
              <w:szCs w:val="24"/>
              <w:lang w:eastAsia="cs-CZ"/>
              <w14:ligatures w14:val="standardContextual"/>
            </w:rPr>
          </w:pPr>
          <w:del w:id="228" w:author="Valerij Šlovikov" w:date="2025-07-08T22:15:00Z" w16du:dateUtc="2025-07-08T20:15:00Z">
            <w:r w:rsidRPr="00935E76" w:rsidDel="00935E76">
              <w:rPr>
                <w:rPrChange w:id="229" w:author="Valerij Šlovikov" w:date="2025-07-08T22:15:00Z" w16du:dateUtc="2025-07-08T20:15:00Z">
                  <w:rPr>
                    <w:rStyle w:val="Hypertextovodkaz"/>
                  </w:rPr>
                </w:rPrChange>
              </w:rPr>
              <w:delText>1.9.</w:delText>
            </w:r>
            <w:r w:rsidDel="00935E76">
              <w:rPr>
                <w:rFonts w:eastAsiaTheme="minorEastAsia" w:cstheme="minorBidi"/>
                <w:kern w:val="2"/>
                <w:szCs w:val="24"/>
                <w:lang w:eastAsia="cs-CZ"/>
                <w14:ligatures w14:val="standardContextual"/>
              </w:rPr>
              <w:tab/>
            </w:r>
            <w:r w:rsidRPr="00935E76" w:rsidDel="00935E76">
              <w:rPr>
                <w:rPrChange w:id="230" w:author="Valerij Šlovikov" w:date="2025-07-08T22:15:00Z" w16du:dateUtc="2025-07-08T20:15:00Z">
                  <w:rPr>
                    <w:rStyle w:val="Hypertextovodkaz"/>
                  </w:rPr>
                </w:rPrChange>
              </w:rPr>
              <w:delText>Souhrn teoretických poznatků</w:delText>
            </w:r>
            <w:r w:rsidDel="00935E76">
              <w:rPr>
                <w:webHidden/>
              </w:rPr>
              <w:tab/>
            </w:r>
            <w:r w:rsidR="00935E76" w:rsidDel="00935E76">
              <w:rPr>
                <w:webHidden/>
              </w:rPr>
              <w:delText>21</w:delText>
            </w:r>
          </w:del>
        </w:p>
        <w:p w14:paraId="1334A6DC" w14:textId="0D28726C" w:rsidR="00556674" w:rsidDel="00935E76" w:rsidRDefault="00556674" w:rsidP="00556674">
          <w:pPr>
            <w:pStyle w:val="Obsah1"/>
            <w:tabs>
              <w:tab w:val="left" w:pos="981"/>
              <w:tab w:val="right" w:leader="dot" w:pos="9490"/>
            </w:tabs>
            <w:spacing w:line="240" w:lineRule="auto"/>
            <w:rPr>
              <w:del w:id="231" w:author="Valerij Šlovikov" w:date="2025-07-08T22:15:00Z" w16du:dateUtc="2025-07-08T20:15:00Z"/>
              <w:rFonts w:eastAsiaTheme="minorEastAsia" w:cstheme="minorBidi"/>
              <w:kern w:val="2"/>
              <w:szCs w:val="24"/>
              <w:lang w:eastAsia="cs-CZ"/>
              <w14:ligatures w14:val="standardContextual"/>
            </w:rPr>
          </w:pPr>
          <w:del w:id="232" w:author="Valerij Šlovikov" w:date="2025-07-08T22:15:00Z" w16du:dateUtc="2025-07-08T20:15:00Z">
            <w:r w:rsidRPr="00935E76" w:rsidDel="00935E76">
              <w:rPr>
                <w:rFonts w:eastAsia="Times New Roman"/>
                <w:rPrChange w:id="233" w:author="Valerij Šlovikov" w:date="2025-07-08T22:15:00Z" w16du:dateUtc="2025-07-08T20:15:00Z">
                  <w:rPr>
                    <w:rStyle w:val="Hypertextovodkaz"/>
                    <w:rFonts w:eastAsia="Times New Roman"/>
                  </w:rPr>
                </w:rPrChange>
              </w:rPr>
              <w:delText>2.</w:delText>
            </w:r>
            <w:r w:rsidDel="00935E76">
              <w:rPr>
                <w:rFonts w:eastAsiaTheme="minorEastAsia" w:cstheme="minorBidi"/>
                <w:kern w:val="2"/>
                <w:szCs w:val="24"/>
                <w:lang w:eastAsia="cs-CZ"/>
                <w14:ligatures w14:val="standardContextual"/>
              </w:rPr>
              <w:tab/>
            </w:r>
            <w:r w:rsidRPr="00935E76" w:rsidDel="00935E76">
              <w:rPr>
                <w:rPrChange w:id="234" w:author="Valerij Šlovikov" w:date="2025-07-08T22:15:00Z" w16du:dateUtc="2025-07-08T20:15:00Z">
                  <w:rPr>
                    <w:rStyle w:val="Hypertextovodkaz"/>
                  </w:rPr>
                </w:rPrChange>
              </w:rPr>
              <w:delText>Porovnání WebGL, WebGL2 a WebGPU</w:delText>
            </w:r>
            <w:r w:rsidDel="00935E76">
              <w:rPr>
                <w:webHidden/>
              </w:rPr>
              <w:tab/>
            </w:r>
            <w:r w:rsidR="00935E76" w:rsidDel="00935E76">
              <w:rPr>
                <w:webHidden/>
              </w:rPr>
              <w:delText>22</w:delText>
            </w:r>
          </w:del>
        </w:p>
        <w:p w14:paraId="65F1FA5F" w14:textId="3DDB8559" w:rsidR="00556674" w:rsidDel="00935E76" w:rsidRDefault="00556674" w:rsidP="00556674">
          <w:pPr>
            <w:pStyle w:val="Obsah2"/>
            <w:tabs>
              <w:tab w:val="left" w:pos="1368"/>
              <w:tab w:val="right" w:leader="dot" w:pos="9490"/>
            </w:tabs>
            <w:spacing w:line="240" w:lineRule="auto"/>
            <w:rPr>
              <w:del w:id="235" w:author="Valerij Šlovikov" w:date="2025-07-08T22:15:00Z" w16du:dateUtc="2025-07-08T20:15:00Z"/>
              <w:rFonts w:eastAsiaTheme="minorEastAsia" w:cstheme="minorBidi"/>
              <w:kern w:val="2"/>
              <w:szCs w:val="24"/>
              <w:lang w:eastAsia="cs-CZ"/>
              <w14:ligatures w14:val="standardContextual"/>
            </w:rPr>
          </w:pPr>
          <w:del w:id="236" w:author="Valerij Šlovikov" w:date="2025-07-08T22:15:00Z" w16du:dateUtc="2025-07-08T20:15:00Z">
            <w:r w:rsidRPr="00935E76" w:rsidDel="00935E76">
              <w:rPr>
                <w:rPrChange w:id="237" w:author="Valerij Šlovikov" w:date="2025-07-08T22:15:00Z" w16du:dateUtc="2025-07-08T20:15:00Z">
                  <w:rPr>
                    <w:rStyle w:val="Hypertextovodkaz"/>
                  </w:rPr>
                </w:rPrChange>
              </w:rPr>
              <w:delText>2.1.</w:delText>
            </w:r>
            <w:r w:rsidDel="00935E76">
              <w:rPr>
                <w:rFonts w:eastAsiaTheme="minorEastAsia" w:cstheme="minorBidi"/>
                <w:kern w:val="2"/>
                <w:szCs w:val="24"/>
                <w:lang w:eastAsia="cs-CZ"/>
                <w14:ligatures w14:val="standardContextual"/>
              </w:rPr>
              <w:tab/>
            </w:r>
            <w:r w:rsidRPr="00935E76" w:rsidDel="00935E76">
              <w:rPr>
                <w:rPrChange w:id="238" w:author="Valerij Šlovikov" w:date="2025-07-08T22:15:00Z" w16du:dateUtc="2025-07-08T20:15:00Z">
                  <w:rPr>
                    <w:rStyle w:val="Hypertextovodkaz"/>
                  </w:rPr>
                </w:rPrChange>
              </w:rPr>
              <w:delText>Funkční rozdíly</w:delText>
            </w:r>
            <w:r w:rsidDel="00935E76">
              <w:rPr>
                <w:webHidden/>
              </w:rPr>
              <w:tab/>
            </w:r>
            <w:r w:rsidR="00935E76" w:rsidDel="00935E76">
              <w:rPr>
                <w:webHidden/>
              </w:rPr>
              <w:delText>23</w:delText>
            </w:r>
          </w:del>
        </w:p>
        <w:p w14:paraId="0F1EEE0C" w14:textId="43BE0F94" w:rsidR="00556674" w:rsidDel="00935E76" w:rsidRDefault="00556674" w:rsidP="00556674">
          <w:pPr>
            <w:pStyle w:val="Obsah2"/>
            <w:tabs>
              <w:tab w:val="left" w:pos="1368"/>
              <w:tab w:val="right" w:leader="dot" w:pos="9490"/>
            </w:tabs>
            <w:spacing w:line="240" w:lineRule="auto"/>
            <w:rPr>
              <w:del w:id="239" w:author="Valerij Šlovikov" w:date="2025-07-08T22:15:00Z" w16du:dateUtc="2025-07-08T20:15:00Z"/>
              <w:rFonts w:eastAsiaTheme="minorEastAsia" w:cstheme="minorBidi"/>
              <w:kern w:val="2"/>
              <w:szCs w:val="24"/>
              <w:lang w:eastAsia="cs-CZ"/>
              <w14:ligatures w14:val="standardContextual"/>
            </w:rPr>
          </w:pPr>
          <w:del w:id="240" w:author="Valerij Šlovikov" w:date="2025-07-08T22:15:00Z" w16du:dateUtc="2025-07-08T20:15:00Z">
            <w:r w:rsidRPr="00935E76" w:rsidDel="00935E76">
              <w:rPr>
                <w:rPrChange w:id="241" w:author="Valerij Šlovikov" w:date="2025-07-08T22:15:00Z" w16du:dateUtc="2025-07-08T20:15:00Z">
                  <w:rPr>
                    <w:rStyle w:val="Hypertextovodkaz"/>
                  </w:rPr>
                </w:rPrChange>
              </w:rPr>
              <w:delText>2.2.</w:delText>
            </w:r>
            <w:r w:rsidDel="00935E76">
              <w:rPr>
                <w:rFonts w:eastAsiaTheme="minorEastAsia" w:cstheme="minorBidi"/>
                <w:kern w:val="2"/>
                <w:szCs w:val="24"/>
                <w:lang w:eastAsia="cs-CZ"/>
                <w14:ligatures w14:val="standardContextual"/>
              </w:rPr>
              <w:tab/>
            </w:r>
            <w:r w:rsidRPr="00935E76" w:rsidDel="00935E76">
              <w:rPr>
                <w:rPrChange w:id="242" w:author="Valerij Šlovikov" w:date="2025-07-08T22:15:00Z" w16du:dateUtc="2025-07-08T20:15:00Z">
                  <w:rPr>
                    <w:rStyle w:val="Hypertextovodkaz"/>
                  </w:rPr>
                </w:rPrChange>
              </w:rPr>
              <w:delText>Architektonické rozdíly a výkonnostní charakteristiky</w:delText>
            </w:r>
            <w:r w:rsidDel="00935E76">
              <w:rPr>
                <w:webHidden/>
              </w:rPr>
              <w:tab/>
            </w:r>
            <w:r w:rsidR="00935E76" w:rsidDel="00935E76">
              <w:rPr>
                <w:webHidden/>
              </w:rPr>
              <w:delText>24</w:delText>
            </w:r>
          </w:del>
        </w:p>
        <w:p w14:paraId="309F0C8A" w14:textId="69E6390D" w:rsidR="00556674" w:rsidDel="00935E76" w:rsidRDefault="00556674" w:rsidP="00556674">
          <w:pPr>
            <w:pStyle w:val="Obsah3"/>
            <w:tabs>
              <w:tab w:val="left" w:pos="1680"/>
              <w:tab w:val="right" w:leader="dot" w:pos="9490"/>
            </w:tabs>
            <w:spacing w:line="240" w:lineRule="auto"/>
            <w:rPr>
              <w:del w:id="243" w:author="Valerij Šlovikov" w:date="2025-07-08T22:15:00Z" w16du:dateUtc="2025-07-08T20:15:00Z"/>
              <w:rFonts w:eastAsiaTheme="minorEastAsia" w:cstheme="minorBidi"/>
              <w:kern w:val="2"/>
              <w:szCs w:val="24"/>
              <w:lang w:eastAsia="cs-CZ"/>
              <w14:ligatures w14:val="standardContextual"/>
            </w:rPr>
          </w:pPr>
          <w:del w:id="244" w:author="Valerij Šlovikov" w:date="2025-07-08T22:15:00Z" w16du:dateUtc="2025-07-08T20:15:00Z">
            <w:r w:rsidRPr="00935E76" w:rsidDel="00935E76">
              <w:rPr>
                <w:rPrChange w:id="245" w:author="Valerij Šlovikov" w:date="2025-07-08T22:15:00Z" w16du:dateUtc="2025-07-08T20:15:00Z">
                  <w:rPr>
                    <w:rStyle w:val="Hypertextovodkaz"/>
                  </w:rPr>
                </w:rPrChange>
              </w:rPr>
              <w:delText>2.2.1.</w:delText>
            </w:r>
            <w:r w:rsidDel="00935E76">
              <w:rPr>
                <w:rFonts w:eastAsiaTheme="minorEastAsia" w:cstheme="minorBidi"/>
                <w:kern w:val="2"/>
                <w:szCs w:val="24"/>
                <w:lang w:eastAsia="cs-CZ"/>
                <w14:ligatures w14:val="standardContextual"/>
              </w:rPr>
              <w:tab/>
            </w:r>
            <w:r w:rsidRPr="00935E76" w:rsidDel="00935E76">
              <w:rPr>
                <w:rPrChange w:id="246" w:author="Valerij Šlovikov" w:date="2025-07-08T22:15:00Z" w16du:dateUtc="2025-07-08T20:15:00Z">
                  <w:rPr>
                    <w:rStyle w:val="Hypertextovodkaz"/>
                  </w:rPr>
                </w:rPrChange>
              </w:rPr>
              <w:delText>Implicitní vs. explicitní řízení GPU</w:delText>
            </w:r>
            <w:r w:rsidDel="00935E76">
              <w:rPr>
                <w:webHidden/>
              </w:rPr>
              <w:tab/>
            </w:r>
            <w:r w:rsidR="00935E76" w:rsidDel="00935E76">
              <w:rPr>
                <w:webHidden/>
              </w:rPr>
              <w:delText>24</w:delText>
            </w:r>
          </w:del>
        </w:p>
        <w:p w14:paraId="60B0DD3A" w14:textId="7490ED2E" w:rsidR="00556674" w:rsidDel="00935E76" w:rsidRDefault="00556674" w:rsidP="00556674">
          <w:pPr>
            <w:pStyle w:val="Obsah3"/>
            <w:tabs>
              <w:tab w:val="left" w:pos="1680"/>
              <w:tab w:val="right" w:leader="dot" w:pos="9490"/>
            </w:tabs>
            <w:spacing w:line="240" w:lineRule="auto"/>
            <w:rPr>
              <w:del w:id="247" w:author="Valerij Šlovikov" w:date="2025-07-08T22:15:00Z" w16du:dateUtc="2025-07-08T20:15:00Z"/>
              <w:rFonts w:eastAsiaTheme="minorEastAsia" w:cstheme="minorBidi"/>
              <w:kern w:val="2"/>
              <w:szCs w:val="24"/>
              <w:lang w:eastAsia="cs-CZ"/>
              <w14:ligatures w14:val="standardContextual"/>
            </w:rPr>
          </w:pPr>
          <w:del w:id="248" w:author="Valerij Šlovikov" w:date="2025-07-08T22:15:00Z" w16du:dateUtc="2025-07-08T20:15:00Z">
            <w:r w:rsidRPr="00935E76" w:rsidDel="00935E76">
              <w:rPr>
                <w:rPrChange w:id="249" w:author="Valerij Šlovikov" w:date="2025-07-08T22:15:00Z" w16du:dateUtc="2025-07-08T20:15:00Z">
                  <w:rPr>
                    <w:rStyle w:val="Hypertextovodkaz"/>
                  </w:rPr>
                </w:rPrChange>
              </w:rPr>
              <w:delText>2.2.2.</w:delText>
            </w:r>
            <w:r w:rsidDel="00935E76">
              <w:rPr>
                <w:rFonts w:eastAsiaTheme="minorEastAsia" w:cstheme="minorBidi"/>
                <w:kern w:val="2"/>
                <w:szCs w:val="24"/>
                <w:lang w:eastAsia="cs-CZ"/>
                <w14:ligatures w14:val="standardContextual"/>
              </w:rPr>
              <w:tab/>
            </w:r>
            <w:r w:rsidRPr="00935E76" w:rsidDel="00935E76">
              <w:rPr>
                <w:rPrChange w:id="250" w:author="Valerij Šlovikov" w:date="2025-07-08T22:15:00Z" w16du:dateUtc="2025-07-08T20:15:00Z">
                  <w:rPr>
                    <w:rStyle w:val="Hypertextovodkaz"/>
                  </w:rPr>
                </w:rPrChange>
              </w:rPr>
              <w:delText>Syntetické testy v Godot enginu</w:delText>
            </w:r>
            <w:r w:rsidDel="00935E76">
              <w:rPr>
                <w:webHidden/>
              </w:rPr>
              <w:tab/>
            </w:r>
            <w:r w:rsidR="00935E76" w:rsidDel="00935E76">
              <w:rPr>
                <w:webHidden/>
              </w:rPr>
              <w:delText>24</w:delText>
            </w:r>
          </w:del>
        </w:p>
        <w:p w14:paraId="7C23E4C4" w14:textId="7DE1304A" w:rsidR="00556674" w:rsidDel="00935E76" w:rsidRDefault="00556674" w:rsidP="00556674">
          <w:pPr>
            <w:pStyle w:val="Obsah3"/>
            <w:tabs>
              <w:tab w:val="left" w:pos="1680"/>
              <w:tab w:val="right" w:leader="dot" w:pos="9490"/>
            </w:tabs>
            <w:spacing w:line="240" w:lineRule="auto"/>
            <w:rPr>
              <w:del w:id="251" w:author="Valerij Šlovikov" w:date="2025-07-08T22:15:00Z" w16du:dateUtc="2025-07-08T20:15:00Z"/>
              <w:rFonts w:eastAsiaTheme="minorEastAsia" w:cstheme="minorBidi"/>
              <w:kern w:val="2"/>
              <w:szCs w:val="24"/>
              <w:lang w:eastAsia="cs-CZ"/>
              <w14:ligatures w14:val="standardContextual"/>
            </w:rPr>
          </w:pPr>
          <w:del w:id="252" w:author="Valerij Šlovikov" w:date="2025-07-08T22:15:00Z" w16du:dateUtc="2025-07-08T20:15:00Z">
            <w:r w:rsidRPr="00935E76" w:rsidDel="00935E76">
              <w:rPr>
                <w:rPrChange w:id="253" w:author="Valerij Šlovikov" w:date="2025-07-08T22:15:00Z" w16du:dateUtc="2025-07-08T20:15:00Z">
                  <w:rPr>
                    <w:rStyle w:val="Hypertextovodkaz"/>
                  </w:rPr>
                </w:rPrChange>
              </w:rPr>
              <w:delText>2.2.3.</w:delText>
            </w:r>
            <w:r w:rsidDel="00935E76">
              <w:rPr>
                <w:rFonts w:eastAsiaTheme="minorEastAsia" w:cstheme="minorBidi"/>
                <w:kern w:val="2"/>
                <w:szCs w:val="24"/>
                <w:lang w:eastAsia="cs-CZ"/>
                <w14:ligatures w14:val="standardContextual"/>
              </w:rPr>
              <w:tab/>
            </w:r>
            <w:r w:rsidRPr="00935E76" w:rsidDel="00935E76">
              <w:rPr>
                <w:rPrChange w:id="254" w:author="Valerij Šlovikov" w:date="2025-07-08T22:15:00Z" w16du:dateUtc="2025-07-08T20:15:00Z">
                  <w:rPr>
                    <w:rStyle w:val="Hypertextovodkaz"/>
                  </w:rPr>
                </w:rPrChange>
              </w:rPr>
              <w:delText>Paměťové bariéry a synchronizace</w:delText>
            </w:r>
            <w:r w:rsidDel="00935E76">
              <w:rPr>
                <w:webHidden/>
              </w:rPr>
              <w:tab/>
            </w:r>
          </w:del>
          <w:del w:id="255" w:author="Valerij Šlovikov" w:date="2025-07-08T22:14:00Z" w16du:dateUtc="2025-07-08T20:14:00Z">
            <w:r w:rsidR="00B04C89" w:rsidDel="00935E76">
              <w:rPr>
                <w:webHidden/>
              </w:rPr>
              <w:delText>25</w:delText>
            </w:r>
          </w:del>
        </w:p>
        <w:p w14:paraId="080C2639" w14:textId="11A7D169" w:rsidR="00556674" w:rsidDel="00935E76" w:rsidRDefault="00556674" w:rsidP="00556674">
          <w:pPr>
            <w:pStyle w:val="Obsah2"/>
            <w:tabs>
              <w:tab w:val="left" w:pos="1368"/>
              <w:tab w:val="right" w:leader="dot" w:pos="9490"/>
            </w:tabs>
            <w:spacing w:line="240" w:lineRule="auto"/>
            <w:rPr>
              <w:del w:id="256" w:author="Valerij Šlovikov" w:date="2025-07-08T22:15:00Z" w16du:dateUtc="2025-07-08T20:15:00Z"/>
              <w:rFonts w:eastAsiaTheme="minorEastAsia" w:cstheme="minorBidi"/>
              <w:kern w:val="2"/>
              <w:szCs w:val="24"/>
              <w:lang w:eastAsia="cs-CZ"/>
              <w14:ligatures w14:val="standardContextual"/>
            </w:rPr>
          </w:pPr>
          <w:del w:id="257" w:author="Valerij Šlovikov" w:date="2025-07-08T22:15:00Z" w16du:dateUtc="2025-07-08T20:15:00Z">
            <w:r w:rsidRPr="00935E76" w:rsidDel="00935E76">
              <w:rPr>
                <w:rPrChange w:id="258" w:author="Valerij Šlovikov" w:date="2025-07-08T22:15:00Z" w16du:dateUtc="2025-07-08T20:15:00Z">
                  <w:rPr>
                    <w:rStyle w:val="Hypertextovodkaz"/>
                  </w:rPr>
                </w:rPrChange>
              </w:rPr>
              <w:delText>2.3.</w:delText>
            </w:r>
            <w:r w:rsidDel="00935E76">
              <w:rPr>
                <w:rFonts w:eastAsiaTheme="minorEastAsia" w:cstheme="minorBidi"/>
                <w:kern w:val="2"/>
                <w:szCs w:val="24"/>
                <w:lang w:eastAsia="cs-CZ"/>
                <w14:ligatures w14:val="standardContextual"/>
              </w:rPr>
              <w:tab/>
            </w:r>
            <w:r w:rsidRPr="00935E76" w:rsidDel="00935E76">
              <w:rPr>
                <w:rPrChange w:id="259" w:author="Valerij Šlovikov" w:date="2025-07-08T22:15:00Z" w16du:dateUtc="2025-07-08T20:15:00Z">
                  <w:rPr>
                    <w:rStyle w:val="Hypertextovodkaz"/>
                  </w:rPr>
                </w:rPrChange>
              </w:rPr>
              <w:delText>Podpora prohlížečů</w:delText>
            </w:r>
            <w:r w:rsidDel="00935E76">
              <w:rPr>
                <w:webHidden/>
              </w:rPr>
              <w:tab/>
            </w:r>
            <w:r w:rsidR="00935E76" w:rsidDel="00935E76">
              <w:rPr>
                <w:webHidden/>
              </w:rPr>
              <w:delText>25</w:delText>
            </w:r>
          </w:del>
        </w:p>
        <w:p w14:paraId="5523054A" w14:textId="43069552" w:rsidR="00556674" w:rsidDel="00935E76" w:rsidRDefault="00556674" w:rsidP="00556674">
          <w:pPr>
            <w:pStyle w:val="Obsah2"/>
            <w:tabs>
              <w:tab w:val="left" w:pos="1368"/>
              <w:tab w:val="right" w:leader="dot" w:pos="9490"/>
            </w:tabs>
            <w:spacing w:line="240" w:lineRule="auto"/>
            <w:rPr>
              <w:del w:id="260" w:author="Valerij Šlovikov" w:date="2025-07-08T22:15:00Z" w16du:dateUtc="2025-07-08T20:15:00Z"/>
              <w:rFonts w:eastAsiaTheme="minorEastAsia" w:cstheme="minorBidi"/>
              <w:kern w:val="2"/>
              <w:szCs w:val="24"/>
              <w:lang w:eastAsia="cs-CZ"/>
              <w14:ligatures w14:val="standardContextual"/>
            </w:rPr>
          </w:pPr>
          <w:del w:id="261" w:author="Valerij Šlovikov" w:date="2025-07-08T22:15:00Z" w16du:dateUtc="2025-07-08T20:15:00Z">
            <w:r w:rsidRPr="00935E76" w:rsidDel="00935E76">
              <w:rPr>
                <w:rPrChange w:id="262" w:author="Valerij Šlovikov" w:date="2025-07-08T22:15:00Z" w16du:dateUtc="2025-07-08T20:15:00Z">
                  <w:rPr>
                    <w:rStyle w:val="Hypertextovodkaz"/>
                  </w:rPr>
                </w:rPrChange>
              </w:rPr>
              <w:delText>2.4.</w:delText>
            </w:r>
            <w:r w:rsidDel="00935E76">
              <w:rPr>
                <w:rFonts w:eastAsiaTheme="minorEastAsia" w:cstheme="minorBidi"/>
                <w:kern w:val="2"/>
                <w:szCs w:val="24"/>
                <w:lang w:eastAsia="cs-CZ"/>
                <w14:ligatures w14:val="standardContextual"/>
              </w:rPr>
              <w:tab/>
            </w:r>
            <w:r w:rsidRPr="00935E76" w:rsidDel="00935E76">
              <w:rPr>
                <w:rPrChange w:id="263" w:author="Valerij Šlovikov" w:date="2025-07-08T22:15:00Z" w16du:dateUtc="2025-07-08T20:15:00Z">
                  <w:rPr>
                    <w:rStyle w:val="Hypertextovodkaz"/>
                  </w:rPr>
                </w:rPrChange>
              </w:rPr>
              <w:delText>Bezpečnostní aspekty</w:delText>
            </w:r>
            <w:r w:rsidDel="00935E76">
              <w:rPr>
                <w:webHidden/>
              </w:rPr>
              <w:tab/>
            </w:r>
          </w:del>
          <w:del w:id="264" w:author="Valerij Šlovikov" w:date="2025-07-08T22:14:00Z" w16du:dateUtc="2025-07-08T20:14:00Z">
            <w:r w:rsidR="00B04C89" w:rsidDel="00935E76">
              <w:rPr>
                <w:webHidden/>
              </w:rPr>
              <w:delText>26</w:delText>
            </w:r>
          </w:del>
        </w:p>
        <w:p w14:paraId="3B8EC4A5" w14:textId="47295221" w:rsidR="00556674" w:rsidDel="00935E76" w:rsidRDefault="00556674" w:rsidP="00556674">
          <w:pPr>
            <w:pStyle w:val="Obsah1"/>
            <w:tabs>
              <w:tab w:val="left" w:pos="981"/>
              <w:tab w:val="right" w:leader="dot" w:pos="9490"/>
            </w:tabs>
            <w:spacing w:line="240" w:lineRule="auto"/>
            <w:rPr>
              <w:del w:id="265" w:author="Valerij Šlovikov" w:date="2025-07-08T22:15:00Z" w16du:dateUtc="2025-07-08T20:15:00Z"/>
              <w:rFonts w:eastAsiaTheme="minorEastAsia" w:cstheme="minorBidi"/>
              <w:kern w:val="2"/>
              <w:szCs w:val="24"/>
              <w:lang w:eastAsia="cs-CZ"/>
              <w14:ligatures w14:val="standardContextual"/>
            </w:rPr>
          </w:pPr>
          <w:del w:id="266" w:author="Valerij Šlovikov" w:date="2025-07-08T22:15:00Z" w16du:dateUtc="2025-07-08T20:15:00Z">
            <w:r w:rsidRPr="00935E76" w:rsidDel="00935E76">
              <w:rPr>
                <w:rPrChange w:id="267" w:author="Valerij Šlovikov" w:date="2025-07-08T22:15:00Z" w16du:dateUtc="2025-07-08T20:15:00Z">
                  <w:rPr>
                    <w:rStyle w:val="Hypertextovodkaz"/>
                  </w:rPr>
                </w:rPrChange>
              </w:rPr>
              <w:delText>3.</w:delText>
            </w:r>
            <w:r w:rsidDel="00935E76">
              <w:rPr>
                <w:rFonts w:eastAsiaTheme="minorEastAsia" w:cstheme="minorBidi"/>
                <w:kern w:val="2"/>
                <w:szCs w:val="24"/>
                <w:lang w:eastAsia="cs-CZ"/>
                <w14:ligatures w14:val="standardContextual"/>
              </w:rPr>
              <w:tab/>
            </w:r>
            <w:r w:rsidRPr="00935E76" w:rsidDel="00935E76">
              <w:rPr>
                <w:rPrChange w:id="268" w:author="Valerij Šlovikov" w:date="2025-07-08T22:15:00Z" w16du:dateUtc="2025-07-08T20:15:00Z">
                  <w:rPr>
                    <w:rStyle w:val="Hypertextovodkaz"/>
                  </w:rPr>
                </w:rPrChange>
              </w:rPr>
              <w:delText>Knihovny pro práci s 3D grafikou</w:delText>
            </w:r>
            <w:r w:rsidDel="00935E76">
              <w:rPr>
                <w:webHidden/>
              </w:rPr>
              <w:tab/>
            </w:r>
            <w:r w:rsidR="00935E76" w:rsidDel="00935E76">
              <w:rPr>
                <w:webHidden/>
              </w:rPr>
              <w:delText>27</w:delText>
            </w:r>
          </w:del>
        </w:p>
        <w:p w14:paraId="6F1AC2D5" w14:textId="7B5E5E33" w:rsidR="00556674" w:rsidDel="00935E76" w:rsidRDefault="00556674" w:rsidP="00556674">
          <w:pPr>
            <w:pStyle w:val="Obsah2"/>
            <w:tabs>
              <w:tab w:val="left" w:pos="1368"/>
              <w:tab w:val="right" w:leader="dot" w:pos="9490"/>
            </w:tabs>
            <w:spacing w:line="240" w:lineRule="auto"/>
            <w:rPr>
              <w:del w:id="269" w:author="Valerij Šlovikov" w:date="2025-07-08T22:15:00Z" w16du:dateUtc="2025-07-08T20:15:00Z"/>
              <w:rFonts w:eastAsiaTheme="minorEastAsia" w:cstheme="minorBidi"/>
              <w:kern w:val="2"/>
              <w:szCs w:val="24"/>
              <w:lang w:eastAsia="cs-CZ"/>
              <w14:ligatures w14:val="standardContextual"/>
            </w:rPr>
          </w:pPr>
          <w:del w:id="270" w:author="Valerij Šlovikov" w:date="2025-07-08T22:15:00Z" w16du:dateUtc="2025-07-08T20:15:00Z">
            <w:r w:rsidRPr="00935E76" w:rsidDel="00935E76">
              <w:rPr>
                <w:rPrChange w:id="271" w:author="Valerij Šlovikov" w:date="2025-07-08T22:15:00Z" w16du:dateUtc="2025-07-08T20:15:00Z">
                  <w:rPr>
                    <w:rStyle w:val="Hypertextovodkaz"/>
                  </w:rPr>
                </w:rPrChange>
              </w:rPr>
              <w:delText>3.1.</w:delText>
            </w:r>
            <w:r w:rsidDel="00935E76">
              <w:rPr>
                <w:rFonts w:eastAsiaTheme="minorEastAsia" w:cstheme="minorBidi"/>
                <w:kern w:val="2"/>
                <w:szCs w:val="24"/>
                <w:lang w:eastAsia="cs-CZ"/>
                <w14:ligatures w14:val="standardContextual"/>
              </w:rPr>
              <w:tab/>
            </w:r>
            <w:r w:rsidRPr="00935E76" w:rsidDel="00935E76">
              <w:rPr>
                <w:rPrChange w:id="272" w:author="Valerij Šlovikov" w:date="2025-07-08T22:15:00Z" w16du:dateUtc="2025-07-08T20:15:00Z">
                  <w:rPr>
                    <w:rStyle w:val="Hypertextovodkaz"/>
                  </w:rPr>
                </w:rPrChange>
              </w:rPr>
              <w:delText>Three.js, Babylon.js, atd.</w:delText>
            </w:r>
            <w:r w:rsidDel="00935E76">
              <w:rPr>
                <w:webHidden/>
              </w:rPr>
              <w:tab/>
            </w:r>
            <w:r w:rsidR="00935E76" w:rsidDel="00935E76">
              <w:rPr>
                <w:webHidden/>
              </w:rPr>
              <w:delText>27</w:delText>
            </w:r>
          </w:del>
        </w:p>
        <w:p w14:paraId="70B15DDC" w14:textId="6E9B502A" w:rsidR="00556674" w:rsidDel="00935E76" w:rsidRDefault="00556674" w:rsidP="00556674">
          <w:pPr>
            <w:pStyle w:val="Obsah2"/>
            <w:tabs>
              <w:tab w:val="left" w:pos="1368"/>
              <w:tab w:val="right" w:leader="dot" w:pos="9490"/>
            </w:tabs>
            <w:spacing w:line="240" w:lineRule="auto"/>
            <w:rPr>
              <w:del w:id="273" w:author="Valerij Šlovikov" w:date="2025-07-08T22:15:00Z" w16du:dateUtc="2025-07-08T20:15:00Z"/>
              <w:rFonts w:eastAsiaTheme="minorEastAsia" w:cstheme="minorBidi"/>
              <w:kern w:val="2"/>
              <w:szCs w:val="24"/>
              <w:lang w:eastAsia="cs-CZ"/>
              <w14:ligatures w14:val="standardContextual"/>
            </w:rPr>
          </w:pPr>
          <w:del w:id="274" w:author="Valerij Šlovikov" w:date="2025-07-08T22:15:00Z" w16du:dateUtc="2025-07-08T20:15:00Z">
            <w:r w:rsidRPr="00935E76" w:rsidDel="00935E76">
              <w:rPr>
                <w:rPrChange w:id="275" w:author="Valerij Šlovikov" w:date="2025-07-08T22:15:00Z" w16du:dateUtc="2025-07-08T20:15:00Z">
                  <w:rPr>
                    <w:rStyle w:val="Hypertextovodkaz"/>
                  </w:rPr>
                </w:rPrChange>
              </w:rPr>
              <w:delText>3.2.</w:delText>
            </w:r>
            <w:r w:rsidDel="00935E76">
              <w:rPr>
                <w:rFonts w:eastAsiaTheme="minorEastAsia" w:cstheme="minorBidi"/>
                <w:kern w:val="2"/>
                <w:szCs w:val="24"/>
                <w:lang w:eastAsia="cs-CZ"/>
                <w14:ligatures w14:val="standardContextual"/>
              </w:rPr>
              <w:tab/>
            </w:r>
            <w:r w:rsidRPr="00935E76" w:rsidDel="00935E76">
              <w:rPr>
                <w:rPrChange w:id="276" w:author="Valerij Šlovikov" w:date="2025-07-08T22:15:00Z" w16du:dateUtc="2025-07-08T20:15:00Z">
                  <w:rPr>
                    <w:rStyle w:val="Hypertextovodkaz"/>
                  </w:rPr>
                </w:rPrChange>
              </w:rPr>
              <w:delText>Porovnání jednoduchosti práce s těmito knihovnami</w:delText>
            </w:r>
            <w:r w:rsidDel="00935E76">
              <w:rPr>
                <w:webHidden/>
              </w:rPr>
              <w:tab/>
            </w:r>
          </w:del>
          <w:del w:id="277" w:author="Valerij Šlovikov" w:date="2025-07-08T22:14:00Z" w16du:dateUtc="2025-07-08T20:14:00Z">
            <w:r w:rsidR="00B04C89" w:rsidDel="00935E76">
              <w:rPr>
                <w:webHidden/>
              </w:rPr>
              <w:delText>27</w:delText>
            </w:r>
          </w:del>
        </w:p>
        <w:p w14:paraId="5F6AC41F" w14:textId="575F523E" w:rsidR="00556674" w:rsidDel="00935E76" w:rsidRDefault="00556674" w:rsidP="00556674">
          <w:pPr>
            <w:pStyle w:val="Obsah1"/>
            <w:tabs>
              <w:tab w:val="left" w:pos="981"/>
              <w:tab w:val="right" w:leader="dot" w:pos="9490"/>
            </w:tabs>
            <w:spacing w:line="240" w:lineRule="auto"/>
            <w:rPr>
              <w:del w:id="278" w:author="Valerij Šlovikov" w:date="2025-07-08T22:15:00Z" w16du:dateUtc="2025-07-08T20:15:00Z"/>
              <w:rFonts w:eastAsiaTheme="minorEastAsia" w:cstheme="minorBidi"/>
              <w:kern w:val="2"/>
              <w:szCs w:val="24"/>
              <w:lang w:eastAsia="cs-CZ"/>
              <w14:ligatures w14:val="standardContextual"/>
            </w:rPr>
          </w:pPr>
          <w:del w:id="279" w:author="Valerij Šlovikov" w:date="2025-07-08T22:15:00Z" w16du:dateUtc="2025-07-08T20:15:00Z">
            <w:r w:rsidRPr="00935E76" w:rsidDel="00935E76">
              <w:rPr>
                <w:rPrChange w:id="280" w:author="Valerij Šlovikov" w:date="2025-07-08T22:15:00Z" w16du:dateUtc="2025-07-08T20:15:00Z">
                  <w:rPr>
                    <w:rStyle w:val="Hypertextovodkaz"/>
                  </w:rPr>
                </w:rPrChange>
              </w:rPr>
              <w:delText>4.</w:delText>
            </w:r>
            <w:r w:rsidDel="00935E76">
              <w:rPr>
                <w:rFonts w:eastAsiaTheme="minorEastAsia" w:cstheme="minorBidi"/>
                <w:kern w:val="2"/>
                <w:szCs w:val="24"/>
                <w:lang w:eastAsia="cs-CZ"/>
                <w14:ligatures w14:val="standardContextual"/>
              </w:rPr>
              <w:tab/>
            </w:r>
            <w:r w:rsidRPr="00935E76" w:rsidDel="00935E76">
              <w:rPr>
                <w:rPrChange w:id="281" w:author="Valerij Šlovikov" w:date="2025-07-08T22:15:00Z" w16du:dateUtc="2025-07-08T20:15:00Z">
                  <w:rPr>
                    <w:rStyle w:val="Hypertextovodkaz"/>
                  </w:rPr>
                </w:rPrChange>
              </w:rPr>
              <w:delText>Parallax Mapping a Šroubovice</w:delText>
            </w:r>
            <w:r w:rsidDel="00935E76">
              <w:rPr>
                <w:webHidden/>
              </w:rPr>
              <w:tab/>
            </w:r>
          </w:del>
          <w:del w:id="282" w:author="Valerij Šlovikov" w:date="2025-07-08T22:14:00Z" w16du:dateUtc="2025-07-08T20:14:00Z">
            <w:r w:rsidR="00B04C89" w:rsidDel="00935E76">
              <w:rPr>
                <w:webHidden/>
              </w:rPr>
              <w:delText>29</w:delText>
            </w:r>
          </w:del>
        </w:p>
        <w:p w14:paraId="1DF2B533" w14:textId="7EE2FF71" w:rsidR="00556674" w:rsidDel="00935E76" w:rsidRDefault="00556674" w:rsidP="00556674">
          <w:pPr>
            <w:pStyle w:val="Obsah2"/>
            <w:tabs>
              <w:tab w:val="left" w:pos="1368"/>
              <w:tab w:val="right" w:leader="dot" w:pos="9490"/>
            </w:tabs>
            <w:spacing w:line="240" w:lineRule="auto"/>
            <w:rPr>
              <w:del w:id="283" w:author="Valerij Šlovikov" w:date="2025-07-08T22:15:00Z" w16du:dateUtc="2025-07-08T20:15:00Z"/>
              <w:rFonts w:eastAsiaTheme="minorEastAsia" w:cstheme="minorBidi"/>
              <w:kern w:val="2"/>
              <w:szCs w:val="24"/>
              <w:lang w:eastAsia="cs-CZ"/>
              <w14:ligatures w14:val="standardContextual"/>
            </w:rPr>
          </w:pPr>
          <w:del w:id="284" w:author="Valerij Šlovikov" w:date="2025-07-08T22:15:00Z" w16du:dateUtc="2025-07-08T20:15:00Z">
            <w:r w:rsidRPr="00935E76" w:rsidDel="00935E76">
              <w:rPr>
                <w:rPrChange w:id="285" w:author="Valerij Šlovikov" w:date="2025-07-08T22:15:00Z" w16du:dateUtc="2025-07-08T20:15:00Z">
                  <w:rPr>
                    <w:rStyle w:val="Hypertextovodkaz"/>
                  </w:rPr>
                </w:rPrChange>
              </w:rPr>
              <w:delText>4.1.</w:delText>
            </w:r>
            <w:r w:rsidDel="00935E76">
              <w:rPr>
                <w:rFonts w:eastAsiaTheme="minorEastAsia" w:cstheme="minorBidi"/>
                <w:kern w:val="2"/>
                <w:szCs w:val="24"/>
                <w:lang w:eastAsia="cs-CZ"/>
                <w14:ligatures w14:val="standardContextual"/>
              </w:rPr>
              <w:tab/>
            </w:r>
            <w:r w:rsidRPr="00935E76" w:rsidDel="00935E76">
              <w:rPr>
                <w:rPrChange w:id="286" w:author="Valerij Šlovikov" w:date="2025-07-08T22:15:00Z" w16du:dateUtc="2025-07-08T20:15:00Z">
                  <w:rPr>
                    <w:rStyle w:val="Hypertextovodkaz"/>
                  </w:rPr>
                </w:rPrChange>
              </w:rPr>
              <w:delText>Využití v 3D grafice</w:delText>
            </w:r>
            <w:r w:rsidDel="00935E76">
              <w:rPr>
                <w:webHidden/>
              </w:rPr>
              <w:tab/>
            </w:r>
          </w:del>
          <w:del w:id="287" w:author="Valerij Šlovikov" w:date="2025-07-08T22:14:00Z" w16du:dateUtc="2025-07-08T20:14:00Z">
            <w:r w:rsidR="00B04C89" w:rsidDel="00935E76">
              <w:rPr>
                <w:webHidden/>
              </w:rPr>
              <w:delText>29</w:delText>
            </w:r>
          </w:del>
        </w:p>
        <w:p w14:paraId="031E3A80" w14:textId="656E99F8" w:rsidR="00556674" w:rsidDel="00935E76" w:rsidRDefault="00556674" w:rsidP="00556674">
          <w:pPr>
            <w:pStyle w:val="Obsah1"/>
            <w:tabs>
              <w:tab w:val="left" w:pos="981"/>
              <w:tab w:val="right" w:leader="dot" w:pos="9490"/>
            </w:tabs>
            <w:spacing w:line="240" w:lineRule="auto"/>
            <w:rPr>
              <w:del w:id="288" w:author="Valerij Šlovikov" w:date="2025-07-08T22:15:00Z" w16du:dateUtc="2025-07-08T20:15:00Z"/>
              <w:rFonts w:eastAsiaTheme="minorEastAsia" w:cstheme="minorBidi"/>
              <w:kern w:val="2"/>
              <w:szCs w:val="24"/>
              <w:lang w:eastAsia="cs-CZ"/>
              <w14:ligatures w14:val="standardContextual"/>
            </w:rPr>
          </w:pPr>
          <w:del w:id="289" w:author="Valerij Šlovikov" w:date="2025-07-08T22:15:00Z" w16du:dateUtc="2025-07-08T20:15:00Z">
            <w:r w:rsidRPr="00935E76" w:rsidDel="00935E76">
              <w:rPr>
                <w:rPrChange w:id="290" w:author="Valerij Šlovikov" w:date="2025-07-08T22:15:00Z" w16du:dateUtc="2025-07-08T20:15:00Z">
                  <w:rPr>
                    <w:rStyle w:val="Hypertextovodkaz"/>
                  </w:rPr>
                </w:rPrChange>
              </w:rPr>
              <w:delText>5.</w:delText>
            </w:r>
            <w:r w:rsidDel="00935E76">
              <w:rPr>
                <w:rFonts w:eastAsiaTheme="minorEastAsia" w:cstheme="minorBidi"/>
                <w:kern w:val="2"/>
                <w:szCs w:val="24"/>
                <w:lang w:eastAsia="cs-CZ"/>
                <w14:ligatures w14:val="standardContextual"/>
              </w:rPr>
              <w:tab/>
            </w:r>
            <w:r w:rsidRPr="00935E76" w:rsidDel="00935E76">
              <w:rPr>
                <w:rPrChange w:id="291" w:author="Valerij Šlovikov" w:date="2025-07-08T22:15:00Z" w16du:dateUtc="2025-07-08T20:15:00Z">
                  <w:rPr>
                    <w:rStyle w:val="Hypertextovodkaz"/>
                  </w:rPr>
                </w:rPrChange>
              </w:rPr>
              <w:delText>Akcelerace AI pomocí WebGPU</w:delText>
            </w:r>
            <w:r w:rsidDel="00935E76">
              <w:rPr>
                <w:webHidden/>
              </w:rPr>
              <w:tab/>
            </w:r>
          </w:del>
          <w:del w:id="292" w:author="Valerij Šlovikov" w:date="2025-07-08T22:14:00Z" w16du:dateUtc="2025-07-08T20:14:00Z">
            <w:r w:rsidR="00B04C89" w:rsidDel="00935E76">
              <w:rPr>
                <w:webHidden/>
              </w:rPr>
              <w:delText>31</w:delText>
            </w:r>
          </w:del>
        </w:p>
        <w:p w14:paraId="39B6F33A" w14:textId="5F15AC1D" w:rsidR="00556674" w:rsidDel="00935E76" w:rsidRDefault="00556674" w:rsidP="00556674">
          <w:pPr>
            <w:pStyle w:val="Obsah2"/>
            <w:tabs>
              <w:tab w:val="left" w:pos="1368"/>
              <w:tab w:val="right" w:leader="dot" w:pos="9490"/>
            </w:tabs>
            <w:spacing w:line="240" w:lineRule="auto"/>
            <w:rPr>
              <w:del w:id="293" w:author="Valerij Šlovikov" w:date="2025-07-08T22:15:00Z" w16du:dateUtc="2025-07-08T20:15:00Z"/>
              <w:rFonts w:eastAsiaTheme="minorEastAsia" w:cstheme="minorBidi"/>
              <w:kern w:val="2"/>
              <w:szCs w:val="24"/>
              <w:lang w:eastAsia="cs-CZ"/>
              <w14:ligatures w14:val="standardContextual"/>
            </w:rPr>
          </w:pPr>
          <w:del w:id="294" w:author="Valerij Šlovikov" w:date="2025-07-08T22:15:00Z" w16du:dateUtc="2025-07-08T20:15:00Z">
            <w:r w:rsidRPr="00935E76" w:rsidDel="00935E76">
              <w:rPr>
                <w:rPrChange w:id="295" w:author="Valerij Šlovikov" w:date="2025-07-08T22:15:00Z" w16du:dateUtc="2025-07-08T20:15:00Z">
                  <w:rPr>
                    <w:rStyle w:val="Hypertextovodkaz"/>
                  </w:rPr>
                </w:rPrChange>
              </w:rPr>
              <w:delText>5.1.</w:delText>
            </w:r>
            <w:r w:rsidDel="00935E76">
              <w:rPr>
                <w:rFonts w:eastAsiaTheme="minorEastAsia" w:cstheme="minorBidi"/>
                <w:kern w:val="2"/>
                <w:szCs w:val="24"/>
                <w:lang w:eastAsia="cs-CZ"/>
                <w14:ligatures w14:val="standardContextual"/>
              </w:rPr>
              <w:tab/>
            </w:r>
            <w:r w:rsidRPr="00935E76" w:rsidDel="00935E76">
              <w:rPr>
                <w:rPrChange w:id="296" w:author="Valerij Šlovikov" w:date="2025-07-08T22:15:00Z" w16du:dateUtc="2025-07-08T20:15:00Z">
                  <w:rPr>
                    <w:rStyle w:val="Hypertextovodkaz"/>
                  </w:rPr>
                </w:rPrChange>
              </w:rPr>
              <w:delText>Základy strojového učení na grafických procesorech</w:delText>
            </w:r>
            <w:r w:rsidDel="00935E76">
              <w:rPr>
                <w:webHidden/>
              </w:rPr>
              <w:tab/>
            </w:r>
          </w:del>
          <w:del w:id="297" w:author="Valerij Šlovikov" w:date="2025-07-08T22:14:00Z" w16du:dateUtc="2025-07-08T20:14:00Z">
            <w:r w:rsidR="00B04C89" w:rsidDel="00935E76">
              <w:rPr>
                <w:webHidden/>
              </w:rPr>
              <w:delText>31</w:delText>
            </w:r>
          </w:del>
        </w:p>
        <w:p w14:paraId="3A9DD0CA" w14:textId="5D78B963" w:rsidR="00556674" w:rsidDel="00935E76" w:rsidRDefault="00556674" w:rsidP="00556674">
          <w:pPr>
            <w:pStyle w:val="Obsah2"/>
            <w:tabs>
              <w:tab w:val="left" w:pos="1368"/>
              <w:tab w:val="right" w:leader="dot" w:pos="9490"/>
            </w:tabs>
            <w:spacing w:line="240" w:lineRule="auto"/>
            <w:rPr>
              <w:del w:id="298" w:author="Valerij Šlovikov" w:date="2025-07-08T22:15:00Z" w16du:dateUtc="2025-07-08T20:15:00Z"/>
              <w:rFonts w:eastAsiaTheme="minorEastAsia" w:cstheme="minorBidi"/>
              <w:kern w:val="2"/>
              <w:szCs w:val="24"/>
              <w:lang w:eastAsia="cs-CZ"/>
              <w14:ligatures w14:val="standardContextual"/>
            </w:rPr>
          </w:pPr>
          <w:del w:id="299" w:author="Valerij Šlovikov" w:date="2025-07-08T22:15:00Z" w16du:dateUtc="2025-07-08T20:15:00Z">
            <w:r w:rsidRPr="00935E76" w:rsidDel="00935E76">
              <w:rPr>
                <w:rPrChange w:id="300" w:author="Valerij Šlovikov" w:date="2025-07-08T22:15:00Z" w16du:dateUtc="2025-07-08T20:15:00Z">
                  <w:rPr>
                    <w:rStyle w:val="Hypertextovodkaz"/>
                  </w:rPr>
                </w:rPrChange>
              </w:rPr>
              <w:delText>5.2.</w:delText>
            </w:r>
            <w:r w:rsidDel="00935E76">
              <w:rPr>
                <w:rFonts w:eastAsiaTheme="minorEastAsia" w:cstheme="minorBidi"/>
                <w:kern w:val="2"/>
                <w:szCs w:val="24"/>
                <w:lang w:eastAsia="cs-CZ"/>
                <w14:ligatures w14:val="standardContextual"/>
              </w:rPr>
              <w:tab/>
            </w:r>
            <w:r w:rsidRPr="00935E76" w:rsidDel="00935E76">
              <w:rPr>
                <w:rPrChange w:id="301" w:author="Valerij Šlovikov" w:date="2025-07-08T22:15:00Z" w16du:dateUtc="2025-07-08T20:15:00Z">
                  <w:rPr>
                    <w:rStyle w:val="Hypertextovodkaz"/>
                  </w:rPr>
                </w:rPrChange>
              </w:rPr>
              <w:delText>WebGPU a jeho výhody pro AI</w:delText>
            </w:r>
            <w:r w:rsidDel="00935E76">
              <w:rPr>
                <w:webHidden/>
              </w:rPr>
              <w:tab/>
            </w:r>
          </w:del>
          <w:del w:id="302" w:author="Valerij Šlovikov" w:date="2025-07-08T22:14:00Z" w16du:dateUtc="2025-07-08T20:14:00Z">
            <w:r w:rsidR="00B04C89" w:rsidDel="00935E76">
              <w:rPr>
                <w:webHidden/>
              </w:rPr>
              <w:delText>31</w:delText>
            </w:r>
          </w:del>
        </w:p>
        <w:p w14:paraId="535FA242" w14:textId="7B6CF788" w:rsidR="00556674" w:rsidDel="00935E76" w:rsidRDefault="00556674" w:rsidP="00556674">
          <w:pPr>
            <w:pStyle w:val="Obsah1"/>
            <w:tabs>
              <w:tab w:val="left" w:pos="981"/>
              <w:tab w:val="right" w:leader="dot" w:pos="9490"/>
            </w:tabs>
            <w:spacing w:line="240" w:lineRule="auto"/>
            <w:rPr>
              <w:del w:id="303" w:author="Valerij Šlovikov" w:date="2025-07-08T22:15:00Z" w16du:dateUtc="2025-07-08T20:15:00Z"/>
              <w:rFonts w:eastAsiaTheme="minorEastAsia" w:cstheme="minorBidi"/>
              <w:kern w:val="2"/>
              <w:szCs w:val="24"/>
              <w:lang w:eastAsia="cs-CZ"/>
              <w14:ligatures w14:val="standardContextual"/>
            </w:rPr>
          </w:pPr>
          <w:del w:id="304" w:author="Valerij Šlovikov" w:date="2025-07-08T22:15:00Z" w16du:dateUtc="2025-07-08T20:15:00Z">
            <w:r w:rsidRPr="00935E76" w:rsidDel="00935E76">
              <w:rPr>
                <w:rPrChange w:id="305" w:author="Valerij Šlovikov" w:date="2025-07-08T22:15:00Z" w16du:dateUtc="2025-07-08T20:15:00Z">
                  <w:rPr>
                    <w:rStyle w:val="Hypertextovodkaz"/>
                  </w:rPr>
                </w:rPrChange>
              </w:rPr>
              <w:delText>6.</w:delText>
            </w:r>
            <w:r w:rsidDel="00935E76">
              <w:rPr>
                <w:rFonts w:eastAsiaTheme="minorEastAsia" w:cstheme="minorBidi"/>
                <w:kern w:val="2"/>
                <w:szCs w:val="24"/>
                <w:lang w:eastAsia="cs-CZ"/>
                <w14:ligatures w14:val="standardContextual"/>
              </w:rPr>
              <w:tab/>
            </w:r>
            <w:r w:rsidRPr="00935E76" w:rsidDel="00935E76">
              <w:rPr>
                <w:rPrChange w:id="306" w:author="Valerij Šlovikov" w:date="2025-07-08T22:15:00Z" w16du:dateUtc="2025-07-08T20:15:00Z">
                  <w:rPr>
                    <w:rStyle w:val="Hypertextovodkaz"/>
                  </w:rPr>
                </w:rPrChange>
              </w:rPr>
              <w:delText>Metodologie experimentů a testovací prostředí</w:delText>
            </w:r>
            <w:r w:rsidDel="00935E76">
              <w:rPr>
                <w:webHidden/>
              </w:rPr>
              <w:tab/>
            </w:r>
          </w:del>
          <w:del w:id="307" w:author="Valerij Šlovikov" w:date="2025-07-08T22:14:00Z" w16du:dateUtc="2025-07-08T20:14:00Z">
            <w:r w:rsidR="00B04C89" w:rsidDel="00935E76">
              <w:rPr>
                <w:webHidden/>
              </w:rPr>
              <w:delText>32</w:delText>
            </w:r>
          </w:del>
        </w:p>
        <w:p w14:paraId="16E0A5C1" w14:textId="1E61242E" w:rsidR="00556674" w:rsidDel="00935E76" w:rsidRDefault="00556674" w:rsidP="00556674">
          <w:pPr>
            <w:pStyle w:val="Obsah2"/>
            <w:tabs>
              <w:tab w:val="left" w:pos="1368"/>
              <w:tab w:val="right" w:leader="dot" w:pos="9490"/>
            </w:tabs>
            <w:spacing w:line="240" w:lineRule="auto"/>
            <w:rPr>
              <w:del w:id="308" w:author="Valerij Šlovikov" w:date="2025-07-08T22:15:00Z" w16du:dateUtc="2025-07-08T20:15:00Z"/>
              <w:rFonts w:eastAsiaTheme="minorEastAsia" w:cstheme="minorBidi"/>
              <w:kern w:val="2"/>
              <w:szCs w:val="24"/>
              <w:lang w:eastAsia="cs-CZ"/>
              <w14:ligatures w14:val="standardContextual"/>
            </w:rPr>
          </w:pPr>
          <w:del w:id="309" w:author="Valerij Šlovikov" w:date="2025-07-08T22:15:00Z" w16du:dateUtc="2025-07-08T20:15:00Z">
            <w:r w:rsidRPr="00935E76" w:rsidDel="00935E76">
              <w:rPr>
                <w:rPrChange w:id="310" w:author="Valerij Šlovikov" w:date="2025-07-08T22:15:00Z" w16du:dateUtc="2025-07-08T20:15:00Z">
                  <w:rPr>
                    <w:rStyle w:val="Hypertextovodkaz"/>
                  </w:rPr>
                </w:rPrChange>
              </w:rPr>
              <w:delText>6.1.</w:delText>
            </w:r>
            <w:r w:rsidDel="00935E76">
              <w:rPr>
                <w:rFonts w:eastAsiaTheme="minorEastAsia" w:cstheme="minorBidi"/>
                <w:kern w:val="2"/>
                <w:szCs w:val="24"/>
                <w:lang w:eastAsia="cs-CZ"/>
                <w14:ligatures w14:val="standardContextual"/>
              </w:rPr>
              <w:tab/>
            </w:r>
            <w:r w:rsidRPr="00935E76" w:rsidDel="00935E76">
              <w:rPr>
                <w:rPrChange w:id="311" w:author="Valerij Šlovikov" w:date="2025-07-08T22:15:00Z" w16du:dateUtc="2025-07-08T20:15:00Z">
                  <w:rPr>
                    <w:rStyle w:val="Hypertextovodkaz"/>
                  </w:rPr>
                </w:rPrChange>
              </w:rPr>
              <w:delText>Specifikace testovacího prostředí</w:delText>
            </w:r>
            <w:r w:rsidDel="00935E76">
              <w:rPr>
                <w:webHidden/>
              </w:rPr>
              <w:tab/>
            </w:r>
          </w:del>
          <w:del w:id="312" w:author="Valerij Šlovikov" w:date="2025-07-08T22:14:00Z" w16du:dateUtc="2025-07-08T20:14:00Z">
            <w:r w:rsidR="00B04C89" w:rsidDel="00935E76">
              <w:rPr>
                <w:webHidden/>
              </w:rPr>
              <w:delText>32</w:delText>
            </w:r>
          </w:del>
        </w:p>
        <w:p w14:paraId="4343A68B" w14:textId="0FB5B149" w:rsidR="00556674" w:rsidDel="00935E76" w:rsidRDefault="00556674" w:rsidP="00556674">
          <w:pPr>
            <w:pStyle w:val="Obsah2"/>
            <w:tabs>
              <w:tab w:val="left" w:pos="1368"/>
              <w:tab w:val="right" w:leader="dot" w:pos="9490"/>
            </w:tabs>
            <w:spacing w:line="240" w:lineRule="auto"/>
            <w:rPr>
              <w:del w:id="313" w:author="Valerij Šlovikov" w:date="2025-07-08T22:15:00Z" w16du:dateUtc="2025-07-08T20:15:00Z"/>
              <w:rFonts w:eastAsiaTheme="minorEastAsia" w:cstheme="minorBidi"/>
              <w:kern w:val="2"/>
              <w:szCs w:val="24"/>
              <w:lang w:eastAsia="cs-CZ"/>
              <w14:ligatures w14:val="standardContextual"/>
            </w:rPr>
          </w:pPr>
          <w:del w:id="314" w:author="Valerij Šlovikov" w:date="2025-07-08T22:15:00Z" w16du:dateUtc="2025-07-08T20:15:00Z">
            <w:r w:rsidRPr="00935E76" w:rsidDel="00935E76">
              <w:rPr>
                <w:rPrChange w:id="315" w:author="Valerij Šlovikov" w:date="2025-07-08T22:15:00Z" w16du:dateUtc="2025-07-08T20:15:00Z">
                  <w:rPr>
                    <w:rStyle w:val="Hypertextovodkaz"/>
                  </w:rPr>
                </w:rPrChange>
              </w:rPr>
              <w:delText>6.2.</w:delText>
            </w:r>
            <w:r w:rsidDel="00935E76">
              <w:rPr>
                <w:rFonts w:eastAsiaTheme="minorEastAsia" w:cstheme="minorBidi"/>
                <w:kern w:val="2"/>
                <w:szCs w:val="24"/>
                <w:lang w:eastAsia="cs-CZ"/>
                <w14:ligatures w14:val="standardContextual"/>
              </w:rPr>
              <w:tab/>
            </w:r>
            <w:r w:rsidRPr="00935E76" w:rsidDel="00935E76">
              <w:rPr>
                <w:rPrChange w:id="316" w:author="Valerij Šlovikov" w:date="2025-07-08T22:15:00Z" w16du:dateUtc="2025-07-08T20:15:00Z">
                  <w:rPr>
                    <w:rStyle w:val="Hypertextovodkaz"/>
                  </w:rPr>
                </w:rPrChange>
              </w:rPr>
              <w:delText>Definice testovacích scénářů</w:delText>
            </w:r>
            <w:r w:rsidDel="00935E76">
              <w:rPr>
                <w:webHidden/>
              </w:rPr>
              <w:tab/>
            </w:r>
          </w:del>
          <w:del w:id="317" w:author="Valerij Šlovikov" w:date="2025-07-08T22:14:00Z" w16du:dateUtc="2025-07-08T20:14:00Z">
            <w:r w:rsidR="00B04C89" w:rsidDel="00935E76">
              <w:rPr>
                <w:webHidden/>
              </w:rPr>
              <w:delText>33</w:delText>
            </w:r>
          </w:del>
        </w:p>
        <w:p w14:paraId="1558FCA3" w14:textId="485EF651" w:rsidR="00556674" w:rsidDel="00935E76" w:rsidRDefault="00556674" w:rsidP="00556674">
          <w:pPr>
            <w:pStyle w:val="Obsah2"/>
            <w:tabs>
              <w:tab w:val="left" w:pos="1368"/>
              <w:tab w:val="right" w:leader="dot" w:pos="9490"/>
            </w:tabs>
            <w:spacing w:line="240" w:lineRule="auto"/>
            <w:rPr>
              <w:del w:id="318" w:author="Valerij Šlovikov" w:date="2025-07-08T22:15:00Z" w16du:dateUtc="2025-07-08T20:15:00Z"/>
              <w:rFonts w:eastAsiaTheme="minorEastAsia" w:cstheme="minorBidi"/>
              <w:kern w:val="2"/>
              <w:szCs w:val="24"/>
              <w:lang w:eastAsia="cs-CZ"/>
              <w14:ligatures w14:val="standardContextual"/>
            </w:rPr>
          </w:pPr>
          <w:del w:id="319" w:author="Valerij Šlovikov" w:date="2025-07-08T22:15:00Z" w16du:dateUtc="2025-07-08T20:15:00Z">
            <w:r w:rsidRPr="00935E76" w:rsidDel="00935E76">
              <w:rPr>
                <w:rPrChange w:id="320" w:author="Valerij Šlovikov" w:date="2025-07-08T22:15:00Z" w16du:dateUtc="2025-07-08T20:15:00Z">
                  <w:rPr>
                    <w:rStyle w:val="Hypertextovodkaz"/>
                  </w:rPr>
                </w:rPrChange>
              </w:rPr>
              <w:delText>6.3.</w:delText>
            </w:r>
            <w:r w:rsidDel="00935E76">
              <w:rPr>
                <w:rFonts w:eastAsiaTheme="minorEastAsia" w:cstheme="minorBidi"/>
                <w:kern w:val="2"/>
                <w:szCs w:val="24"/>
                <w:lang w:eastAsia="cs-CZ"/>
                <w14:ligatures w14:val="standardContextual"/>
              </w:rPr>
              <w:tab/>
            </w:r>
            <w:r w:rsidRPr="00935E76" w:rsidDel="00935E76">
              <w:rPr>
                <w:rPrChange w:id="321" w:author="Valerij Šlovikov" w:date="2025-07-08T22:15:00Z" w16du:dateUtc="2025-07-08T20:15:00Z">
                  <w:rPr>
                    <w:rStyle w:val="Hypertextovodkaz"/>
                  </w:rPr>
                </w:rPrChange>
              </w:rPr>
              <w:delText>Měřené metriky a nástroje</w:delText>
            </w:r>
            <w:r w:rsidDel="00935E76">
              <w:rPr>
                <w:webHidden/>
              </w:rPr>
              <w:tab/>
            </w:r>
          </w:del>
          <w:del w:id="322" w:author="Valerij Šlovikov" w:date="2025-07-08T22:14:00Z" w16du:dateUtc="2025-07-08T20:14:00Z">
            <w:r w:rsidR="00B04C89" w:rsidDel="00935E76">
              <w:rPr>
                <w:webHidden/>
              </w:rPr>
              <w:delText>33</w:delText>
            </w:r>
          </w:del>
        </w:p>
        <w:p w14:paraId="11E0C066" w14:textId="7E1C4F1F" w:rsidR="00556674" w:rsidDel="00935E76" w:rsidRDefault="00556674" w:rsidP="00556674">
          <w:pPr>
            <w:pStyle w:val="Obsah3"/>
            <w:tabs>
              <w:tab w:val="left" w:pos="1680"/>
              <w:tab w:val="right" w:leader="dot" w:pos="9490"/>
            </w:tabs>
            <w:spacing w:line="240" w:lineRule="auto"/>
            <w:rPr>
              <w:del w:id="323" w:author="Valerij Šlovikov" w:date="2025-07-08T22:15:00Z" w16du:dateUtc="2025-07-08T20:15:00Z"/>
              <w:rFonts w:eastAsiaTheme="minorEastAsia" w:cstheme="minorBidi"/>
              <w:kern w:val="2"/>
              <w:szCs w:val="24"/>
              <w:lang w:eastAsia="cs-CZ"/>
              <w14:ligatures w14:val="standardContextual"/>
            </w:rPr>
          </w:pPr>
          <w:del w:id="324" w:author="Valerij Šlovikov" w:date="2025-07-08T22:15:00Z" w16du:dateUtc="2025-07-08T20:15:00Z">
            <w:r w:rsidRPr="00935E76" w:rsidDel="00935E76">
              <w:rPr>
                <w:rPrChange w:id="325" w:author="Valerij Šlovikov" w:date="2025-07-08T22:15:00Z" w16du:dateUtc="2025-07-08T20:15:00Z">
                  <w:rPr>
                    <w:rStyle w:val="Hypertextovodkaz"/>
                  </w:rPr>
                </w:rPrChange>
              </w:rPr>
              <w:delText>6.3.1.</w:delText>
            </w:r>
            <w:r w:rsidDel="00935E76">
              <w:rPr>
                <w:rFonts w:eastAsiaTheme="minorEastAsia" w:cstheme="minorBidi"/>
                <w:kern w:val="2"/>
                <w:szCs w:val="24"/>
                <w:lang w:eastAsia="cs-CZ"/>
                <w14:ligatures w14:val="standardContextual"/>
              </w:rPr>
              <w:tab/>
            </w:r>
            <w:r w:rsidRPr="00935E76" w:rsidDel="00935E76">
              <w:rPr>
                <w:rPrChange w:id="326" w:author="Valerij Šlovikov" w:date="2025-07-08T22:15:00Z" w16du:dateUtc="2025-07-08T20:15:00Z">
                  <w:rPr>
                    <w:rStyle w:val="Hypertextovodkaz"/>
                  </w:rPr>
                </w:rPrChange>
              </w:rPr>
              <w:delText>Performance metriky</w:delText>
            </w:r>
            <w:r w:rsidDel="00935E76">
              <w:rPr>
                <w:webHidden/>
              </w:rPr>
              <w:tab/>
            </w:r>
          </w:del>
          <w:del w:id="327" w:author="Valerij Šlovikov" w:date="2025-07-08T22:14:00Z" w16du:dateUtc="2025-07-08T20:14:00Z">
            <w:r w:rsidR="00B04C89" w:rsidDel="00935E76">
              <w:rPr>
                <w:webHidden/>
              </w:rPr>
              <w:delText>33</w:delText>
            </w:r>
          </w:del>
        </w:p>
        <w:p w14:paraId="7641D1F5" w14:textId="1F146654" w:rsidR="00556674" w:rsidDel="00935E76" w:rsidRDefault="00556674" w:rsidP="00556674">
          <w:pPr>
            <w:pStyle w:val="Obsah2"/>
            <w:tabs>
              <w:tab w:val="left" w:pos="1368"/>
              <w:tab w:val="right" w:leader="dot" w:pos="9490"/>
            </w:tabs>
            <w:spacing w:line="240" w:lineRule="auto"/>
            <w:rPr>
              <w:del w:id="328" w:author="Valerij Šlovikov" w:date="2025-07-08T22:15:00Z" w16du:dateUtc="2025-07-08T20:15:00Z"/>
              <w:rFonts w:eastAsiaTheme="minorEastAsia" w:cstheme="minorBidi"/>
              <w:kern w:val="2"/>
              <w:szCs w:val="24"/>
              <w:lang w:eastAsia="cs-CZ"/>
              <w14:ligatures w14:val="standardContextual"/>
            </w:rPr>
          </w:pPr>
          <w:del w:id="329" w:author="Valerij Šlovikov" w:date="2025-07-08T22:15:00Z" w16du:dateUtc="2025-07-08T20:15:00Z">
            <w:r w:rsidRPr="00935E76" w:rsidDel="00935E76">
              <w:rPr>
                <w:rPrChange w:id="330" w:author="Valerij Šlovikov" w:date="2025-07-08T22:15:00Z" w16du:dateUtc="2025-07-08T20:15:00Z">
                  <w:rPr>
                    <w:rStyle w:val="Hypertextovodkaz"/>
                  </w:rPr>
                </w:rPrChange>
              </w:rPr>
              <w:delText>6.4.</w:delText>
            </w:r>
            <w:r w:rsidDel="00935E76">
              <w:rPr>
                <w:rFonts w:eastAsiaTheme="minorEastAsia" w:cstheme="minorBidi"/>
                <w:kern w:val="2"/>
                <w:szCs w:val="24"/>
                <w:lang w:eastAsia="cs-CZ"/>
                <w14:ligatures w14:val="standardContextual"/>
              </w:rPr>
              <w:tab/>
            </w:r>
            <w:r w:rsidRPr="00935E76" w:rsidDel="00935E76">
              <w:rPr>
                <w:rPrChange w:id="331" w:author="Valerij Šlovikov" w:date="2025-07-08T22:15:00Z" w16du:dateUtc="2025-07-08T20:15:00Z">
                  <w:rPr>
                    <w:rStyle w:val="Hypertextovodkaz"/>
                  </w:rPr>
                </w:rPrChange>
              </w:rPr>
              <w:delText>Statistická metodologie</w:delText>
            </w:r>
            <w:r w:rsidDel="00935E76">
              <w:rPr>
                <w:webHidden/>
              </w:rPr>
              <w:tab/>
            </w:r>
          </w:del>
          <w:del w:id="332" w:author="Valerij Šlovikov" w:date="2025-07-08T22:14:00Z" w16du:dateUtc="2025-07-08T20:14:00Z">
            <w:r w:rsidR="00B04C89" w:rsidDel="00935E76">
              <w:rPr>
                <w:webHidden/>
              </w:rPr>
              <w:delText>34</w:delText>
            </w:r>
          </w:del>
        </w:p>
        <w:p w14:paraId="56209A17" w14:textId="6CA666FA" w:rsidR="00556674" w:rsidDel="00935E76" w:rsidRDefault="00556674" w:rsidP="00556674">
          <w:pPr>
            <w:pStyle w:val="Obsah2"/>
            <w:tabs>
              <w:tab w:val="left" w:pos="1368"/>
              <w:tab w:val="right" w:leader="dot" w:pos="9490"/>
            </w:tabs>
            <w:spacing w:line="240" w:lineRule="auto"/>
            <w:rPr>
              <w:del w:id="333" w:author="Valerij Šlovikov" w:date="2025-07-08T22:15:00Z" w16du:dateUtc="2025-07-08T20:15:00Z"/>
              <w:rFonts w:eastAsiaTheme="minorEastAsia" w:cstheme="minorBidi"/>
              <w:kern w:val="2"/>
              <w:szCs w:val="24"/>
              <w:lang w:eastAsia="cs-CZ"/>
              <w14:ligatures w14:val="standardContextual"/>
            </w:rPr>
          </w:pPr>
          <w:del w:id="334" w:author="Valerij Šlovikov" w:date="2025-07-08T22:15:00Z" w16du:dateUtc="2025-07-08T20:15:00Z">
            <w:r w:rsidRPr="00935E76" w:rsidDel="00935E76">
              <w:rPr>
                <w:rPrChange w:id="335" w:author="Valerij Šlovikov" w:date="2025-07-08T22:15:00Z" w16du:dateUtc="2025-07-08T20:15:00Z">
                  <w:rPr>
                    <w:rStyle w:val="Hypertextovodkaz"/>
                  </w:rPr>
                </w:rPrChange>
              </w:rPr>
              <w:delText>6.5.</w:delText>
            </w:r>
            <w:r w:rsidDel="00935E76">
              <w:rPr>
                <w:rFonts w:eastAsiaTheme="minorEastAsia" w:cstheme="minorBidi"/>
                <w:kern w:val="2"/>
                <w:szCs w:val="24"/>
                <w:lang w:eastAsia="cs-CZ"/>
                <w14:ligatures w14:val="standardContextual"/>
              </w:rPr>
              <w:tab/>
            </w:r>
            <w:r w:rsidRPr="00935E76" w:rsidDel="00935E76">
              <w:rPr>
                <w:rPrChange w:id="336" w:author="Valerij Šlovikov" w:date="2025-07-08T22:15:00Z" w16du:dateUtc="2025-07-08T20:15:00Z">
                  <w:rPr>
                    <w:rStyle w:val="Hypertextovodkaz"/>
                  </w:rPr>
                </w:rPrChange>
              </w:rPr>
              <w:delText>Dokumentace a reprodukovatelnost</w:delText>
            </w:r>
            <w:r w:rsidDel="00935E76">
              <w:rPr>
                <w:webHidden/>
              </w:rPr>
              <w:tab/>
            </w:r>
          </w:del>
          <w:del w:id="337" w:author="Valerij Šlovikov" w:date="2025-07-08T22:14:00Z" w16du:dateUtc="2025-07-08T20:14:00Z">
            <w:r w:rsidR="00B04C89" w:rsidDel="00935E76">
              <w:rPr>
                <w:webHidden/>
              </w:rPr>
              <w:delText>35</w:delText>
            </w:r>
          </w:del>
        </w:p>
        <w:p w14:paraId="3BC44863" w14:textId="46C96314" w:rsidR="00556674" w:rsidDel="00935E76" w:rsidRDefault="00556674" w:rsidP="00556674">
          <w:pPr>
            <w:pStyle w:val="Obsah1"/>
            <w:tabs>
              <w:tab w:val="left" w:pos="981"/>
              <w:tab w:val="right" w:leader="dot" w:pos="9490"/>
            </w:tabs>
            <w:spacing w:line="240" w:lineRule="auto"/>
            <w:rPr>
              <w:del w:id="338" w:author="Valerij Šlovikov" w:date="2025-07-08T22:15:00Z" w16du:dateUtc="2025-07-08T20:15:00Z"/>
              <w:rFonts w:eastAsiaTheme="minorEastAsia" w:cstheme="minorBidi"/>
              <w:kern w:val="2"/>
              <w:szCs w:val="24"/>
              <w:lang w:eastAsia="cs-CZ"/>
              <w14:ligatures w14:val="standardContextual"/>
            </w:rPr>
          </w:pPr>
          <w:del w:id="339" w:author="Valerij Šlovikov" w:date="2025-07-08T22:15:00Z" w16du:dateUtc="2025-07-08T20:15:00Z">
            <w:r w:rsidRPr="00935E76" w:rsidDel="00935E76">
              <w:rPr>
                <w:rFonts w:eastAsia="Times New Roman"/>
                <w:rPrChange w:id="340" w:author="Valerij Šlovikov" w:date="2025-07-08T22:15:00Z" w16du:dateUtc="2025-07-08T20:15:00Z">
                  <w:rPr>
                    <w:rStyle w:val="Hypertextovodkaz"/>
                    <w:rFonts w:eastAsia="Times New Roman"/>
                  </w:rPr>
                </w:rPrChange>
              </w:rPr>
              <w:delText>7.</w:delText>
            </w:r>
            <w:r w:rsidDel="00935E76">
              <w:rPr>
                <w:rFonts w:eastAsiaTheme="minorEastAsia" w:cstheme="minorBidi"/>
                <w:kern w:val="2"/>
                <w:szCs w:val="24"/>
                <w:lang w:eastAsia="cs-CZ"/>
                <w14:ligatures w14:val="standardContextual"/>
              </w:rPr>
              <w:tab/>
            </w:r>
            <w:r w:rsidRPr="00935E76" w:rsidDel="00935E76">
              <w:rPr>
                <w:rPrChange w:id="341" w:author="Valerij Šlovikov" w:date="2025-07-08T22:15:00Z" w16du:dateUtc="2025-07-08T20:15:00Z">
                  <w:rPr>
                    <w:rStyle w:val="Hypertextovodkaz"/>
                  </w:rPr>
                </w:rPrChange>
              </w:rPr>
              <w:delText>Implementace základních 3D primitiv</w:delText>
            </w:r>
            <w:r w:rsidDel="00935E76">
              <w:rPr>
                <w:webHidden/>
              </w:rPr>
              <w:tab/>
            </w:r>
          </w:del>
          <w:del w:id="342" w:author="Valerij Šlovikov" w:date="2025-07-08T22:14:00Z" w16du:dateUtc="2025-07-08T20:14:00Z">
            <w:r w:rsidR="00B04C89" w:rsidDel="00935E76">
              <w:rPr>
                <w:webHidden/>
              </w:rPr>
              <w:delText>36</w:delText>
            </w:r>
          </w:del>
        </w:p>
        <w:p w14:paraId="7419C43F" w14:textId="36EAE396" w:rsidR="00556674" w:rsidDel="00935E76" w:rsidRDefault="00556674" w:rsidP="00556674">
          <w:pPr>
            <w:pStyle w:val="Obsah2"/>
            <w:tabs>
              <w:tab w:val="left" w:pos="1368"/>
              <w:tab w:val="right" w:leader="dot" w:pos="9490"/>
            </w:tabs>
            <w:spacing w:line="240" w:lineRule="auto"/>
            <w:rPr>
              <w:del w:id="343" w:author="Valerij Šlovikov" w:date="2025-07-08T22:15:00Z" w16du:dateUtc="2025-07-08T20:15:00Z"/>
              <w:rFonts w:eastAsiaTheme="minorEastAsia" w:cstheme="minorBidi"/>
              <w:kern w:val="2"/>
              <w:szCs w:val="24"/>
              <w:lang w:eastAsia="cs-CZ"/>
              <w14:ligatures w14:val="standardContextual"/>
            </w:rPr>
          </w:pPr>
          <w:del w:id="344" w:author="Valerij Šlovikov" w:date="2025-07-08T22:15:00Z" w16du:dateUtc="2025-07-08T20:15:00Z">
            <w:r w:rsidRPr="00935E76" w:rsidDel="00935E76">
              <w:rPr>
                <w:rPrChange w:id="345" w:author="Valerij Šlovikov" w:date="2025-07-08T22:15:00Z" w16du:dateUtc="2025-07-08T20:15:00Z">
                  <w:rPr>
                    <w:rStyle w:val="Hypertextovodkaz"/>
                  </w:rPr>
                </w:rPrChange>
              </w:rPr>
              <w:delText>7.1.</w:delText>
            </w:r>
            <w:r w:rsidDel="00935E76">
              <w:rPr>
                <w:rFonts w:eastAsiaTheme="minorEastAsia" w:cstheme="minorBidi"/>
                <w:kern w:val="2"/>
                <w:szCs w:val="24"/>
                <w:lang w:eastAsia="cs-CZ"/>
                <w14:ligatures w14:val="standardContextual"/>
              </w:rPr>
              <w:tab/>
            </w:r>
            <w:r w:rsidRPr="00935E76" w:rsidDel="00935E76">
              <w:rPr>
                <w:rPrChange w:id="346" w:author="Valerij Šlovikov" w:date="2025-07-08T22:15:00Z" w16du:dateUtc="2025-07-08T20:15:00Z">
                  <w:rPr>
                    <w:rStyle w:val="Hypertextovodkaz"/>
                  </w:rPr>
                </w:rPrChange>
              </w:rPr>
              <w:delText>WebGL</w:delText>
            </w:r>
            <w:r w:rsidDel="00935E76">
              <w:rPr>
                <w:webHidden/>
              </w:rPr>
              <w:tab/>
            </w:r>
          </w:del>
          <w:del w:id="347" w:author="Valerij Šlovikov" w:date="2025-07-08T22:14:00Z" w16du:dateUtc="2025-07-08T20:14:00Z">
            <w:r w:rsidR="00B04C89" w:rsidDel="00935E76">
              <w:rPr>
                <w:webHidden/>
              </w:rPr>
              <w:delText>36</w:delText>
            </w:r>
          </w:del>
        </w:p>
        <w:p w14:paraId="1B8A8D44" w14:textId="6C29CBDA" w:rsidR="00556674" w:rsidDel="00935E76" w:rsidRDefault="00556674" w:rsidP="00556674">
          <w:pPr>
            <w:pStyle w:val="Obsah2"/>
            <w:tabs>
              <w:tab w:val="left" w:pos="1368"/>
              <w:tab w:val="right" w:leader="dot" w:pos="9490"/>
            </w:tabs>
            <w:spacing w:line="240" w:lineRule="auto"/>
            <w:rPr>
              <w:del w:id="348" w:author="Valerij Šlovikov" w:date="2025-07-08T22:15:00Z" w16du:dateUtc="2025-07-08T20:15:00Z"/>
              <w:rFonts w:eastAsiaTheme="minorEastAsia" w:cstheme="minorBidi"/>
              <w:kern w:val="2"/>
              <w:szCs w:val="24"/>
              <w:lang w:eastAsia="cs-CZ"/>
              <w14:ligatures w14:val="standardContextual"/>
            </w:rPr>
          </w:pPr>
          <w:del w:id="349" w:author="Valerij Šlovikov" w:date="2025-07-08T22:15:00Z" w16du:dateUtc="2025-07-08T20:15:00Z">
            <w:r w:rsidRPr="00935E76" w:rsidDel="00935E76">
              <w:rPr>
                <w:rPrChange w:id="350" w:author="Valerij Šlovikov" w:date="2025-07-08T22:15:00Z" w16du:dateUtc="2025-07-08T20:15:00Z">
                  <w:rPr>
                    <w:rStyle w:val="Hypertextovodkaz"/>
                  </w:rPr>
                </w:rPrChange>
              </w:rPr>
              <w:delText>7.2.</w:delText>
            </w:r>
            <w:r w:rsidDel="00935E76">
              <w:rPr>
                <w:rFonts w:eastAsiaTheme="minorEastAsia" w:cstheme="minorBidi"/>
                <w:kern w:val="2"/>
                <w:szCs w:val="24"/>
                <w:lang w:eastAsia="cs-CZ"/>
                <w14:ligatures w14:val="standardContextual"/>
              </w:rPr>
              <w:tab/>
            </w:r>
            <w:r w:rsidRPr="00935E76" w:rsidDel="00935E76">
              <w:rPr>
                <w:rPrChange w:id="351" w:author="Valerij Šlovikov" w:date="2025-07-08T22:15:00Z" w16du:dateUtc="2025-07-08T20:15:00Z">
                  <w:rPr>
                    <w:rStyle w:val="Hypertextovodkaz"/>
                  </w:rPr>
                </w:rPrChange>
              </w:rPr>
              <w:delText>WebGL2</w:delText>
            </w:r>
            <w:r w:rsidDel="00935E76">
              <w:rPr>
                <w:webHidden/>
              </w:rPr>
              <w:tab/>
            </w:r>
          </w:del>
          <w:del w:id="352" w:author="Valerij Šlovikov" w:date="2025-07-08T22:14:00Z" w16du:dateUtc="2025-07-08T20:14:00Z">
            <w:r w:rsidR="00B04C89" w:rsidDel="00935E76">
              <w:rPr>
                <w:webHidden/>
              </w:rPr>
              <w:delText>38</w:delText>
            </w:r>
          </w:del>
        </w:p>
        <w:p w14:paraId="2D5A1E3B" w14:textId="1A7E6CA6" w:rsidR="00556674" w:rsidDel="00935E76" w:rsidRDefault="00556674" w:rsidP="00556674">
          <w:pPr>
            <w:pStyle w:val="Obsah2"/>
            <w:tabs>
              <w:tab w:val="left" w:pos="1368"/>
              <w:tab w:val="right" w:leader="dot" w:pos="9490"/>
            </w:tabs>
            <w:spacing w:line="240" w:lineRule="auto"/>
            <w:rPr>
              <w:del w:id="353" w:author="Valerij Šlovikov" w:date="2025-07-08T22:15:00Z" w16du:dateUtc="2025-07-08T20:15:00Z"/>
              <w:rFonts w:eastAsiaTheme="minorEastAsia" w:cstheme="minorBidi"/>
              <w:kern w:val="2"/>
              <w:szCs w:val="24"/>
              <w:lang w:eastAsia="cs-CZ"/>
              <w14:ligatures w14:val="standardContextual"/>
            </w:rPr>
          </w:pPr>
          <w:del w:id="354" w:author="Valerij Šlovikov" w:date="2025-07-08T22:15:00Z" w16du:dateUtc="2025-07-08T20:15:00Z">
            <w:r w:rsidRPr="00935E76" w:rsidDel="00935E76">
              <w:rPr>
                <w:rPrChange w:id="355" w:author="Valerij Šlovikov" w:date="2025-07-08T22:15:00Z" w16du:dateUtc="2025-07-08T20:15:00Z">
                  <w:rPr>
                    <w:rStyle w:val="Hypertextovodkaz"/>
                  </w:rPr>
                </w:rPrChange>
              </w:rPr>
              <w:delText>7.3.</w:delText>
            </w:r>
            <w:r w:rsidDel="00935E76">
              <w:rPr>
                <w:rFonts w:eastAsiaTheme="minorEastAsia" w:cstheme="minorBidi"/>
                <w:kern w:val="2"/>
                <w:szCs w:val="24"/>
                <w:lang w:eastAsia="cs-CZ"/>
                <w14:ligatures w14:val="standardContextual"/>
              </w:rPr>
              <w:tab/>
            </w:r>
            <w:r w:rsidRPr="00935E76" w:rsidDel="00935E76">
              <w:rPr>
                <w:rPrChange w:id="356" w:author="Valerij Šlovikov" w:date="2025-07-08T22:15:00Z" w16du:dateUtc="2025-07-08T20:15:00Z">
                  <w:rPr>
                    <w:rStyle w:val="Hypertextovodkaz"/>
                  </w:rPr>
                </w:rPrChange>
              </w:rPr>
              <w:delText>WebGPU</w:delText>
            </w:r>
            <w:r w:rsidDel="00935E76">
              <w:rPr>
                <w:webHidden/>
              </w:rPr>
              <w:tab/>
            </w:r>
          </w:del>
          <w:del w:id="357" w:author="Valerij Šlovikov" w:date="2025-07-08T22:14:00Z" w16du:dateUtc="2025-07-08T20:14:00Z">
            <w:r w:rsidR="00B04C89" w:rsidDel="00935E76">
              <w:rPr>
                <w:webHidden/>
              </w:rPr>
              <w:delText>39</w:delText>
            </w:r>
          </w:del>
        </w:p>
        <w:p w14:paraId="75467D92" w14:textId="7F1AD8EB" w:rsidR="00556674" w:rsidDel="00935E76" w:rsidRDefault="00556674" w:rsidP="00556674">
          <w:pPr>
            <w:pStyle w:val="Obsah3"/>
            <w:tabs>
              <w:tab w:val="left" w:pos="1680"/>
              <w:tab w:val="right" w:leader="dot" w:pos="9490"/>
            </w:tabs>
            <w:spacing w:line="240" w:lineRule="auto"/>
            <w:rPr>
              <w:del w:id="358" w:author="Valerij Šlovikov" w:date="2025-07-08T22:15:00Z" w16du:dateUtc="2025-07-08T20:15:00Z"/>
              <w:rFonts w:eastAsiaTheme="minorEastAsia" w:cstheme="minorBidi"/>
              <w:kern w:val="2"/>
              <w:szCs w:val="24"/>
              <w:lang w:eastAsia="cs-CZ"/>
              <w14:ligatures w14:val="standardContextual"/>
            </w:rPr>
          </w:pPr>
          <w:del w:id="359" w:author="Valerij Šlovikov" w:date="2025-07-08T22:15:00Z" w16du:dateUtc="2025-07-08T20:15:00Z">
            <w:r w:rsidRPr="00935E76" w:rsidDel="00935E76">
              <w:rPr>
                <w:rPrChange w:id="360" w:author="Valerij Šlovikov" w:date="2025-07-08T22:15:00Z" w16du:dateUtc="2025-07-08T20:15:00Z">
                  <w:rPr>
                    <w:rStyle w:val="Hypertextovodkaz"/>
                  </w:rPr>
                </w:rPrChange>
              </w:rPr>
              <w:delText>7.3.1.</w:delText>
            </w:r>
            <w:r w:rsidDel="00935E76">
              <w:rPr>
                <w:rFonts w:eastAsiaTheme="minorEastAsia" w:cstheme="minorBidi"/>
                <w:kern w:val="2"/>
                <w:szCs w:val="24"/>
                <w:lang w:eastAsia="cs-CZ"/>
                <w14:ligatures w14:val="standardContextual"/>
              </w:rPr>
              <w:tab/>
            </w:r>
            <w:r w:rsidRPr="00935E76" w:rsidDel="00935E76">
              <w:rPr>
                <w:rPrChange w:id="361" w:author="Valerij Šlovikov" w:date="2025-07-08T22:15:00Z" w16du:dateUtc="2025-07-08T20:15:00Z">
                  <w:rPr>
                    <w:rStyle w:val="Hypertextovodkaz"/>
                  </w:rPr>
                </w:rPrChange>
              </w:rPr>
              <w:delText>CORS a security omezení</w:delText>
            </w:r>
            <w:r w:rsidDel="00935E76">
              <w:rPr>
                <w:webHidden/>
              </w:rPr>
              <w:tab/>
            </w:r>
          </w:del>
          <w:del w:id="362" w:author="Valerij Šlovikov" w:date="2025-07-08T22:14:00Z" w16du:dateUtc="2025-07-08T20:14:00Z">
            <w:r w:rsidR="00B04C89" w:rsidDel="00935E76">
              <w:rPr>
                <w:webHidden/>
              </w:rPr>
              <w:delText>39</w:delText>
            </w:r>
          </w:del>
        </w:p>
        <w:p w14:paraId="2C4C3676" w14:textId="4400AD8D" w:rsidR="00556674" w:rsidDel="00935E76" w:rsidRDefault="00556674" w:rsidP="00556674">
          <w:pPr>
            <w:pStyle w:val="Obsah1"/>
            <w:tabs>
              <w:tab w:val="left" w:pos="981"/>
              <w:tab w:val="right" w:leader="dot" w:pos="9490"/>
            </w:tabs>
            <w:spacing w:line="240" w:lineRule="auto"/>
            <w:rPr>
              <w:del w:id="363" w:author="Valerij Šlovikov" w:date="2025-07-08T22:15:00Z" w16du:dateUtc="2025-07-08T20:15:00Z"/>
              <w:rFonts w:eastAsiaTheme="minorEastAsia" w:cstheme="minorBidi"/>
              <w:kern w:val="2"/>
              <w:szCs w:val="24"/>
              <w:lang w:eastAsia="cs-CZ"/>
              <w14:ligatures w14:val="standardContextual"/>
            </w:rPr>
          </w:pPr>
          <w:del w:id="364" w:author="Valerij Šlovikov" w:date="2025-07-08T22:15:00Z" w16du:dateUtc="2025-07-08T20:15:00Z">
            <w:r w:rsidRPr="00935E76" w:rsidDel="00935E76">
              <w:rPr>
                <w:rPrChange w:id="365" w:author="Valerij Šlovikov" w:date="2025-07-08T22:15:00Z" w16du:dateUtc="2025-07-08T20:15:00Z">
                  <w:rPr>
                    <w:rStyle w:val="Hypertextovodkaz"/>
                  </w:rPr>
                </w:rPrChange>
              </w:rPr>
              <w:delText>8.</w:delText>
            </w:r>
            <w:r w:rsidDel="00935E76">
              <w:rPr>
                <w:rFonts w:eastAsiaTheme="minorEastAsia" w:cstheme="minorBidi"/>
                <w:kern w:val="2"/>
                <w:szCs w:val="24"/>
                <w:lang w:eastAsia="cs-CZ"/>
                <w14:ligatures w14:val="standardContextual"/>
              </w:rPr>
              <w:tab/>
            </w:r>
            <w:r w:rsidRPr="00935E76" w:rsidDel="00935E76">
              <w:rPr>
                <w:rPrChange w:id="366" w:author="Valerij Šlovikov" w:date="2025-07-08T22:15:00Z" w16du:dateUtc="2025-07-08T20:15:00Z">
                  <w:rPr>
                    <w:rStyle w:val="Hypertextovodkaz"/>
                  </w:rPr>
                </w:rPrChange>
              </w:rPr>
              <w:delText>Pokročilé renderovací techniky</w:delText>
            </w:r>
            <w:r w:rsidDel="00935E76">
              <w:rPr>
                <w:webHidden/>
              </w:rPr>
              <w:tab/>
            </w:r>
          </w:del>
          <w:del w:id="367" w:author="Valerij Šlovikov" w:date="2025-07-08T22:14:00Z" w16du:dateUtc="2025-07-08T20:14:00Z">
            <w:r w:rsidR="00B04C89" w:rsidDel="00935E76">
              <w:rPr>
                <w:webHidden/>
              </w:rPr>
              <w:delText>41</w:delText>
            </w:r>
          </w:del>
        </w:p>
        <w:p w14:paraId="02D2206B" w14:textId="690ECF90" w:rsidR="00556674" w:rsidDel="00935E76" w:rsidRDefault="00556674" w:rsidP="00556674">
          <w:pPr>
            <w:pStyle w:val="Obsah2"/>
            <w:tabs>
              <w:tab w:val="left" w:pos="1368"/>
              <w:tab w:val="right" w:leader="dot" w:pos="9490"/>
            </w:tabs>
            <w:spacing w:line="240" w:lineRule="auto"/>
            <w:rPr>
              <w:del w:id="368" w:author="Valerij Šlovikov" w:date="2025-07-08T22:15:00Z" w16du:dateUtc="2025-07-08T20:15:00Z"/>
              <w:rFonts w:eastAsiaTheme="minorEastAsia" w:cstheme="minorBidi"/>
              <w:kern w:val="2"/>
              <w:szCs w:val="24"/>
              <w:lang w:eastAsia="cs-CZ"/>
              <w14:ligatures w14:val="standardContextual"/>
            </w:rPr>
          </w:pPr>
          <w:del w:id="369" w:author="Valerij Šlovikov" w:date="2025-07-08T22:15:00Z" w16du:dateUtc="2025-07-08T20:15:00Z">
            <w:r w:rsidRPr="00935E76" w:rsidDel="00935E76">
              <w:rPr>
                <w:rPrChange w:id="370" w:author="Valerij Šlovikov" w:date="2025-07-08T22:15:00Z" w16du:dateUtc="2025-07-08T20:15:00Z">
                  <w:rPr>
                    <w:rStyle w:val="Hypertextovodkaz"/>
                  </w:rPr>
                </w:rPrChange>
              </w:rPr>
              <w:delText>8.1.</w:delText>
            </w:r>
            <w:r w:rsidDel="00935E76">
              <w:rPr>
                <w:rFonts w:eastAsiaTheme="minorEastAsia" w:cstheme="minorBidi"/>
                <w:kern w:val="2"/>
                <w:szCs w:val="24"/>
                <w:lang w:eastAsia="cs-CZ"/>
                <w14:ligatures w14:val="standardContextual"/>
              </w:rPr>
              <w:tab/>
            </w:r>
            <w:r w:rsidRPr="00935E76" w:rsidDel="00935E76">
              <w:rPr>
                <w:rPrChange w:id="371" w:author="Valerij Šlovikov" w:date="2025-07-08T22:15:00Z" w16du:dateUtc="2025-07-08T20:15:00Z">
                  <w:rPr>
                    <w:rStyle w:val="Hypertextovodkaz"/>
                  </w:rPr>
                </w:rPrChange>
              </w:rPr>
              <w:delText>Three.js ekosystém a framework integrace</w:delText>
            </w:r>
            <w:r w:rsidDel="00935E76">
              <w:rPr>
                <w:webHidden/>
              </w:rPr>
              <w:tab/>
            </w:r>
          </w:del>
          <w:del w:id="372" w:author="Valerij Šlovikov" w:date="2025-07-08T22:14:00Z" w16du:dateUtc="2025-07-08T20:14:00Z">
            <w:r w:rsidR="00B04C89" w:rsidDel="00935E76">
              <w:rPr>
                <w:webHidden/>
              </w:rPr>
              <w:delText>41</w:delText>
            </w:r>
          </w:del>
        </w:p>
        <w:p w14:paraId="52324A4A" w14:textId="783DC33E" w:rsidR="00556674" w:rsidDel="00935E76" w:rsidRDefault="00556674" w:rsidP="00556674">
          <w:pPr>
            <w:pStyle w:val="Obsah2"/>
            <w:tabs>
              <w:tab w:val="left" w:pos="1368"/>
              <w:tab w:val="right" w:leader="dot" w:pos="9490"/>
            </w:tabs>
            <w:spacing w:line="240" w:lineRule="auto"/>
            <w:rPr>
              <w:del w:id="373" w:author="Valerij Šlovikov" w:date="2025-07-08T22:15:00Z" w16du:dateUtc="2025-07-08T20:15:00Z"/>
              <w:rFonts w:eastAsiaTheme="minorEastAsia" w:cstheme="minorBidi"/>
              <w:kern w:val="2"/>
              <w:szCs w:val="24"/>
              <w:lang w:eastAsia="cs-CZ"/>
              <w14:ligatures w14:val="standardContextual"/>
            </w:rPr>
          </w:pPr>
          <w:del w:id="374" w:author="Valerij Šlovikov" w:date="2025-07-08T22:15:00Z" w16du:dateUtc="2025-07-08T20:15:00Z">
            <w:r w:rsidRPr="00935E76" w:rsidDel="00935E76">
              <w:rPr>
                <w:rPrChange w:id="375" w:author="Valerij Šlovikov" w:date="2025-07-08T22:15:00Z" w16du:dateUtc="2025-07-08T20:15:00Z">
                  <w:rPr>
                    <w:rStyle w:val="Hypertextovodkaz"/>
                  </w:rPr>
                </w:rPrChange>
              </w:rPr>
              <w:delText>8.2.</w:delText>
            </w:r>
            <w:r w:rsidDel="00935E76">
              <w:rPr>
                <w:rFonts w:eastAsiaTheme="minorEastAsia" w:cstheme="minorBidi"/>
                <w:kern w:val="2"/>
                <w:szCs w:val="24"/>
                <w:lang w:eastAsia="cs-CZ"/>
                <w14:ligatures w14:val="standardContextual"/>
              </w:rPr>
              <w:tab/>
            </w:r>
            <w:r w:rsidRPr="00935E76" w:rsidDel="00935E76">
              <w:rPr>
                <w:rPrChange w:id="376" w:author="Valerij Šlovikov" w:date="2025-07-08T22:15:00Z" w16du:dateUtc="2025-07-08T20:15:00Z">
                  <w:rPr>
                    <w:rStyle w:val="Hypertextovodkaz"/>
                  </w:rPr>
                </w:rPrChange>
              </w:rPr>
              <w:delText>Parallax mapping implementace</w:delText>
            </w:r>
            <w:r w:rsidDel="00935E76">
              <w:rPr>
                <w:webHidden/>
              </w:rPr>
              <w:tab/>
            </w:r>
          </w:del>
          <w:del w:id="377" w:author="Valerij Šlovikov" w:date="2025-07-08T22:14:00Z" w16du:dateUtc="2025-07-08T20:14:00Z">
            <w:r w:rsidR="00B04C89" w:rsidDel="00935E76">
              <w:rPr>
                <w:webHidden/>
              </w:rPr>
              <w:delText>42</w:delText>
            </w:r>
          </w:del>
        </w:p>
        <w:p w14:paraId="6E58D32C" w14:textId="74780BFE" w:rsidR="00556674" w:rsidDel="00935E76" w:rsidRDefault="00556674" w:rsidP="00556674">
          <w:pPr>
            <w:pStyle w:val="Obsah2"/>
            <w:tabs>
              <w:tab w:val="left" w:pos="1368"/>
              <w:tab w:val="right" w:leader="dot" w:pos="9490"/>
            </w:tabs>
            <w:spacing w:line="240" w:lineRule="auto"/>
            <w:rPr>
              <w:del w:id="378" w:author="Valerij Šlovikov" w:date="2025-07-08T22:15:00Z" w16du:dateUtc="2025-07-08T20:15:00Z"/>
              <w:rFonts w:eastAsiaTheme="minorEastAsia" w:cstheme="minorBidi"/>
              <w:kern w:val="2"/>
              <w:szCs w:val="24"/>
              <w:lang w:eastAsia="cs-CZ"/>
              <w14:ligatures w14:val="standardContextual"/>
            </w:rPr>
          </w:pPr>
          <w:del w:id="379" w:author="Valerij Šlovikov" w:date="2025-07-08T22:15:00Z" w16du:dateUtc="2025-07-08T20:15:00Z">
            <w:r w:rsidRPr="00935E76" w:rsidDel="00935E76">
              <w:rPr>
                <w:rPrChange w:id="380" w:author="Valerij Šlovikov" w:date="2025-07-08T22:15:00Z" w16du:dateUtc="2025-07-08T20:15:00Z">
                  <w:rPr>
                    <w:rStyle w:val="Hypertextovodkaz"/>
                  </w:rPr>
                </w:rPrChange>
              </w:rPr>
              <w:delText>8.3.</w:delText>
            </w:r>
            <w:r w:rsidDel="00935E76">
              <w:rPr>
                <w:rFonts w:eastAsiaTheme="minorEastAsia" w:cstheme="minorBidi"/>
                <w:kern w:val="2"/>
                <w:szCs w:val="24"/>
                <w:lang w:eastAsia="cs-CZ"/>
                <w14:ligatures w14:val="standardContextual"/>
              </w:rPr>
              <w:tab/>
            </w:r>
            <w:r w:rsidRPr="00935E76" w:rsidDel="00935E76">
              <w:rPr>
                <w:rPrChange w:id="381" w:author="Valerij Šlovikov" w:date="2025-07-08T22:15:00Z" w16du:dateUtc="2025-07-08T20:15:00Z">
                  <w:rPr>
                    <w:rStyle w:val="Hypertextovodkaz"/>
                  </w:rPr>
                </w:rPrChange>
              </w:rPr>
              <w:delText>Helix geometrie s advanced materials</w:delText>
            </w:r>
            <w:r w:rsidDel="00935E76">
              <w:rPr>
                <w:webHidden/>
              </w:rPr>
              <w:tab/>
            </w:r>
          </w:del>
          <w:del w:id="382" w:author="Valerij Šlovikov" w:date="2025-07-08T22:14:00Z" w16du:dateUtc="2025-07-08T20:14:00Z">
            <w:r w:rsidR="00B04C89" w:rsidDel="00935E76">
              <w:rPr>
                <w:webHidden/>
              </w:rPr>
              <w:delText>43</w:delText>
            </w:r>
          </w:del>
        </w:p>
        <w:p w14:paraId="60AA2B1B" w14:textId="3C7113D2" w:rsidR="00556674" w:rsidDel="00935E76" w:rsidRDefault="00556674" w:rsidP="00556674">
          <w:pPr>
            <w:pStyle w:val="Obsah2"/>
            <w:tabs>
              <w:tab w:val="left" w:pos="1368"/>
              <w:tab w:val="right" w:leader="dot" w:pos="9490"/>
            </w:tabs>
            <w:spacing w:line="240" w:lineRule="auto"/>
            <w:rPr>
              <w:del w:id="383" w:author="Valerij Šlovikov" w:date="2025-07-08T22:15:00Z" w16du:dateUtc="2025-07-08T20:15:00Z"/>
              <w:rFonts w:eastAsiaTheme="minorEastAsia" w:cstheme="minorBidi"/>
              <w:kern w:val="2"/>
              <w:szCs w:val="24"/>
              <w:lang w:eastAsia="cs-CZ"/>
              <w14:ligatures w14:val="standardContextual"/>
            </w:rPr>
          </w:pPr>
          <w:del w:id="384" w:author="Valerij Šlovikov" w:date="2025-07-08T22:15:00Z" w16du:dateUtc="2025-07-08T20:15:00Z">
            <w:r w:rsidRPr="00935E76" w:rsidDel="00935E76">
              <w:rPr>
                <w:rPrChange w:id="385" w:author="Valerij Šlovikov" w:date="2025-07-08T22:15:00Z" w16du:dateUtc="2025-07-08T20:15:00Z">
                  <w:rPr>
                    <w:rStyle w:val="Hypertextovodkaz"/>
                  </w:rPr>
                </w:rPrChange>
              </w:rPr>
              <w:delText>8.4.</w:delText>
            </w:r>
            <w:r w:rsidDel="00935E76">
              <w:rPr>
                <w:rFonts w:eastAsiaTheme="minorEastAsia" w:cstheme="minorBidi"/>
                <w:kern w:val="2"/>
                <w:szCs w:val="24"/>
                <w:lang w:eastAsia="cs-CZ"/>
                <w14:ligatures w14:val="standardContextual"/>
              </w:rPr>
              <w:tab/>
            </w:r>
            <w:r w:rsidRPr="00935E76" w:rsidDel="00935E76">
              <w:rPr>
                <w:rPrChange w:id="386" w:author="Valerij Šlovikov" w:date="2025-07-08T22:15:00Z" w16du:dateUtc="2025-07-08T20:15:00Z">
                  <w:rPr>
                    <w:rStyle w:val="Hypertextovodkaz"/>
                  </w:rPr>
                </w:rPrChange>
              </w:rPr>
              <w:delText>Advanced particle systems</w:delText>
            </w:r>
            <w:r w:rsidDel="00935E76">
              <w:rPr>
                <w:webHidden/>
              </w:rPr>
              <w:tab/>
            </w:r>
          </w:del>
          <w:del w:id="387" w:author="Valerij Šlovikov" w:date="2025-07-08T22:14:00Z" w16du:dateUtc="2025-07-08T20:14:00Z">
            <w:r w:rsidR="00B04C89" w:rsidDel="00935E76">
              <w:rPr>
                <w:webHidden/>
              </w:rPr>
              <w:delText>44</w:delText>
            </w:r>
          </w:del>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7E1D55C9" w14:textId="77777777" w:rsidR="003C6BE8" w:rsidRDefault="003C6BE8" w:rsidP="003C6BE8">
      <w:pPr>
        <w:pStyle w:val="Nadpis1"/>
        <w:numPr>
          <w:ilvl w:val="0"/>
          <w:numId w:val="0"/>
        </w:numPr>
        <w:ind w:left="357" w:hanging="357"/>
      </w:pPr>
      <w:bookmarkStart w:id="388" w:name="_Toc202905335"/>
      <w:r>
        <w:lastRenderedPageBreak/>
        <w:t>Úvod</w:t>
      </w:r>
      <w:bookmarkEnd w:id="388"/>
    </w:p>
    <w:p w14:paraId="68A47B1F" w14:textId="784729AD" w:rsidR="003C6BE8" w:rsidRDefault="00A714AD" w:rsidP="003C6BE8">
      <w:r w:rsidRPr="00A714AD">
        <w:t>Motivací práce je prozkoumat možnosti moderních 3D technologií ve webových prohlížečích. Aktuální znalosti jsou již poměrně rozsáhlé, ale nové API WebGPU naznačuje, že prostor pro výkon i funkčnost ještě zdaleka nebyl vyčerpán.</w:t>
      </w:r>
    </w:p>
    <w:p w14:paraId="204C43FE" w14:textId="0A068217" w:rsidR="00A714AD" w:rsidRDefault="00A714AD" w:rsidP="00A714AD">
      <w:pPr>
        <w:pStyle w:val="Nadpis2"/>
        <w:numPr>
          <w:ilvl w:val="0"/>
          <w:numId w:val="0"/>
        </w:numPr>
        <w:ind w:left="284" w:hanging="284"/>
      </w:pPr>
      <w:bookmarkStart w:id="389" w:name="_Toc202905336"/>
      <w:r>
        <w:t>Cíl práce</w:t>
      </w:r>
      <w:bookmarkEnd w:id="389"/>
    </w:p>
    <w:p w14:paraId="2562A223" w14:textId="390CA545" w:rsidR="009A55FE" w:rsidRDefault="00A714AD" w:rsidP="009A55FE">
      <w:r>
        <w:t xml:space="preserve">Cílem práce je </w:t>
      </w:r>
      <w:r w:rsidRPr="00F46C27">
        <w:t>porovna</w:t>
      </w:r>
      <w:r w:rsidR="00F46C27" w:rsidRPr="00F46C27">
        <w:t>t</w:t>
      </w:r>
      <w:r w:rsidRPr="00F46C27">
        <w:t xml:space="preserve"> </w:t>
      </w:r>
      <w:r w:rsidR="00126B8D" w:rsidRPr="00F46C27">
        <w:t>We</w:t>
      </w:r>
      <w:r w:rsidRPr="00F46C27">
        <w:t>bGL 2 a WebGPU z pohledu výkonu a ekosystému</w:t>
      </w:r>
      <w:r w:rsidR="009A55FE" w:rsidRPr="00F46C27">
        <w:t>,</w:t>
      </w:r>
      <w:r w:rsidR="009A55FE">
        <w:rPr>
          <w:b/>
          <w:bCs/>
        </w:rPr>
        <w:t xml:space="preserve"> </w:t>
      </w:r>
      <w:r w:rsidR="009A55FE" w:rsidRPr="007E0BD4">
        <w:t>navrhnout a implementovat demonstrační 3D aplikaci</w:t>
      </w:r>
      <w:r w:rsidR="009A55FE">
        <w:t xml:space="preserve"> a experimentálně ověřit, zda WebGPU na běžném notebooku přináší </w:t>
      </w:r>
      <w:r w:rsidR="0007341C">
        <w:t xml:space="preserve">více </w:t>
      </w:r>
      <w:r w:rsidR="0007341C" w:rsidRPr="0007341C">
        <w:t>FPS a nižší CPU frame time</w:t>
      </w:r>
      <w:r w:rsidR="00126B8D">
        <w:t xml:space="preserve"> při zachování stability.</w:t>
      </w:r>
    </w:p>
    <w:p w14:paraId="0D7D28DB" w14:textId="5C27A974" w:rsidR="00126B8D" w:rsidRDefault="00126B8D" w:rsidP="00126B8D">
      <w:pPr>
        <w:pStyle w:val="Nadpis2"/>
        <w:numPr>
          <w:ilvl w:val="0"/>
          <w:numId w:val="0"/>
        </w:numPr>
        <w:ind w:left="284" w:hanging="284"/>
      </w:pPr>
      <w:bookmarkStart w:id="390" w:name="_Toc202905337"/>
      <w:r>
        <w:t>Výzkumné otázky</w:t>
      </w:r>
      <w:bookmarkEnd w:id="390"/>
    </w:p>
    <w:p w14:paraId="3332E477" w14:textId="6788108C" w:rsidR="00126B8D" w:rsidRDefault="00126B8D" w:rsidP="00126B8D">
      <w:pPr>
        <w:pStyle w:val="Odstavecseseznamem"/>
        <w:numPr>
          <w:ilvl w:val="0"/>
          <w:numId w:val="64"/>
        </w:numPr>
      </w:pPr>
      <w:r>
        <w:t>Překoná WebGPU WebGL 2 výkon</w:t>
      </w:r>
      <w:r w:rsidR="0007341C">
        <w:t>n</w:t>
      </w:r>
      <w:r>
        <w:t>ostně při vykreslování podobných scén?</w:t>
      </w:r>
    </w:p>
    <w:p w14:paraId="2D949C59" w14:textId="1D29D83A" w:rsidR="00126B8D" w:rsidRDefault="00126B8D" w:rsidP="00126B8D">
      <w:pPr>
        <w:pStyle w:val="Odstavecseseznamem"/>
        <w:numPr>
          <w:ilvl w:val="0"/>
          <w:numId w:val="64"/>
        </w:numPr>
      </w:pPr>
      <w:r>
        <w:t>Je současná podpora WebGPU v populárních prohlížečích dostatečná?</w:t>
      </w:r>
    </w:p>
    <w:p w14:paraId="0EB83778" w14:textId="3A7DC611" w:rsidR="00126B8D" w:rsidRDefault="00126B8D" w:rsidP="00126B8D">
      <w:pPr>
        <w:pStyle w:val="Odstavecseseznamem"/>
        <w:numPr>
          <w:ilvl w:val="0"/>
          <w:numId w:val="64"/>
        </w:numPr>
      </w:pPr>
      <w:r>
        <w:t>Jaké jsou současné možnosti vývoje 3D aplikací a ekosystém kolem technologií?</w:t>
      </w:r>
    </w:p>
    <w:p w14:paraId="7A409455" w14:textId="4B2D55BD" w:rsidR="00126B8D" w:rsidRDefault="00126B8D" w:rsidP="00126B8D">
      <w:r w:rsidRPr="00126B8D">
        <w:t xml:space="preserve">Práce kombinuje literární rešerši se </w:t>
      </w:r>
      <w:r w:rsidR="00B04C89">
        <w:t>s</w:t>
      </w:r>
      <w:r w:rsidRPr="00126B8D">
        <w:t>tudijními zdroji (MDN, Khronos, W3C</w:t>
      </w:r>
      <w:r w:rsidR="0007341C">
        <w:t xml:space="preserve"> …</w:t>
      </w:r>
      <w:r w:rsidRPr="00126B8D">
        <w:t>)</w:t>
      </w:r>
      <w:r w:rsidRPr="00126B8D">
        <w:t xml:space="preserve"> </w:t>
      </w:r>
      <w:r w:rsidRPr="00126B8D">
        <w:t xml:space="preserve">, implementaci </w:t>
      </w:r>
      <w:r w:rsidR="00B04C89">
        <w:t xml:space="preserve">několika demo aplikací od základní „Hello World“ </w:t>
      </w:r>
      <w:r w:rsidR="0007341C">
        <w:t>ukázky</w:t>
      </w:r>
      <w:r w:rsidR="00B04C89">
        <w:t xml:space="preserve"> po komplexní scény pro porovnání WebGL 2 a WebGPU</w:t>
      </w:r>
      <w:r w:rsidR="0007341C">
        <w:t>. V</w:t>
      </w:r>
      <w:r w:rsidRPr="00126B8D">
        <w:t>ýkon měříme FPS, latency a počtem draw-callů</w:t>
      </w:r>
      <w:r w:rsidR="00B04C89">
        <w:t>.</w:t>
      </w:r>
    </w:p>
    <w:p w14:paraId="7916CEFC" w14:textId="5562E350" w:rsidR="00126B8D" w:rsidRDefault="00126B8D" w:rsidP="007E0BD4">
      <w:pPr>
        <w:pStyle w:val="Nadpis2"/>
        <w:numPr>
          <w:ilvl w:val="0"/>
          <w:numId w:val="0"/>
        </w:numPr>
        <w:ind w:left="284" w:hanging="284"/>
      </w:pPr>
      <w:bookmarkStart w:id="391" w:name="_Toc202905338"/>
      <w:r>
        <w:t>Struktura dokumentu</w:t>
      </w:r>
      <w:bookmarkEnd w:id="391"/>
    </w:p>
    <w:p w14:paraId="2147E3F7" w14:textId="295FDDCD" w:rsidR="00126B8D" w:rsidRPr="0001600C" w:rsidRDefault="00126B8D" w:rsidP="007E0BD4">
      <w:pPr>
        <w:pStyle w:val="Odstavecseseznamem"/>
        <w:numPr>
          <w:ilvl w:val="0"/>
          <w:numId w:val="65"/>
        </w:numPr>
      </w:pPr>
      <w:r w:rsidRPr="0001600C">
        <w:t>Kapitola 1 shrnuje historický vývoj 3D grafiky na webu a uvede klíčové pojmy.</w:t>
      </w:r>
    </w:p>
    <w:p w14:paraId="6ECF337E" w14:textId="621FAFAB" w:rsidR="00126B8D" w:rsidRPr="0001600C" w:rsidRDefault="00126B8D" w:rsidP="007E0BD4">
      <w:pPr>
        <w:pStyle w:val="Odstavecseseznamem"/>
        <w:numPr>
          <w:ilvl w:val="0"/>
          <w:numId w:val="65"/>
        </w:numPr>
      </w:pPr>
      <w:r w:rsidRPr="0001600C">
        <w:t>Kapitola 2 provádí detailní porovnání API WebGL, WebGL 2, WebGPU.</w:t>
      </w:r>
    </w:p>
    <w:p w14:paraId="3480B33A" w14:textId="336F8182" w:rsidR="00126B8D" w:rsidRPr="0001600C" w:rsidRDefault="00126B8D" w:rsidP="007E0BD4">
      <w:pPr>
        <w:pStyle w:val="Odstavecseseznamem"/>
        <w:numPr>
          <w:ilvl w:val="0"/>
          <w:numId w:val="65"/>
        </w:numPr>
      </w:pPr>
      <w:r w:rsidRPr="0001600C">
        <w:t>Kapitola 3 mapuje ekosystém knihoven (Three.js, Babylon.js, PlayCanvas).</w:t>
      </w:r>
    </w:p>
    <w:p w14:paraId="6E760C08" w14:textId="3DBD144D" w:rsidR="00126B8D" w:rsidRPr="0001600C" w:rsidRDefault="00126B8D" w:rsidP="007E0BD4">
      <w:pPr>
        <w:pStyle w:val="Odstavecseseznamem"/>
        <w:numPr>
          <w:ilvl w:val="0"/>
          <w:numId w:val="65"/>
        </w:numPr>
      </w:pPr>
      <w:r w:rsidRPr="0001600C">
        <w:t xml:space="preserve">Kapitola 4 popisuje parallax mapping </w:t>
      </w:r>
    </w:p>
    <w:p w14:paraId="5BFE88E4" w14:textId="253F1884" w:rsidR="00126B8D" w:rsidRPr="0001600C" w:rsidRDefault="00126B8D" w:rsidP="007E0BD4">
      <w:pPr>
        <w:pStyle w:val="Odstavecseseznamem"/>
        <w:numPr>
          <w:ilvl w:val="0"/>
          <w:numId w:val="65"/>
        </w:numPr>
      </w:pPr>
      <w:r w:rsidRPr="0001600C">
        <w:t xml:space="preserve">Kapitola 5 </w:t>
      </w:r>
    </w:p>
    <w:p w14:paraId="2B9DE6BE" w14:textId="009C462A" w:rsidR="00126B8D" w:rsidRPr="0001600C" w:rsidRDefault="00126B8D" w:rsidP="00126B8D">
      <w:pPr>
        <w:pStyle w:val="Odstavecseseznamem"/>
        <w:numPr>
          <w:ilvl w:val="0"/>
          <w:numId w:val="65"/>
        </w:numPr>
      </w:pPr>
      <w:r w:rsidRPr="0001600C">
        <w:t>Kapitoly 6</w:t>
      </w:r>
      <w:r w:rsidR="00B04C89" w:rsidRPr="00C90A87">
        <w:t xml:space="preserve"> </w:t>
      </w:r>
      <w:r w:rsidRPr="0001600C">
        <w:t>přinášejí implementaci dem, experimentální část a závěr.</w:t>
      </w:r>
    </w:p>
    <w:p w14:paraId="1F8D63A1" w14:textId="05B060D1" w:rsidR="00126B8D" w:rsidRPr="0001600C" w:rsidRDefault="00126B8D" w:rsidP="007E0BD4">
      <w:pPr>
        <w:pStyle w:val="Odstavecseseznamem"/>
        <w:numPr>
          <w:ilvl w:val="0"/>
          <w:numId w:val="65"/>
        </w:numPr>
      </w:pPr>
      <w:r w:rsidRPr="0001600C">
        <w:t>Kapitola</w:t>
      </w:r>
      <w:r w:rsidR="00B04C89" w:rsidRPr="0001600C">
        <w:t xml:space="preserve"> 7</w:t>
      </w:r>
    </w:p>
    <w:p w14:paraId="517E2EBA" w14:textId="1BD50C7D" w:rsidR="00B04C89" w:rsidRPr="0001600C" w:rsidRDefault="00B04C89" w:rsidP="007E0BD4">
      <w:pPr>
        <w:pStyle w:val="Odstavecseseznamem"/>
        <w:numPr>
          <w:ilvl w:val="0"/>
          <w:numId w:val="65"/>
        </w:numPr>
      </w:pPr>
      <w:r w:rsidRPr="0001600C">
        <w:t>Kapitola 8</w:t>
      </w:r>
    </w:p>
    <w:p w14:paraId="206310C7" w14:textId="0290D342" w:rsidR="00A42382" w:rsidRPr="00A42382" w:rsidRDefault="00F658CD" w:rsidP="008C0610">
      <w:pPr>
        <w:pStyle w:val="Nadpis1"/>
        <w:numPr>
          <w:ilvl w:val="0"/>
          <w:numId w:val="21"/>
        </w:numPr>
      </w:pPr>
      <w:bookmarkStart w:id="392" w:name="_Toc202905339"/>
      <w:r w:rsidRPr="0018468E">
        <w:rPr>
          <w:rFonts w:cstheme="minorHAnsi"/>
        </w:rPr>
        <w:lastRenderedPageBreak/>
        <w:t>Úvod</w:t>
      </w:r>
      <w:r w:rsidR="003C6BE8">
        <w:rPr>
          <w:rFonts w:cstheme="minorHAnsi"/>
        </w:rPr>
        <w:t xml:space="preserve"> </w:t>
      </w:r>
      <w:r w:rsidR="003C6BE8" w:rsidRPr="003C6BE8">
        <w:rPr>
          <w:rFonts w:cstheme="minorHAnsi"/>
        </w:rPr>
        <w:t>do 3D Grafiky ve webových aplikacích</w:t>
      </w:r>
      <w:bookmarkEnd w:id="392"/>
    </w:p>
    <w:p w14:paraId="0F8266A0" w14:textId="2B33BF8A" w:rsidR="009E4656" w:rsidRPr="0018468E" w:rsidRDefault="009E4656" w:rsidP="008C0610">
      <w:r w:rsidRPr="0018468E">
        <w:t xml:space="preserve">3D grafika na webu otevřela nové možnosti pro vývojáře, designéry i koncové uživatele, poskytující bohaté a interaktivní zážitky přímo v internetovém prohlížeči. Již nemusíme čekat na vzdálenou budoucnost, kdy 3D modely, </w:t>
      </w:r>
      <w:r w:rsidR="0081369A" w:rsidRPr="0018468E">
        <w:t>animace,</w:t>
      </w:r>
      <w:r w:rsidRPr="0018468E">
        <w:t xml:space="preserve"> a dokonce i celé virtuální světy budou dostupné na dosah kliknutí. </w:t>
      </w:r>
      <w:r w:rsidR="00C9447D" w:rsidRPr="0018468E">
        <w:t>Zmíněné</w:t>
      </w:r>
      <w:r w:rsidRPr="0018468E">
        <w:t xml:space="preserve"> technologie už jsou tady a postupně se stávají standardní součástí moderních webových aplikací.</w:t>
      </w:r>
    </w:p>
    <w:p w14:paraId="18A7B935" w14:textId="49078BFB" w:rsidR="009E4656" w:rsidRPr="0018468E" w:rsidRDefault="009E4656" w:rsidP="00FD0344">
      <w:pPr>
        <w:pStyle w:val="Nadpis2"/>
        <w:rPr>
          <w:rFonts w:cstheme="minorHAnsi"/>
        </w:rPr>
      </w:pPr>
      <w:bookmarkStart w:id="393" w:name="_Toc202905340"/>
      <w:r w:rsidRPr="0018468E">
        <w:rPr>
          <w:rFonts w:cstheme="minorHAnsi"/>
        </w:rPr>
        <w:t>Proč je 3D grafika na webu důležitá</w:t>
      </w:r>
      <w:bookmarkEnd w:id="393"/>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6832D7FB" w:rsidR="009E4656" w:rsidRPr="0018468E" w:rsidRDefault="009E4656" w:rsidP="00556674">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BE0FD5">
            <w:instrText xml:space="preserve">CITATION Med \l 1029 </w:instrText>
          </w:r>
          <w:r w:rsidR="00C432C0">
            <w:fldChar w:fldCharType="separate"/>
          </w:r>
          <w:r w:rsidR="006428B1">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6428B1">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1D12E8ED" w14:textId="2F355139" w:rsidR="00334D85" w:rsidRPr="0018468E" w:rsidRDefault="00334D85" w:rsidP="00FD0344">
      <w:pPr>
        <w:pStyle w:val="Nadpis2"/>
        <w:rPr>
          <w:rFonts w:eastAsia="Times New Roman" w:cstheme="minorHAnsi"/>
        </w:rPr>
      </w:pPr>
      <w:bookmarkStart w:id="394" w:name="_Toc202905341"/>
      <w:r w:rsidRPr="0018468E">
        <w:rPr>
          <w:rFonts w:cstheme="minorHAnsi"/>
        </w:rPr>
        <w:t>Popis WebGL, WebGL2 a WebGPU</w:t>
      </w:r>
      <w:bookmarkEnd w:id="394"/>
    </w:p>
    <w:p w14:paraId="3C6B4233" w14:textId="55436A88" w:rsidR="00556674" w:rsidRPr="00C512A8" w:rsidRDefault="00334D85" w:rsidP="00C512A8">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6428B1">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BE0FD5">
            <w:instrText xml:space="preserve">CITATION Can24 \l 1029 </w:instrText>
          </w:r>
          <w:r w:rsidR="001557FC" w:rsidRPr="0018468E">
            <w:fldChar w:fldCharType="separate"/>
          </w:r>
          <w:r w:rsidR="006428B1">
            <w:t>(Can I use, 2024)</w:t>
          </w:r>
          <w:r w:rsidR="001557FC" w:rsidRPr="0018468E">
            <w:fldChar w:fldCharType="end"/>
          </w:r>
        </w:sdtContent>
      </w:sdt>
      <w:r w:rsidRPr="0018468E">
        <w:t>.</w:t>
      </w:r>
    </w:p>
    <w:p w14:paraId="6722E719" w14:textId="0858CBC2" w:rsidR="00334D85" w:rsidRPr="0018468E" w:rsidRDefault="00334D85" w:rsidP="00556674">
      <w:r w:rsidRPr="0018468E">
        <w:rPr>
          <w:rStyle w:val="Siln"/>
        </w:rPr>
        <w:lastRenderedPageBreak/>
        <w:t>Fungování:</w:t>
      </w:r>
      <w:r w:rsidRPr="0018468E">
        <w:br/>
      </w:r>
      <w:r w:rsidRPr="00C90A87">
        <w:rPr>
          <w:b/>
          <w:bCs/>
        </w:rPr>
        <w:t>WebGL</w:t>
      </w:r>
      <w:r w:rsidRPr="0018468E">
        <w:t xml:space="preserve">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6428B1">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484C22AD" w:rsidR="00334D85" w:rsidRPr="0018468E" w:rsidRDefault="00334D85" w:rsidP="00442C9A">
      <w:pPr>
        <w:pStyle w:val="Odstavecseseznamem"/>
        <w:numPr>
          <w:ilvl w:val="0"/>
          <w:numId w:val="3"/>
        </w:numPr>
      </w:pPr>
      <w:r w:rsidRPr="0018468E">
        <w:rPr>
          <w:rStyle w:val="Siln"/>
        </w:rPr>
        <w:t>Vykreslování bez pluginů</w:t>
      </w:r>
      <w:r w:rsidR="00B04C89" w:rsidRPr="0018468E">
        <w:t>:</w:t>
      </w:r>
      <w:r w:rsidR="00B04C89">
        <w:t xml:space="preserve"> </w:t>
      </w:r>
      <w:r w:rsidRPr="0018468E">
        <w:t>stačí aktuální prohlížeč.</w:t>
      </w:r>
    </w:p>
    <w:p w14:paraId="3DCE011D" w14:textId="2BDB1573" w:rsidR="00334D85" w:rsidRPr="0018468E" w:rsidRDefault="00334D85" w:rsidP="00442C9A">
      <w:pPr>
        <w:pStyle w:val="Odstavecseseznamem"/>
        <w:numPr>
          <w:ilvl w:val="0"/>
          <w:numId w:val="3"/>
        </w:numPr>
      </w:pPr>
      <w:r w:rsidRPr="0018468E">
        <w:rPr>
          <w:rStyle w:val="Siln"/>
        </w:rPr>
        <w:t>Podpora GPU</w:t>
      </w:r>
      <w:r w:rsidR="00B04C89" w:rsidRPr="0018468E">
        <w:t>:</w:t>
      </w:r>
      <w:r w:rsidR="00B04C89">
        <w:t xml:space="preserve"> </w:t>
      </w:r>
      <w:r w:rsidRPr="0018468E">
        <w:t>umožňuje akcelerované vykreslování i složitých scén, her a interaktivních projektů.</w:t>
      </w:r>
    </w:p>
    <w:p w14:paraId="230D784C" w14:textId="0ED2A503" w:rsidR="00334D85" w:rsidRPr="0018468E" w:rsidRDefault="00334D85" w:rsidP="00442C9A">
      <w:pPr>
        <w:pStyle w:val="Odstavecseseznamem"/>
        <w:numPr>
          <w:ilvl w:val="0"/>
          <w:numId w:val="3"/>
        </w:numPr>
      </w:pPr>
      <w:r w:rsidRPr="0018468E">
        <w:rPr>
          <w:rStyle w:val="Siln"/>
        </w:rPr>
        <w:t>Omezení</w:t>
      </w:r>
      <w:r w:rsidR="00B04C89" w:rsidRPr="0018468E">
        <w:t>:</w:t>
      </w:r>
      <w:r w:rsidR="00B04C89">
        <w:t xml:space="preserve"> </w:t>
      </w:r>
      <w:r w:rsidRPr="0018468E">
        <w:t>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048CD90D" w14:textId="7A6A9C1D" w:rsidR="00334D85" w:rsidRPr="0018468E" w:rsidRDefault="00334D85" w:rsidP="00556674">
      <w:r w:rsidRPr="0018468E">
        <w:t>S vydáním</w:t>
      </w:r>
      <w:r w:rsidRPr="0018468E">
        <w:rPr>
          <w:b/>
          <w:bCs/>
        </w:rPr>
        <w:t xml:space="preserve"> </w:t>
      </w:r>
      <w:r w:rsidRPr="00FD5C0D">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6428B1">
            <w:t xml:space="preserve"> (The Khronos Group, 2017)</w:t>
          </w:r>
          <w:r w:rsidR="00187BB0" w:rsidRPr="0018468E">
            <w:fldChar w:fldCharType="end"/>
          </w:r>
        </w:sdtContent>
      </w:sdt>
      <w:r w:rsidRPr="0018468E">
        <w:t>.</w:t>
      </w: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08831548" w14:textId="6FC88275" w:rsidR="00556674" w:rsidRPr="0018468E" w:rsidRDefault="00334D85" w:rsidP="00C512A8">
      <w:pPr>
        <w:pStyle w:val="Odstavecseseznamem"/>
        <w:numPr>
          <w:ilvl w:val="0"/>
          <w:numId w:val="4"/>
        </w:numPr>
      </w:pPr>
      <w:r w:rsidRPr="0018468E">
        <w:rPr>
          <w:rStyle w:val="Siln"/>
        </w:rPr>
        <w:t>Vylepšené shadery</w:t>
      </w:r>
      <w:r w:rsidRPr="0018468E">
        <w:t>: Podpora rozšířeného GLSL, které umožňuje použít komplexnější výpočty a funkce přímo na GPU.</w:t>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lastRenderedPageBreak/>
        <w:t>Kompatibilita:</w:t>
      </w:r>
    </w:p>
    <w:p w14:paraId="45DF1274" w14:textId="2D61CE9C"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BE0FD5">
            <w:instrText xml:space="preserve">CITATION Can24 \l 1029 </w:instrText>
          </w:r>
          <w:r w:rsidR="009E74A2" w:rsidRPr="0018468E">
            <w:fldChar w:fldCharType="separate"/>
          </w:r>
          <w:r w:rsidR="006428B1">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02A89237" w:rsidR="00334D85" w:rsidRPr="0018468E" w:rsidRDefault="00334D85" w:rsidP="00556674">
      <w:r w:rsidRPr="0018468E">
        <w:t xml:space="preserve">Nejnovějším přírůstkem v oblasti webové 3D grafiky a GPU akcelerace je </w:t>
      </w:r>
      <w:r w:rsidRPr="00FD5C0D">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6428B1">
            <w:t>(MDN Web Docs, 2024)</w:t>
          </w:r>
          <w:r w:rsidR="004D7DEC" w:rsidRPr="0018468E">
            <w:fldChar w:fldCharType="end"/>
          </w:r>
        </w:sdtContent>
      </w:sdt>
      <w:r w:rsidRPr="0018468E">
        <w:t>.</w:t>
      </w: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0E9003CF" w14:textId="47E92EDE" w:rsidR="00556674" w:rsidRDefault="00334D85" w:rsidP="00C512A8">
      <w:pPr>
        <w:pStyle w:val="Odstavecseseznamem"/>
        <w:numPr>
          <w:ilvl w:val="0"/>
          <w:numId w:val="5"/>
        </w:num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6428B1">
            <w:t>(MDN Web Docs, 2025)</w:t>
          </w:r>
          <w:r w:rsidR="00C432C0">
            <w:fldChar w:fldCharType="end"/>
          </w:r>
        </w:sdtContent>
      </w:sdt>
    </w:p>
    <w:p w14:paraId="2DB5FF05" w14:textId="77777777" w:rsidR="00B04C89" w:rsidRDefault="00B04C89" w:rsidP="00B04C89">
      <w:pPr>
        <w:rPr>
          <w:rStyle w:val="Siln"/>
          <w:b w:val="0"/>
          <w:bCs w:val="0"/>
        </w:rPr>
      </w:pPr>
    </w:p>
    <w:p w14:paraId="3C81BF69" w14:textId="77777777" w:rsidR="00B04C89" w:rsidRPr="00B04C89" w:rsidRDefault="00B04C89" w:rsidP="00C90A87">
      <w:pPr>
        <w:rPr>
          <w:rStyle w:val="Siln"/>
          <w:b w:val="0"/>
          <w:bCs w:val="0"/>
        </w:rPr>
      </w:pPr>
    </w:p>
    <w:p w14:paraId="0AAB8E0F" w14:textId="11869D81" w:rsidR="00334D85" w:rsidRPr="0018468E" w:rsidRDefault="00334D85" w:rsidP="00442C9A">
      <w:r w:rsidRPr="0018468E">
        <w:rPr>
          <w:rStyle w:val="Siln"/>
        </w:rPr>
        <w:lastRenderedPageBreak/>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510A167D"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6428B1">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395" w:name="_Toc202905342"/>
      <w:r w:rsidRPr="0018468E">
        <w:rPr>
          <w:rFonts w:cstheme="minorHAnsi"/>
        </w:rPr>
        <w:lastRenderedPageBreak/>
        <w:t>Aplikace 3D grafiky na webu</w:t>
      </w:r>
      <w:bookmarkEnd w:id="395"/>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40330F0" w14:textId="46730CA4" w:rsidR="00242523" w:rsidRDefault="0084522E" w:rsidP="00242523">
      <w:pPr>
        <w:pStyle w:val="Odstavecseseznamem"/>
        <w:numPr>
          <w:ilvl w:val="0"/>
          <w:numId w:val="6"/>
        </w:numPr>
        <w:rPr>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64DA475D" w14:textId="77777777" w:rsidR="00B04C89" w:rsidRPr="0018468E" w:rsidRDefault="00B04C89" w:rsidP="00C90A87">
      <w:pPr>
        <w:rPr>
          <w:lang w:eastAsia="en-GB"/>
        </w:rPr>
      </w:pPr>
    </w:p>
    <w:p w14:paraId="5791A0DB" w14:textId="77777777" w:rsidR="0084522E" w:rsidRPr="0018468E" w:rsidRDefault="0084522E" w:rsidP="00443D4B">
      <w:pPr>
        <w:rPr>
          <w:b/>
          <w:bCs/>
          <w:lang w:eastAsia="en-GB"/>
        </w:rPr>
      </w:pPr>
      <w:r w:rsidRPr="0018468E">
        <w:rPr>
          <w:b/>
          <w:bCs/>
          <w:lang w:eastAsia="en-GB"/>
        </w:rPr>
        <w:lastRenderedPageBreak/>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5A4D25D8" w14:textId="43CFEA01" w:rsidR="00C512A8" w:rsidRDefault="00242523" w:rsidP="00C90A87">
      <w:pPr>
        <w:pStyle w:val="TabulkaCaption"/>
        <w:rPr>
          <w:lang w:eastAsia="en-GB"/>
        </w:rPr>
      </w:pPr>
      <w:r w:rsidRPr="00242523">
        <w:rPr>
          <w:b/>
        </w:rPr>
        <w:t xml:space="preserve">Obrázek </w:t>
      </w:r>
      <w:r w:rsidRPr="00242523">
        <w:rPr>
          <w:b/>
        </w:rPr>
        <w:fldChar w:fldCharType="begin"/>
      </w:r>
      <w:r w:rsidRPr="00242523">
        <w:rPr>
          <w:b/>
        </w:rPr>
        <w:instrText xml:space="preserve"> SEQ Obrázek \* ARABIC </w:instrText>
      </w:r>
      <w:r w:rsidRPr="00242523">
        <w:rPr>
          <w:b/>
        </w:rPr>
        <w:fldChar w:fldCharType="separate"/>
      </w:r>
      <w:r w:rsidR="00935E76">
        <w:rPr>
          <w:b/>
        </w:rPr>
        <w:t>1</w:t>
      </w:r>
      <w:r w:rsidRPr="00242523">
        <w:rPr>
          <w:b/>
        </w:rPr>
        <w:fldChar w:fldCharType="end"/>
      </w:r>
      <w:r w:rsidRPr="0082291D">
        <w:rPr>
          <w:b/>
        </w:rPr>
        <w:t>:</w:t>
      </w:r>
      <w:r>
        <w:t xml:space="preserve"> Ukázka 3D konfigurátoru nábytku</w:t>
      </w:r>
    </w:p>
    <w:p w14:paraId="5E3B1E6D" w14:textId="6FFD0F9E" w:rsidR="00242523" w:rsidRDefault="00242523" w:rsidP="00242523">
      <w:pPr>
        <w:rPr>
          <w:lang w:eastAsia="en-GB"/>
        </w:rPr>
      </w:pPr>
      <w:r w:rsidRPr="00242523">
        <w:rPr>
          <w:lang w:eastAsia="en-GB"/>
        </w:rPr>
        <w:drawing>
          <wp:inline distT="0" distB="0" distL="0" distR="0" wp14:anchorId="6FCE65B0" wp14:editId="5B6C9781">
            <wp:extent cx="5723890" cy="3019355"/>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rotWithShape="1">
                    <a:blip r:embed="rId14"/>
                    <a:srcRect t="2096" b="2994"/>
                    <a:stretch>
                      <a:fillRect/>
                    </a:stretch>
                  </pic:blipFill>
                  <pic:spPr bwMode="auto">
                    <a:xfrm>
                      <a:off x="0" y="0"/>
                      <a:ext cx="5729011" cy="3022056"/>
                    </a:xfrm>
                    <a:prstGeom prst="rect">
                      <a:avLst/>
                    </a:prstGeom>
                    <a:ln>
                      <a:noFill/>
                    </a:ln>
                    <a:extLst>
                      <a:ext uri="{53640926-AAD7-44D8-BBD7-CCE9431645EC}">
                        <a14:shadowObscured xmlns:a14="http://schemas.microsoft.com/office/drawing/2010/main"/>
                      </a:ext>
                    </a:extLst>
                  </pic:spPr>
                </pic:pic>
              </a:graphicData>
            </a:graphic>
          </wp:inline>
        </w:drawing>
      </w:r>
    </w:p>
    <w:p w14:paraId="73A0934A" w14:textId="073EF62A" w:rsidR="00242523" w:rsidRDefault="00242523" w:rsidP="00C90A87">
      <w:pPr>
        <w:pStyle w:val="TabulkaCaption"/>
        <w:rPr>
          <w:lang w:eastAsia="en-GB"/>
        </w:rPr>
      </w:pPr>
      <w:r>
        <w:rPr>
          <w:lang w:eastAsia="en-GB"/>
        </w:rPr>
        <w:t xml:space="preserve">Zdroj: </w:t>
      </w:r>
      <w:hyperlink r:id="rId15" w:history="1">
        <w:r w:rsidRPr="00482259">
          <w:rPr>
            <w:rStyle w:val="Hypertextovodkaz"/>
            <w:lang w:eastAsia="en-GB"/>
          </w:rPr>
          <w:t>https://example.360productviewer.com/charles-pmp-187.html</w:t>
        </w:r>
      </w:hyperlink>
    </w:p>
    <w:p w14:paraId="4E11D4BA" w14:textId="3901D4BC" w:rsidR="00242523" w:rsidRDefault="00242523" w:rsidP="00C90A87">
      <w:pPr>
        <w:pStyle w:val="TabulkaCaption"/>
        <w:rPr>
          <w:lang w:eastAsia="en-GB"/>
        </w:rPr>
      </w:pPr>
      <w:r w:rsidRPr="00242523">
        <w:rPr>
          <w:b/>
        </w:rPr>
        <w:t xml:space="preserve">Obrázek </w:t>
      </w:r>
      <w:r w:rsidRPr="00242523">
        <w:rPr>
          <w:b/>
        </w:rPr>
        <w:fldChar w:fldCharType="begin"/>
      </w:r>
      <w:r w:rsidRPr="00242523">
        <w:rPr>
          <w:b/>
        </w:rPr>
        <w:instrText xml:space="preserve"> SEQ Obrázek \* ARABIC </w:instrText>
      </w:r>
      <w:r w:rsidRPr="00242523">
        <w:rPr>
          <w:b/>
        </w:rPr>
        <w:fldChar w:fldCharType="separate"/>
      </w:r>
      <w:r w:rsidR="00935E76">
        <w:rPr>
          <w:b/>
        </w:rPr>
        <w:t>2</w:t>
      </w:r>
      <w:r w:rsidRPr="00242523">
        <w:rPr>
          <w:b/>
        </w:rPr>
        <w:fldChar w:fldCharType="end"/>
      </w:r>
      <w:r>
        <w:rPr>
          <w:b/>
        </w:rPr>
        <w:t>:</w:t>
      </w:r>
      <w:r>
        <w:t xml:space="preserve"> Ukázka 3D konfigurace interiéru auta Hyundai</w:t>
      </w:r>
    </w:p>
    <w:p w14:paraId="4AA0659D" w14:textId="3D74FA0B" w:rsidR="00242523" w:rsidRDefault="00242523" w:rsidP="00242523">
      <w:pPr>
        <w:jc w:val="center"/>
        <w:rPr>
          <w:lang w:eastAsia="en-GB"/>
        </w:rPr>
      </w:pPr>
      <w:r w:rsidRPr="00242523">
        <w:rPr>
          <w:lang w:eastAsia="en-GB"/>
        </w:rPr>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6"/>
                    <a:stretch>
                      <a:fillRect/>
                    </a:stretch>
                  </pic:blipFill>
                  <pic:spPr>
                    <a:xfrm>
                      <a:off x="0" y="0"/>
                      <a:ext cx="5811460" cy="2624333"/>
                    </a:xfrm>
                    <a:prstGeom prst="rect">
                      <a:avLst/>
                    </a:prstGeom>
                  </pic:spPr>
                </pic:pic>
              </a:graphicData>
            </a:graphic>
          </wp:inline>
        </w:drawing>
      </w:r>
    </w:p>
    <w:p w14:paraId="55601C47" w14:textId="2505F250" w:rsidR="00242523" w:rsidRDefault="00242523" w:rsidP="00C90A87">
      <w:pPr>
        <w:pStyle w:val="TabulkaCaption"/>
        <w:rPr>
          <w:lang w:eastAsia="en-GB"/>
        </w:rPr>
      </w:pPr>
      <w:r>
        <w:rPr>
          <w:lang w:eastAsia="en-GB"/>
        </w:rPr>
        <w:t xml:space="preserve">Zdroj: </w:t>
      </w:r>
      <w:hyperlink r:id="rId17" w:anchor="/interior" w:history="1">
        <w:r w:rsidR="00D54EC4" w:rsidRPr="00482259">
          <w:rPr>
            <w:rStyle w:val="Hypertextovodkaz"/>
            <w:lang w:eastAsia="en-GB"/>
          </w:rPr>
          <w:t>https://www.hyundai.com/cz/modely/nova-i20/konfigurator.html#/interior</w:t>
        </w:r>
      </w:hyperlink>
    </w:p>
    <w:p w14:paraId="0466BBCA" w14:textId="0E109821" w:rsidR="009E4656" w:rsidRPr="0018468E" w:rsidRDefault="009E4656" w:rsidP="00FD0344">
      <w:pPr>
        <w:pStyle w:val="Nadpis2"/>
        <w:rPr>
          <w:rFonts w:cstheme="minorHAnsi"/>
        </w:rPr>
      </w:pPr>
      <w:bookmarkStart w:id="396" w:name="_Toc202905343"/>
      <w:r w:rsidRPr="0018468E">
        <w:rPr>
          <w:rFonts w:cstheme="minorHAnsi"/>
        </w:rPr>
        <w:lastRenderedPageBreak/>
        <w:t>Výhody a omezení</w:t>
      </w:r>
      <w:bookmarkEnd w:id="396"/>
    </w:p>
    <w:p w14:paraId="7C56959B" w14:textId="77777777" w:rsidR="0084522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5D63505E" w14:textId="55CBDCFE" w:rsidR="003C6BE8" w:rsidRPr="007E0BD4" w:rsidRDefault="003C6BE8" w:rsidP="007E0BD4">
      <w:pPr>
        <w:pStyle w:val="TabulkaCaption"/>
        <w:rPr>
          <w:bCs w:val="0"/>
          <w:lang w:eastAsia="en-GB"/>
        </w:rPr>
      </w:pPr>
      <w:r w:rsidRPr="00A714AD">
        <w:rPr>
          <w:b/>
        </w:rPr>
        <w:t xml:space="preserve">Tabulka </w:t>
      </w:r>
      <w:r w:rsidRPr="00A714AD">
        <w:rPr>
          <w:b/>
        </w:rPr>
        <w:fldChar w:fldCharType="begin"/>
      </w:r>
      <w:r w:rsidRPr="00A714AD">
        <w:rPr>
          <w:b/>
        </w:rPr>
        <w:instrText xml:space="preserve"> SEQ Tabulka \* ARABIC </w:instrText>
      </w:r>
      <w:r w:rsidRPr="00A714AD">
        <w:rPr>
          <w:b/>
        </w:rPr>
        <w:fldChar w:fldCharType="separate"/>
      </w:r>
      <w:r w:rsidR="00935E76">
        <w:rPr>
          <w:b/>
        </w:rPr>
        <w:t>1</w:t>
      </w:r>
      <w:r w:rsidRPr="00A714AD">
        <w:rPr>
          <w:b/>
        </w:rPr>
        <w:fldChar w:fldCharType="end"/>
      </w:r>
      <w:r w:rsidR="00A714AD" w:rsidRPr="00A714AD">
        <w:rPr>
          <w:b/>
        </w:rPr>
        <w:t>:</w:t>
      </w:r>
      <w:r w:rsidR="00A714AD">
        <w:t xml:space="preserve"> </w:t>
      </w:r>
      <w:r w:rsidRPr="007E0BD4">
        <w:rPr>
          <w:bCs w:val="0"/>
        </w:rPr>
        <w:t>Srovnání výhod a omezení</w:t>
      </w:r>
    </w:p>
    <w:tbl>
      <w:tblPr>
        <w:tblStyle w:val="Mkatabulky"/>
        <w:tblW w:w="9504" w:type="dxa"/>
        <w:tblLook w:val="04A0" w:firstRow="1" w:lastRow="0" w:firstColumn="1" w:lastColumn="0" w:noHBand="0" w:noVBand="1"/>
      </w:tblPr>
      <w:tblGrid>
        <w:gridCol w:w="4752"/>
        <w:gridCol w:w="4752"/>
        <w:tblGridChange w:id="397">
          <w:tblGrid>
            <w:gridCol w:w="4752"/>
            <w:gridCol w:w="4752"/>
          </w:tblGrid>
        </w:tblGridChange>
      </w:tblGrid>
      <w:tr w:rsidR="00A42382" w:rsidRPr="00995C6A" w14:paraId="3871644E" w14:textId="77777777" w:rsidTr="007E0BD4">
        <w:trPr>
          <w:trHeight w:val="592"/>
        </w:trPr>
        <w:tc>
          <w:tcPr>
            <w:tcW w:w="4752" w:type="dxa"/>
          </w:tcPr>
          <w:p w14:paraId="6BFD4F17" w14:textId="30A74966" w:rsidR="00A42382" w:rsidRPr="007E0BD4" w:rsidRDefault="00A42382" w:rsidP="007E0BD4">
            <w:pPr>
              <w:rPr>
                <w:b/>
                <w:bCs/>
                <w:lang w:eastAsia="en-GB"/>
              </w:rPr>
            </w:pPr>
            <w:r w:rsidRPr="00995C6A">
              <w:rPr>
                <w:b/>
                <w:bCs/>
                <w:lang w:eastAsia="en-GB"/>
              </w:rPr>
              <w:t>Výhody</w:t>
            </w:r>
          </w:p>
        </w:tc>
        <w:tc>
          <w:tcPr>
            <w:tcW w:w="4752" w:type="dxa"/>
          </w:tcPr>
          <w:p w14:paraId="008CE672" w14:textId="7D3FA198" w:rsidR="00A42382" w:rsidRPr="003C6BE8" w:rsidRDefault="00A42382" w:rsidP="007E0BD4">
            <w:pPr>
              <w:rPr>
                <w:b/>
                <w:bCs/>
                <w:lang w:eastAsia="en-GB"/>
              </w:rPr>
            </w:pPr>
            <w:r w:rsidRPr="00995C6A">
              <w:rPr>
                <w:b/>
                <w:bCs/>
                <w:lang w:eastAsia="en-GB"/>
              </w:rPr>
              <w:t>Omezení</w:t>
            </w:r>
          </w:p>
        </w:tc>
      </w:tr>
      <w:tr w:rsidR="003C6BE8" w:rsidRPr="00995C6A" w14:paraId="404CE2B4" w14:textId="77777777" w:rsidTr="003C6BE8">
        <w:trPr>
          <w:trHeight w:val="1242"/>
        </w:trPr>
        <w:tc>
          <w:tcPr>
            <w:tcW w:w="4752" w:type="dxa"/>
          </w:tcPr>
          <w:p w14:paraId="50919A22" w14:textId="5E476FC0" w:rsidR="003C6BE8" w:rsidRPr="007E0BD4" w:rsidRDefault="003C6BE8" w:rsidP="00995C6A">
            <w:pPr>
              <w:rPr>
                <w:lang w:eastAsia="en-GB"/>
              </w:rPr>
            </w:pPr>
            <w:r w:rsidRPr="003C6BE8">
              <w:rPr>
                <w:b/>
                <w:bCs/>
                <w:lang w:eastAsia="en-GB"/>
              </w:rPr>
              <w:t>Dostupnost a jednoduchá distribuce</w:t>
            </w:r>
            <w:r w:rsidRPr="00995C6A">
              <w:rPr>
                <w:lang w:eastAsia="en-GB"/>
              </w:rPr>
              <w:t>: Každý, kdo má moderní prohlížeč, může 3D aplikaci používat ihned, bez nutnosti stahovat a instalovat další software. Výrazně usnadňujíc šíření a sdílení – stačí poslat odkaz.</w:t>
            </w:r>
          </w:p>
        </w:tc>
        <w:tc>
          <w:tcPr>
            <w:tcW w:w="4752" w:type="dxa"/>
          </w:tcPr>
          <w:p w14:paraId="7CD2DBF3" w14:textId="09BF5A90" w:rsidR="003C6BE8" w:rsidRPr="00995C6A" w:rsidRDefault="003C6BE8" w:rsidP="00995C6A">
            <w:pPr>
              <w:rPr>
                <w:b/>
                <w:bCs/>
                <w:lang w:eastAsia="en-GB"/>
              </w:rPr>
            </w:pPr>
            <w:r w:rsidRPr="003C6BE8">
              <w:rPr>
                <w:b/>
                <w:bCs/>
                <w:lang w:eastAsia="en-GB"/>
              </w:rPr>
              <w:t>Výkon a kompatibilita</w:t>
            </w:r>
            <w:r w:rsidRPr="00995C6A">
              <w:rPr>
                <w:lang w:eastAsia="en-GB"/>
              </w:rPr>
              <w:t>: Výsledná rychlost a kvalita vizualizace závisí na konkrétní kombinaci prohlížeče, zařízení a GPU. Na starších telefonech nebo počítačích nemusí 3D scény běžet plynule, případně se nemusí vůbec načíst.</w:t>
            </w:r>
          </w:p>
        </w:tc>
      </w:tr>
      <w:tr w:rsidR="00A42382" w:rsidRPr="00995C6A" w14:paraId="689DE96E" w14:textId="77777777" w:rsidTr="007E0BD4">
        <w:trPr>
          <w:trHeight w:val="1237"/>
        </w:trPr>
        <w:tc>
          <w:tcPr>
            <w:tcW w:w="4752" w:type="dxa"/>
          </w:tcPr>
          <w:p w14:paraId="41588FF1" w14:textId="77777777" w:rsidR="003C6BE8" w:rsidRPr="00995C6A" w:rsidRDefault="003C6BE8" w:rsidP="003C6BE8">
            <w:pPr>
              <w:rPr>
                <w:lang w:eastAsia="en-GB"/>
              </w:rPr>
            </w:pPr>
            <w:r w:rsidRPr="003C6BE8">
              <w:rPr>
                <w:b/>
                <w:bCs/>
                <w:lang w:eastAsia="en-GB"/>
              </w:rPr>
              <w:t>Okamžité aktualizace</w:t>
            </w:r>
            <w:r w:rsidRPr="00995C6A">
              <w:rPr>
                <w:lang w:eastAsia="en-GB"/>
              </w:rPr>
              <w:t>: Jakmile je aplikace (nebo hra) hostovaná na serveru, uživatel vždy získává nejnovější verzi. Odpadá tak starost, že někdo používá zastaralou instalaci.</w:t>
            </w:r>
          </w:p>
          <w:p w14:paraId="77B9EAD2" w14:textId="77777777" w:rsidR="00A42382" w:rsidRPr="00995C6A" w:rsidRDefault="00A42382" w:rsidP="00995C6A">
            <w:pPr>
              <w:rPr>
                <w:b/>
                <w:bCs/>
                <w:lang w:eastAsia="en-GB"/>
              </w:rPr>
            </w:pPr>
          </w:p>
        </w:tc>
        <w:tc>
          <w:tcPr>
            <w:tcW w:w="4752" w:type="dxa"/>
          </w:tcPr>
          <w:p w14:paraId="7F89E833" w14:textId="4949B765" w:rsidR="00A42382" w:rsidRPr="007E0BD4" w:rsidRDefault="003C6BE8" w:rsidP="00995C6A">
            <w:pPr>
              <w:rPr>
                <w:lang w:eastAsia="en-GB"/>
              </w:rPr>
            </w:pPr>
            <w:r w:rsidRPr="003C6BE8">
              <w:rPr>
                <w:b/>
                <w:bCs/>
                <w:lang w:eastAsia="en-GB"/>
              </w:rPr>
              <w:t>Komplexita vývoje</w:t>
            </w:r>
            <w:r w:rsidRPr="00995C6A">
              <w:rPr>
                <w:lang w:eastAsia="en-GB"/>
              </w:rPr>
              <w:t>: I když existují knihovny, 3D programování obecně vyžaduje znalost matematiky (vektory, matice), shaderů a optimalizačních technik. Pro kvalitní výsledky je zapotřebí dostatek času</w:t>
            </w:r>
            <w:r>
              <w:rPr>
                <w:lang w:eastAsia="en-GB"/>
              </w:rPr>
              <w:t>.</w:t>
            </w:r>
          </w:p>
        </w:tc>
      </w:tr>
      <w:tr w:rsidR="00A42382" w:rsidRPr="00995C6A" w14:paraId="64072761" w14:textId="77777777" w:rsidTr="007E0BD4">
        <w:trPr>
          <w:trHeight w:val="1237"/>
        </w:trPr>
        <w:tc>
          <w:tcPr>
            <w:tcW w:w="4752" w:type="dxa"/>
          </w:tcPr>
          <w:p w14:paraId="1F332E45" w14:textId="4B706659" w:rsidR="00A42382" w:rsidRPr="00995C6A" w:rsidRDefault="003C6BE8" w:rsidP="00995C6A">
            <w:pPr>
              <w:rPr>
                <w:b/>
                <w:bCs/>
                <w:lang w:eastAsia="en-GB"/>
              </w:rPr>
            </w:pPr>
            <w:r w:rsidRPr="003C6BE8">
              <w:rPr>
                <w:b/>
                <w:bCs/>
                <w:lang w:eastAsia="en-GB"/>
              </w:rPr>
              <w:t>Komunita a ekosystém</w:t>
            </w:r>
            <w:r w:rsidRPr="00995C6A">
              <w:rPr>
                <w:lang w:eastAsia="en-GB"/>
              </w:rPr>
              <w:t>: Existuje široká paleta knihoven (Three.js, Babylon.js, PlayCanvas apod.), návodů a open-source projektů, což zjednodušuje vývoj.</w:t>
            </w:r>
          </w:p>
        </w:tc>
        <w:tc>
          <w:tcPr>
            <w:tcW w:w="4752" w:type="dxa"/>
          </w:tcPr>
          <w:p w14:paraId="0D111960" w14:textId="117BA2CC" w:rsidR="00A42382" w:rsidRPr="007E0BD4" w:rsidRDefault="003C6BE8" w:rsidP="00995C6A">
            <w:pPr>
              <w:rPr>
                <w:lang w:eastAsia="en-GB"/>
              </w:rPr>
            </w:pPr>
            <w:r w:rsidRPr="003C6BE8">
              <w:rPr>
                <w:b/>
                <w:bCs/>
                <w:lang w:eastAsia="en-GB"/>
              </w:rPr>
              <w:t>Bezpečnostní omezení</w:t>
            </w:r>
            <w:r w:rsidRPr="00995C6A">
              <w:rPr>
                <w:lang w:eastAsia="en-GB"/>
              </w:rPr>
              <w:t>: Prohlížeče běží v tzv. sandboxu, aby chránily uživatele i systém, což může některá nízkoúrovňová volání blokovat nebo omezovat (např. přímý přístup k GPU paměti je silně regulován).</w:t>
            </w:r>
          </w:p>
        </w:tc>
      </w:tr>
      <w:tr w:rsidR="00A42382" w:rsidRPr="00995C6A" w14:paraId="70091C55" w14:textId="77777777" w:rsidTr="007E0BD4">
        <w:trPr>
          <w:trHeight w:val="2261"/>
        </w:trPr>
        <w:tc>
          <w:tcPr>
            <w:tcW w:w="4752" w:type="dxa"/>
          </w:tcPr>
          <w:p w14:paraId="488DACC4" w14:textId="205E1442" w:rsidR="00A42382" w:rsidRPr="00995C6A" w:rsidRDefault="003C6BE8" w:rsidP="003C6BE8">
            <w:pPr>
              <w:rPr>
                <w:b/>
                <w:bCs/>
                <w:lang w:eastAsia="en-GB"/>
              </w:rPr>
            </w:pPr>
            <w:r w:rsidRPr="003C6BE8">
              <w:rPr>
                <w:b/>
                <w:bCs/>
                <w:lang w:eastAsia="en-GB"/>
              </w:rPr>
              <w:t>Multiplatformnost</w:t>
            </w:r>
            <w:r w:rsidRPr="00995C6A">
              <w:rPr>
                <w:lang w:eastAsia="en-GB"/>
              </w:rPr>
              <w:t>: Web funguje na různých operačních systémech (Windows, macOS, Linux, Android, iOS) i zařízeních (PC, notebook, tablet, mobil). Pokud je projekt navržen správně, uživatelé ho mohou spustit kdekoli.</w:t>
            </w:r>
          </w:p>
        </w:tc>
        <w:tc>
          <w:tcPr>
            <w:tcW w:w="4752" w:type="dxa"/>
          </w:tcPr>
          <w:p w14:paraId="017E943A" w14:textId="67749ECE" w:rsidR="00A42382" w:rsidRPr="00995C6A" w:rsidRDefault="003C6BE8" w:rsidP="00995C6A">
            <w:pPr>
              <w:rPr>
                <w:b/>
                <w:bCs/>
                <w:lang w:eastAsia="en-GB"/>
              </w:rPr>
            </w:pPr>
            <w:r w:rsidRPr="003C6BE8">
              <w:rPr>
                <w:b/>
                <w:bCs/>
                <w:lang w:eastAsia="en-GB"/>
              </w:rPr>
              <w:t>Potřeba fallback řešení</w:t>
            </w:r>
            <w:r w:rsidRPr="00995C6A">
              <w:rPr>
                <w:lang w:eastAsia="en-GB"/>
              </w:rPr>
              <w:t>: Pokud chceš zajistit podporu i pro uživatele se staršími prohlížeči, musíš myslet na alternativy (např. 2D verzi nebo statické obrázky), pokud prohlížeč nepodporuje WebGL2 či WebGPU.</w:t>
            </w:r>
          </w:p>
        </w:tc>
      </w:tr>
    </w:tbl>
    <w:p w14:paraId="3A9BEAA0" w14:textId="5A138F72" w:rsidR="003C6BE8" w:rsidRPr="00B04C89" w:rsidRDefault="003C6BE8" w:rsidP="00B04C89">
      <w:pPr>
        <w:pStyle w:val="TabulkaCaption"/>
        <w:rPr>
          <w:lang w:eastAsia="en-GB"/>
        </w:rPr>
      </w:pPr>
      <w:r w:rsidRPr="00B04C89">
        <w:rPr>
          <w:lang w:eastAsia="en-GB"/>
        </w:rPr>
        <w:t xml:space="preserve">Zdroj: </w:t>
      </w:r>
      <w:sdt>
        <w:sdtPr>
          <w:rPr>
            <w:lang w:eastAsia="en-GB"/>
          </w:rPr>
          <w:id w:val="-1844078312"/>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6428B1">
            <w:rPr>
              <w:lang w:eastAsia="en-GB"/>
            </w:rPr>
            <w:t>(MDN Web Docs, 2024)</w:t>
          </w:r>
          <w:r w:rsidR="00A714AD" w:rsidRPr="00B04C89">
            <w:rPr>
              <w:lang w:eastAsia="en-GB"/>
            </w:rPr>
            <w:fldChar w:fldCharType="end"/>
          </w:r>
        </w:sdtContent>
      </w:sdt>
      <w:sdt>
        <w:sdtPr>
          <w:rPr>
            <w:lang w:eastAsia="en-GB"/>
          </w:rPr>
          <w:id w:val="-1871987475"/>
          <w:citation/>
        </w:sdtPr>
        <w:sdtContent>
          <w:r w:rsidR="00A714AD" w:rsidRPr="00B04C89">
            <w:rPr>
              <w:lang w:eastAsia="en-GB"/>
            </w:rPr>
            <w:fldChar w:fldCharType="begin"/>
          </w:r>
          <w:r w:rsidR="00A714AD" w:rsidRPr="00B04C89">
            <w:rPr>
              <w:lang w:eastAsia="en-GB"/>
            </w:rPr>
            <w:instrText xml:space="preserve"> CITATION Chi24 \l 1029 </w:instrText>
          </w:r>
          <w:r w:rsidR="00A714AD" w:rsidRPr="00B04C89">
            <w:rPr>
              <w:lang w:eastAsia="en-GB"/>
            </w:rPr>
            <w:fldChar w:fldCharType="separate"/>
          </w:r>
          <w:r w:rsidR="006428B1">
            <w:rPr>
              <w:lang w:eastAsia="en-GB"/>
            </w:rPr>
            <w:t xml:space="preserve"> (Chickerur, 2024)</w:t>
          </w:r>
          <w:r w:rsidR="00A714AD" w:rsidRPr="00B04C89">
            <w:rPr>
              <w:lang w:eastAsia="en-GB"/>
            </w:rPr>
            <w:fldChar w:fldCharType="end"/>
          </w:r>
        </w:sdtContent>
      </w:sdt>
      <w:sdt>
        <w:sdtPr>
          <w:rPr>
            <w:lang w:eastAsia="en-GB"/>
          </w:rPr>
          <w:id w:val="165132077"/>
          <w:citation/>
        </w:sdtPr>
        <w:sdtContent>
          <w:r w:rsidR="00A714AD" w:rsidRPr="00B04C89">
            <w:rPr>
              <w:lang w:eastAsia="en-GB"/>
            </w:rPr>
            <w:fldChar w:fldCharType="begin"/>
          </w:r>
          <w:r w:rsidR="00A714AD" w:rsidRPr="00B04C89">
            <w:rPr>
              <w:lang w:eastAsia="en-GB"/>
            </w:rPr>
            <w:instrText xml:space="preserve"> CITATION Can24 \l 1029 </w:instrText>
          </w:r>
          <w:r w:rsidR="00A714AD" w:rsidRPr="00B04C89">
            <w:rPr>
              <w:lang w:eastAsia="en-GB"/>
            </w:rPr>
            <w:fldChar w:fldCharType="separate"/>
          </w:r>
          <w:r w:rsidR="006428B1">
            <w:rPr>
              <w:lang w:eastAsia="en-GB"/>
            </w:rPr>
            <w:t xml:space="preserve"> (Can I use, 2024)</w:t>
          </w:r>
          <w:r w:rsidR="00A714AD" w:rsidRPr="00B04C89">
            <w:rPr>
              <w:lang w:eastAsia="en-GB"/>
            </w:rPr>
            <w:fldChar w:fldCharType="end"/>
          </w:r>
        </w:sdtContent>
      </w:sdt>
      <w:sdt>
        <w:sdtPr>
          <w:rPr>
            <w:lang w:eastAsia="en-GB"/>
          </w:rPr>
          <w:id w:val="-331455725"/>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6428B1">
            <w:rPr>
              <w:lang w:eastAsia="en-GB"/>
            </w:rPr>
            <w:t xml:space="preserve"> (Mozilla Security Team, 2024)</w:t>
          </w:r>
          <w:r w:rsidR="00A714AD" w:rsidRPr="00B04C89">
            <w:rPr>
              <w:lang w:eastAsia="en-GB"/>
            </w:rPr>
            <w:fldChar w:fldCharType="end"/>
          </w:r>
        </w:sdtContent>
      </w:sdt>
    </w:p>
    <w:p w14:paraId="69266259" w14:textId="77777777" w:rsidR="00935E76" w:rsidRDefault="00935E76" w:rsidP="00442C9A">
      <w:pPr>
        <w:rPr>
          <w:ins w:id="398" w:author="Valerij Šlovikov" w:date="2025-07-08T22:16:00Z" w16du:dateUtc="2025-07-08T20:16:00Z"/>
          <w:lang w:eastAsia="en-GB"/>
        </w:rPr>
      </w:pPr>
    </w:p>
    <w:p w14:paraId="4BAB876B" w14:textId="7184CD97" w:rsidR="00935E76" w:rsidRDefault="00935E76" w:rsidP="00935E76">
      <w:pPr>
        <w:pStyle w:val="Nadpis2"/>
        <w:rPr>
          <w:ins w:id="399" w:author="Valerij Šlovikov" w:date="2025-07-08T22:16:00Z" w16du:dateUtc="2025-07-08T20:16:00Z"/>
          <w:lang w:eastAsia="en-GB"/>
        </w:rPr>
        <w:pPrChange w:id="400" w:author="Valerij Šlovikov" w:date="2025-07-08T22:16:00Z" w16du:dateUtc="2025-07-08T20:16:00Z">
          <w:pPr/>
        </w:pPrChange>
      </w:pPr>
      <w:ins w:id="401" w:author="Valerij Šlovikov" w:date="2025-07-08T22:16:00Z" w16du:dateUtc="2025-07-08T20:16:00Z">
        <w:r>
          <w:rPr>
            <w:lang w:eastAsia="en-GB"/>
          </w:rPr>
          <w:lastRenderedPageBreak/>
          <w:t>Historie 3D grafiky</w:t>
        </w:r>
      </w:ins>
    </w:p>
    <w:p w14:paraId="02723310" w14:textId="69CF2AD8" w:rsidR="00334D85" w:rsidRPr="0018468E" w:rsidRDefault="00334D85" w:rsidP="00442C9A">
      <w:pPr>
        <w:rPr>
          <w:lang w:eastAsia="en-GB"/>
        </w:rPr>
      </w:pPr>
      <w:r w:rsidRPr="0018468E">
        <w:rPr>
          <w:lang w:eastAsia="en-GB"/>
        </w:rPr>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bookmarkStart w:id="402" w:name="_Toc202905344"/>
      <w:r w:rsidRPr="0018468E">
        <w:rPr>
          <w:rFonts w:cstheme="minorHAnsi"/>
          <w:lang w:eastAsia="en-GB"/>
        </w:rPr>
        <w:t>Počátky (VRML, Flash, Unity Web Player)</w:t>
      </w:r>
      <w:bookmarkEnd w:id="402"/>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28F9807B" w14:textId="7072E0B0" w:rsidR="0082291D" w:rsidRPr="0018468E" w:rsidRDefault="00334D85" w:rsidP="00556674">
      <w:pPr>
        <w:rPr>
          <w:lang w:eastAsia="en-GB"/>
        </w:rPr>
      </w:pPr>
      <w:r w:rsidRPr="0018468E">
        <w:rPr>
          <w:b/>
          <w:bCs/>
          <w:lang w:eastAsia="en-GB"/>
        </w:rPr>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bookmarkStart w:id="403" w:name="_Toc202905345"/>
      <w:r w:rsidRPr="0018468E">
        <w:rPr>
          <w:rFonts w:cstheme="minorHAnsi"/>
          <w:lang w:eastAsia="en-GB"/>
        </w:rPr>
        <w:t>Nástup WebGL (2011)</w:t>
      </w:r>
      <w:bookmarkEnd w:id="403"/>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lastRenderedPageBreak/>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bookmarkStart w:id="404" w:name="_Toc202905346"/>
      <w:r w:rsidRPr="0018468E">
        <w:rPr>
          <w:rFonts w:cstheme="minorHAnsi"/>
          <w:lang w:eastAsia="en-GB"/>
        </w:rPr>
        <w:t>WebGL2 (2017)</w:t>
      </w:r>
      <w:bookmarkEnd w:id="404"/>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C90A87">
        <w:rPr>
          <w:lang w:eastAsia="en-GB"/>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3641D2FD" w:rsidR="00334D85" w:rsidRPr="0018468E" w:rsidRDefault="00334D85" w:rsidP="00443D4B">
      <w:pPr>
        <w:pStyle w:val="Odstavecseseznamem"/>
        <w:numPr>
          <w:ilvl w:val="0"/>
          <w:numId w:val="2"/>
        </w:numPr>
        <w:rPr>
          <w:lang w:eastAsia="en-GB"/>
        </w:rPr>
      </w:pPr>
      <w:r w:rsidRPr="00E577F2">
        <w:rPr>
          <w:b/>
          <w:bCs/>
          <w:lang w:eastAsia="en-GB"/>
        </w:rPr>
        <w:t>Podpora OpenGL ES 3.0</w:t>
      </w:r>
      <w:r w:rsidR="00B04C89" w:rsidRPr="00C90A87">
        <w:rPr>
          <w:b/>
          <w:bCs/>
        </w:rPr>
        <w:t>:</w:t>
      </w:r>
      <w:r w:rsidR="00B04C89">
        <w:t xml:space="preserve"> </w:t>
      </w:r>
      <w:r w:rsidRPr="0018468E">
        <w:rPr>
          <w:lang w:eastAsia="en-GB"/>
        </w:rPr>
        <w:t xml:space="preserve">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66836211" w:rsidR="00334D85" w:rsidRPr="0018468E" w:rsidRDefault="00334D85" w:rsidP="00443D4B">
      <w:pPr>
        <w:pStyle w:val="Odstavecseseznamem"/>
        <w:numPr>
          <w:ilvl w:val="0"/>
          <w:numId w:val="2"/>
        </w:numPr>
        <w:rPr>
          <w:lang w:eastAsia="en-GB"/>
        </w:rPr>
      </w:pPr>
      <w:r w:rsidRPr="0018468E">
        <w:rPr>
          <w:b/>
          <w:bCs/>
          <w:lang w:eastAsia="en-GB"/>
        </w:rPr>
        <w:t>Vylepšené shadery a uniformy</w:t>
      </w:r>
      <w:r w:rsidR="00B04C89" w:rsidRPr="0018468E">
        <w:t>:</w:t>
      </w:r>
      <w:r w:rsidRPr="0018468E">
        <w:rPr>
          <w:lang w:eastAsia="en-GB"/>
        </w:rPr>
        <w:t xml:space="preserve"> umožňovaly pokročilejší grafické efekty přímo na GPU.</w:t>
      </w:r>
    </w:p>
    <w:p w14:paraId="1C42C495" w14:textId="5956027C" w:rsidR="00334D85" w:rsidRPr="0018468E" w:rsidRDefault="00334D85" w:rsidP="00443D4B">
      <w:pPr>
        <w:pStyle w:val="Odstavecseseznamem"/>
        <w:numPr>
          <w:ilvl w:val="0"/>
          <w:numId w:val="2"/>
        </w:numPr>
        <w:rPr>
          <w:lang w:eastAsia="en-GB"/>
        </w:rPr>
      </w:pPr>
      <w:r w:rsidRPr="0018468E">
        <w:rPr>
          <w:b/>
          <w:bCs/>
          <w:lang w:eastAsia="en-GB"/>
        </w:rPr>
        <w:t>Vyšší stabilita a kompatibilita</w:t>
      </w:r>
      <w:r w:rsidR="00B04C89" w:rsidRPr="0018468E">
        <w:t>:</w:t>
      </w:r>
      <w:r w:rsidR="00B04C89">
        <w:t xml:space="preserve"> </w:t>
      </w:r>
      <w:r w:rsidRPr="0018468E">
        <w:rPr>
          <w:lang w:eastAsia="en-GB"/>
        </w:rPr>
        <w:t>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bookmarkStart w:id="405" w:name="_Toc202905347"/>
      <w:r w:rsidRPr="0018468E">
        <w:rPr>
          <w:rFonts w:cstheme="minorHAnsi"/>
          <w:lang w:eastAsia="en-GB"/>
        </w:rPr>
        <w:t>Příchod WebGPU (2022+)</w:t>
      </w:r>
      <w:bookmarkEnd w:id="405"/>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0BF10ADA" w14:textId="019D9ED8" w:rsidR="00B04C89" w:rsidDel="00935E76" w:rsidRDefault="0082291D" w:rsidP="00443D4B">
      <w:pPr>
        <w:rPr>
          <w:del w:id="406" w:author="Valerij Šlovikov" w:date="2025-07-08T22:17:00Z" w16du:dateUtc="2025-07-08T20:17:00Z"/>
          <w:lang w:eastAsia="en-GB"/>
        </w:rPr>
      </w:pPr>
      <w:r w:rsidRPr="0082291D">
        <w:rPr>
          <w:lang w:eastAsia="en-GB"/>
        </w:rPr>
        <w:t xml:space="preserve">Hlubšímu porovnání </w:t>
      </w:r>
      <w:r>
        <w:rPr>
          <w:lang w:eastAsia="en-GB"/>
        </w:rPr>
        <w:t>technologií WebGL a WebGPU se zabýváme v kapitole 2.</w:t>
      </w:r>
    </w:p>
    <w:p w14:paraId="16E38429" w14:textId="77777777" w:rsidR="00B04C89" w:rsidRDefault="00B04C89" w:rsidP="00935E76">
      <w:pPr>
        <w:rPr>
          <w:lang w:eastAsia="en-GB"/>
        </w:rPr>
        <w:pPrChange w:id="407" w:author="Valerij Šlovikov" w:date="2025-07-08T22:17:00Z" w16du:dateUtc="2025-07-08T20:17:00Z">
          <w:pPr>
            <w:widowControl w:val="0"/>
            <w:autoSpaceDE w:val="0"/>
            <w:autoSpaceDN w:val="0"/>
            <w:spacing w:before="0" w:beforeAutospacing="0" w:after="0" w:afterAutospacing="0" w:line="240" w:lineRule="auto"/>
            <w:jc w:val="left"/>
          </w:pPr>
        </w:pPrChange>
      </w:pPr>
      <w:del w:id="408" w:author="Valerij Šlovikov" w:date="2025-07-08T22:17:00Z" w16du:dateUtc="2025-07-08T20:17:00Z">
        <w:r w:rsidDel="00935E76">
          <w:rPr>
            <w:lang w:eastAsia="en-GB"/>
          </w:rPr>
          <w:br w:type="page"/>
        </w:r>
      </w:del>
    </w:p>
    <w:p w14:paraId="05188001" w14:textId="40BD49A7" w:rsidR="0082291D" w:rsidRDefault="0082291D" w:rsidP="00C90A87">
      <w:pPr>
        <w:pStyle w:val="TabulkaCaption"/>
        <w:rPr>
          <w:lang w:eastAsia="en-GB"/>
        </w:rPr>
      </w:pPr>
      <w:r w:rsidRPr="00C90A87">
        <w:rPr>
          <w:b/>
          <w:bCs w:val="0"/>
        </w:rPr>
        <w:lastRenderedPageBreak/>
        <w:t xml:space="preserve">Obrázek </w:t>
      </w:r>
      <w:r w:rsidRPr="00C90A87">
        <w:rPr>
          <w:b/>
          <w:bCs w:val="0"/>
        </w:rPr>
        <w:fldChar w:fldCharType="begin"/>
      </w:r>
      <w:r w:rsidRPr="00C90A87">
        <w:rPr>
          <w:b/>
          <w:bCs w:val="0"/>
        </w:rPr>
        <w:instrText xml:space="preserve"> SEQ Obrázek \* ARABIC </w:instrText>
      </w:r>
      <w:r w:rsidRPr="00C90A87">
        <w:rPr>
          <w:b/>
          <w:bCs w:val="0"/>
        </w:rPr>
        <w:fldChar w:fldCharType="separate"/>
      </w:r>
      <w:r w:rsidR="00935E76">
        <w:rPr>
          <w:b/>
          <w:bCs w:val="0"/>
        </w:rPr>
        <w:t>3</w:t>
      </w:r>
      <w:r w:rsidRPr="00C90A87">
        <w:rPr>
          <w:b/>
          <w:bCs w:val="0"/>
        </w:rPr>
        <w:fldChar w:fldCharType="end"/>
      </w:r>
      <w:r w:rsidRPr="00C90A87">
        <w:rPr>
          <w:b/>
          <w:bCs w:val="0"/>
        </w:rPr>
        <w:t>:</w:t>
      </w:r>
      <w:r>
        <w:t xml:space="preserve"> Grafické zobrazení historie</w:t>
      </w:r>
    </w:p>
    <w:p w14:paraId="07469874" w14:textId="3A535171" w:rsidR="0082291D" w:rsidRDefault="0082291D" w:rsidP="00443D4B">
      <w:pPr>
        <w:rPr>
          <w:lang w:eastAsia="en-GB"/>
        </w:rPr>
      </w:pPr>
      <w:r w:rsidRPr="0082291D">
        <w:rPr>
          <w:lang w:eastAsia="en-GB"/>
        </w:rPr>
        <w:drawing>
          <wp:inline distT="0" distB="0" distL="0" distR="0" wp14:anchorId="29682878" wp14:editId="38E25359">
            <wp:extent cx="5755002" cy="5071671"/>
            <wp:effectExtent l="0" t="0" r="0" b="0"/>
            <wp:docPr id="5850486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8604" name=""/>
                    <pic:cNvPicPr/>
                  </pic:nvPicPr>
                  <pic:blipFill>
                    <a:blip r:embed="rId18"/>
                    <a:stretch>
                      <a:fillRect/>
                    </a:stretch>
                  </pic:blipFill>
                  <pic:spPr>
                    <a:xfrm>
                      <a:off x="0" y="0"/>
                      <a:ext cx="5768722" cy="5083762"/>
                    </a:xfrm>
                    <a:prstGeom prst="rect">
                      <a:avLst/>
                    </a:prstGeom>
                  </pic:spPr>
                </pic:pic>
              </a:graphicData>
            </a:graphic>
          </wp:inline>
        </w:drawing>
      </w:r>
    </w:p>
    <w:p w14:paraId="00275CAD" w14:textId="46F6CC8A" w:rsidR="0082291D" w:rsidRPr="0018468E" w:rsidRDefault="0082291D" w:rsidP="00C90A87">
      <w:pPr>
        <w:pStyle w:val="TabulkaCaption"/>
        <w:rPr>
          <w:lang w:eastAsia="en-GB"/>
        </w:rPr>
      </w:pPr>
      <w:r>
        <w:rPr>
          <w:lang w:eastAsia="en-GB"/>
        </w:rPr>
        <w:t>Zdroj: vlastní vyhotovení</w:t>
      </w:r>
    </w:p>
    <w:p w14:paraId="3695A933" w14:textId="7E6875D9" w:rsidR="004E5855" w:rsidRPr="0018468E" w:rsidRDefault="004E5855" w:rsidP="00442C9A">
      <w:pPr>
        <w:pStyle w:val="Nadpis2"/>
        <w:rPr>
          <w:rFonts w:cstheme="minorHAnsi"/>
        </w:rPr>
      </w:pPr>
      <w:bookmarkStart w:id="409" w:name="_Toc202905348"/>
      <w:r w:rsidRPr="0018468E">
        <w:rPr>
          <w:rFonts w:cstheme="minorHAnsi"/>
        </w:rPr>
        <w:t> Základy architektury GPU a vykreslovací pipeline</w:t>
      </w:r>
      <w:bookmarkEnd w:id="409"/>
    </w:p>
    <w:p w14:paraId="364B4A20" w14:textId="2F308671"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ins w:id="410" w:author="Valerij Šlovikov" w:date="2025-07-08T21:58:00Z" w16du:dateUtc="2025-07-08T19:58:00Z">
            <w:r w:rsidR="006428B1">
              <w:instrText xml:space="preserve">CITATION The25 \l 1029 </w:instrText>
            </w:r>
          </w:ins>
          <w:del w:id="411" w:author="Valerij Šlovikov" w:date="2025-07-08T21:58:00Z" w16du:dateUtc="2025-07-08T19:58:00Z">
            <w:r w:rsidR="00BE0FD5" w:rsidDel="006428B1">
              <w:delInstrText xml:space="preserve">CITATION The25 \l 1029 </w:delInstrText>
            </w:r>
          </w:del>
          <w:r w:rsidRPr="0018468E">
            <w:fldChar w:fldCharType="separate"/>
          </w:r>
          <w:r w:rsidR="006428B1">
            <w:t xml:space="preserve"> (The Khronos Group, 2025)</w:t>
          </w:r>
          <w:r w:rsidRPr="0018468E">
            <w:fldChar w:fldCharType="end"/>
          </w:r>
        </w:sdtContent>
      </w:sdt>
      <w:r w:rsidRPr="0018468E">
        <w:t>.</w:t>
      </w:r>
    </w:p>
    <w:p w14:paraId="01676DFE" w14:textId="273C24E6"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vertex a fragment shader; WebGPU umožňuje navíc compute, fragment, vertex a brzy i mesh/task </w:t>
      </w:r>
      <w:r w:rsidRPr="0018468E">
        <w:lastRenderedPageBreak/>
        <w:t xml:space="preserve">shadery </w:t>
      </w:r>
      <w:sdt>
        <w:sdtPr>
          <w:id w:val="-2136171420"/>
          <w:citation/>
        </w:sdtPr>
        <w:sdtContent>
          <w:r w:rsidRPr="0018468E">
            <w:fldChar w:fldCharType="begin"/>
          </w:r>
          <w:r w:rsidR="009B09C5">
            <w:instrText xml:space="preserve">CITATION The17 \l 1029 </w:instrText>
          </w:r>
          <w:r w:rsidRPr="0018468E">
            <w:fldChar w:fldCharType="separate"/>
          </w:r>
          <w:r w:rsidR="006428B1">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BE0FD5">
            <w:instrText xml:space="preserve">CITATION W3C25 \l 1029 </w:instrText>
          </w:r>
          <w:r w:rsidR="00E4775A" w:rsidRPr="0018468E">
            <w:fldChar w:fldCharType="separate"/>
          </w:r>
          <w:r w:rsidR="006428B1">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412" w:name="_Toc202905349"/>
      <w:r w:rsidRPr="0018468E">
        <w:rPr>
          <w:rFonts w:cstheme="minorHAnsi"/>
        </w:rPr>
        <w:t>Propustnost vs. latence</w:t>
      </w:r>
      <w:bookmarkEnd w:id="412"/>
    </w:p>
    <w:p w14:paraId="20086B2F" w14:textId="6A388326"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BE0FD5">
            <w:instrText xml:space="preserve">CITATION Ber24 \l 1029 </w:instrText>
          </w:r>
          <w:r w:rsidR="00E4775A" w:rsidRPr="0018468E">
            <w:fldChar w:fldCharType="separate"/>
          </w:r>
          <w:r w:rsidR="006428B1">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413" w:name="_Toc202905350"/>
      <w:r w:rsidRPr="0018468E">
        <w:rPr>
          <w:rFonts w:cstheme="minorHAnsi"/>
        </w:rPr>
        <w:t>Integrace GPU v prohlížečích a bezpečnostní model</w:t>
      </w:r>
      <w:bookmarkEnd w:id="413"/>
    </w:p>
    <w:p w14:paraId="6E2E538A" w14:textId="4D59C4CD" w:rsidR="00FC40DB" w:rsidRPr="0018468E" w:rsidRDefault="00FC40DB" w:rsidP="00556674">
      <w:r w:rsidRPr="0018468E">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BE0FD5">
            <w:instrText xml:space="preserve">CITATION Fra231 \l 1029 </w:instrText>
          </w:r>
          <w:r w:rsidR="00E4775A" w:rsidRPr="0018468E">
            <w:fldChar w:fldCharType="separate"/>
          </w:r>
          <w:r w:rsidR="006428B1">
            <w:t>(Beaufort, 2023)</w:t>
          </w:r>
          <w:r w:rsidR="00E4775A" w:rsidRPr="0018468E">
            <w:fldChar w:fldCharType="end"/>
          </w:r>
        </w:sdtContent>
      </w:sdt>
      <w:r w:rsidRPr="0018468E">
        <w:t>.</w:t>
      </w:r>
    </w:p>
    <w:p w14:paraId="0247D677" w14:textId="07EA1751"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E0FD5">
            <w:instrText xml:space="preserve">CITATION Moz24 \l 1029 </w:instrText>
          </w:r>
          <w:r w:rsidR="00B11EC7" w:rsidRPr="0018468E">
            <w:fldChar w:fldCharType="separate"/>
          </w:r>
          <w:r w:rsidR="006428B1">
            <w:t>(Mozilla Security Team, 2024)</w:t>
          </w:r>
          <w:r w:rsidR="00B11EC7" w:rsidRPr="0018468E">
            <w:fldChar w:fldCharType="end"/>
          </w:r>
        </w:sdtContent>
      </w:sdt>
      <w:r w:rsidR="00B11EC7" w:rsidRPr="0018468E">
        <w:t>.</w:t>
      </w:r>
    </w:p>
    <w:p w14:paraId="3706CB26" w14:textId="34456C6A" w:rsidR="00FC40DB" w:rsidRPr="0018468E" w:rsidRDefault="00FC40DB" w:rsidP="00FD0344">
      <w:pPr>
        <w:pStyle w:val="Nadpis2"/>
        <w:rPr>
          <w:rFonts w:cstheme="minorHAnsi"/>
        </w:rPr>
      </w:pPr>
      <w:bookmarkStart w:id="414" w:name="_Toc202905351"/>
      <w:r w:rsidRPr="0018468E">
        <w:rPr>
          <w:rFonts w:cstheme="minorHAnsi"/>
        </w:rPr>
        <w:t>Souhrn teoretických poznatků</w:t>
      </w:r>
      <w:bookmarkEnd w:id="414"/>
    </w:p>
    <w:p w14:paraId="1AAC3478" w14:textId="6E32760D"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6428B1">
            <w:rPr>
              <w:rFonts w:asciiTheme="minorHAnsi" w:hAnsiTheme="minorHAnsi" w:cstheme="minorHAnsi"/>
              <w:lang w:val="cs-CZ"/>
            </w:rPr>
            <w:t xml:space="preserve"> </w:t>
          </w:r>
          <w:r w:rsidR="006428B1" w:rsidRPr="006428B1">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2F7F0F78"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w:t>
      </w:r>
      <w:r w:rsidR="00FD5C0D">
        <w:rPr>
          <w:rFonts w:asciiTheme="minorHAnsi" w:hAnsiTheme="minorHAnsi" w:cstheme="minorHAnsi"/>
        </w:rPr>
        <w:t xml:space="preserve">přibližně </w:t>
      </w:r>
      <w:r w:rsidRPr="0018468E">
        <w:rPr>
          <w:rFonts w:asciiTheme="minorHAnsi" w:hAnsiTheme="minorHAnsi" w:cstheme="minorHAnsi"/>
        </w:rPr>
        <w:t>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E0FD5">
            <w:rPr>
              <w:rFonts w:asciiTheme="minorHAnsi" w:hAnsiTheme="minorHAnsi" w:cstheme="minorHAnsi"/>
              <w:lang w:val="cs-CZ"/>
            </w:rPr>
            <w:instrText xml:space="preserve">CITATION Web24 \l 1029 </w:instrText>
          </w:r>
          <w:r w:rsidR="00B11EC7" w:rsidRPr="0018468E">
            <w:rPr>
              <w:rFonts w:asciiTheme="minorHAnsi" w:hAnsiTheme="minorHAnsi" w:cstheme="minorHAnsi"/>
            </w:rPr>
            <w:fldChar w:fldCharType="separate"/>
          </w:r>
          <w:r w:rsidR="006428B1" w:rsidRPr="006428B1">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69FD8F10" w:rsidR="00C512A8"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E0FD5">
            <w:rPr>
              <w:rFonts w:asciiTheme="minorHAnsi" w:hAnsiTheme="minorHAnsi" w:cstheme="minorHAnsi"/>
              <w:lang w:val="cs-CZ"/>
            </w:rPr>
            <w:instrText xml:space="preserve">CITATION Ber24 \l 1029 </w:instrText>
          </w:r>
          <w:r w:rsidR="00B523DE" w:rsidRPr="0018468E">
            <w:rPr>
              <w:rFonts w:asciiTheme="minorHAnsi" w:hAnsiTheme="minorHAnsi" w:cstheme="minorHAnsi"/>
            </w:rPr>
            <w:fldChar w:fldCharType="separate"/>
          </w:r>
          <w:r w:rsidR="006428B1" w:rsidRPr="006428B1">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0786E0E7" w14:textId="77777777" w:rsidR="00C512A8" w:rsidRDefault="00C512A8">
      <w:pPr>
        <w:widowControl w:val="0"/>
        <w:autoSpaceDE w:val="0"/>
        <w:autoSpaceDN w:val="0"/>
        <w:spacing w:before="0" w:beforeAutospacing="0" w:after="0" w:afterAutospacing="0" w:line="240" w:lineRule="auto"/>
        <w:jc w:val="left"/>
        <w:rPr>
          <w:rFonts w:eastAsia="Times New Roman"/>
          <w:szCs w:val="24"/>
          <w:lang w:val="en-GB" w:eastAsia="en-GB"/>
        </w:rPr>
      </w:pPr>
      <w:r>
        <w:br w:type="page"/>
      </w:r>
    </w:p>
    <w:p w14:paraId="0AA4B8AC" w14:textId="77777777" w:rsidR="0084522E" w:rsidRPr="0018468E" w:rsidRDefault="0084522E" w:rsidP="00442C9A">
      <w:pPr>
        <w:pStyle w:val="Nadpis1"/>
        <w:rPr>
          <w:rFonts w:eastAsia="Times New Roman" w:cstheme="minorHAnsi"/>
        </w:rPr>
      </w:pPr>
      <w:bookmarkStart w:id="415" w:name="1_Teoretická_východiska_(není_název_kapi"/>
      <w:bookmarkStart w:id="416" w:name="_Toc531008010"/>
      <w:bookmarkStart w:id="417" w:name="_Toc34565748"/>
      <w:bookmarkStart w:id="418" w:name="_Ref202880466"/>
      <w:bookmarkStart w:id="419" w:name="_Ref202880496"/>
      <w:bookmarkStart w:id="420" w:name="_Ref202880531"/>
      <w:bookmarkStart w:id="421" w:name="_Toc202905352"/>
      <w:bookmarkEnd w:id="415"/>
      <w:r w:rsidRPr="0018468E">
        <w:rPr>
          <w:rFonts w:cstheme="minorHAnsi"/>
        </w:rPr>
        <w:lastRenderedPageBreak/>
        <w:t>Porovnání WebGL, WebGL2 a WebGPU</w:t>
      </w:r>
      <w:bookmarkEnd w:id="418"/>
      <w:bookmarkEnd w:id="419"/>
      <w:bookmarkEnd w:id="420"/>
      <w:bookmarkEnd w:id="421"/>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311D04AA" w:rsidR="000F6C7D" w:rsidRPr="00DA18A5" w:rsidRDefault="000F6C7D" w:rsidP="002D5AD3">
      <w:pPr>
        <w:pStyle w:val="TabulkaCaption"/>
      </w:pPr>
      <w:r w:rsidRPr="00FF7538">
        <w:rPr>
          <w:b/>
        </w:rPr>
        <w:t xml:space="preserve">Tabulka </w:t>
      </w:r>
      <w:r w:rsidRPr="00FF7538">
        <w:rPr>
          <w:b/>
        </w:rPr>
        <w:fldChar w:fldCharType="begin"/>
      </w:r>
      <w:r w:rsidRPr="00FF7538">
        <w:rPr>
          <w:b/>
        </w:rPr>
        <w:instrText xml:space="preserve"> SEQ Tabulka \* ARABIC </w:instrText>
      </w:r>
      <w:r w:rsidRPr="00FF7538">
        <w:rPr>
          <w:b/>
        </w:rPr>
        <w:fldChar w:fldCharType="separate"/>
      </w:r>
      <w:r w:rsidR="00935E76">
        <w:rPr>
          <w:b/>
        </w:rPr>
        <w:t>2</w:t>
      </w:r>
      <w:r w:rsidRPr="00FF7538">
        <w:rPr>
          <w:b/>
        </w:rPr>
        <w:fldChar w:fldCharType="end"/>
      </w:r>
      <w:r w:rsidRPr="00FF7538">
        <w:rPr>
          <w:b/>
        </w:rPr>
        <w:t>:</w:t>
      </w:r>
      <w:r>
        <w:t xml:space="preserve"> </w:t>
      </w:r>
      <w:r w:rsidRPr="001F4416">
        <w:t>Základní porovnání WebGL, WebGL2 a WebGPU.</w:t>
      </w:r>
    </w:p>
    <w:tbl>
      <w:tblPr>
        <w:tblStyle w:val="Prosttabulka1"/>
        <w:tblW w:w="9923" w:type="dxa"/>
        <w:tblLook w:val="04A0" w:firstRow="1" w:lastRow="0" w:firstColumn="1" w:lastColumn="0" w:noHBand="0" w:noVBand="1"/>
      </w:tblPr>
      <w:tblGrid>
        <w:gridCol w:w="1985"/>
        <w:gridCol w:w="1701"/>
        <w:gridCol w:w="2835"/>
        <w:gridCol w:w="3402"/>
      </w:tblGrid>
      <w:tr w:rsidR="000F6C7D" w:rsidRPr="0018468E" w14:paraId="5CE3639F"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9CA98FE" w14:textId="77777777" w:rsidR="000F6C7D" w:rsidRPr="00F02B8E" w:rsidRDefault="000F6C7D" w:rsidP="00CC238D">
            <w:pPr>
              <w:rPr>
                <w:b w:val="0"/>
                <w:bCs w:val="0"/>
              </w:rPr>
            </w:pPr>
            <w:r w:rsidRPr="00F02B8E">
              <w:rPr>
                <w:rStyle w:val="Siln"/>
                <w:b/>
                <w:bCs/>
              </w:rPr>
              <w:t>Vlastnost</w:t>
            </w:r>
          </w:p>
        </w:tc>
        <w:tc>
          <w:tcPr>
            <w:tcW w:w="1701" w:type="dxa"/>
            <w:hideMark/>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1A71B922" w14:textId="77777777" w:rsidR="000F6C7D" w:rsidRPr="0018468E" w:rsidRDefault="000F6C7D" w:rsidP="00CC238D">
            <w:r w:rsidRPr="0018468E">
              <w:rPr>
                <w:rStyle w:val="Siln"/>
              </w:rPr>
              <w:t>Založeno na</w:t>
            </w:r>
          </w:p>
        </w:tc>
        <w:tc>
          <w:tcPr>
            <w:tcW w:w="1701" w:type="dxa"/>
            <w:hideMark/>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5920BF1" w14:textId="77777777" w:rsidR="000F6C7D" w:rsidRPr="0018468E" w:rsidRDefault="000F6C7D" w:rsidP="00CC238D">
            <w:r w:rsidRPr="0018468E">
              <w:rPr>
                <w:rStyle w:val="Siln"/>
              </w:rPr>
              <w:t>Pokročilé funkce</w:t>
            </w:r>
          </w:p>
        </w:tc>
        <w:tc>
          <w:tcPr>
            <w:tcW w:w="1701" w:type="dxa"/>
            <w:hideMark/>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5AE33FAF" w14:textId="77777777" w:rsidR="000F6C7D" w:rsidRPr="0018468E" w:rsidRDefault="000F6C7D" w:rsidP="00CC238D">
            <w:r w:rsidRPr="0018468E">
              <w:rPr>
                <w:rStyle w:val="Siln"/>
              </w:rPr>
              <w:t>Snadnost použití</w:t>
            </w:r>
          </w:p>
        </w:tc>
        <w:tc>
          <w:tcPr>
            <w:tcW w:w="1701" w:type="dxa"/>
            <w:hideMark/>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93B1903" w14:textId="77777777" w:rsidR="000F6C7D" w:rsidRPr="0018468E" w:rsidRDefault="000F6C7D" w:rsidP="00CC238D">
            <w:r w:rsidRPr="0018468E">
              <w:rPr>
                <w:rStyle w:val="Siln"/>
              </w:rPr>
              <w:t>Výkon</w:t>
            </w:r>
          </w:p>
        </w:tc>
        <w:tc>
          <w:tcPr>
            <w:tcW w:w="1701" w:type="dxa"/>
            <w:hideMark/>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6529E8D" w14:textId="77777777" w:rsidR="000F6C7D" w:rsidRPr="0018468E" w:rsidRDefault="000F6C7D" w:rsidP="00CC238D">
            <w:r w:rsidRPr="0018468E">
              <w:rPr>
                <w:rStyle w:val="Siln"/>
              </w:rPr>
              <w:t>Podpora</w:t>
            </w:r>
          </w:p>
        </w:tc>
        <w:tc>
          <w:tcPr>
            <w:tcW w:w="1701" w:type="dxa"/>
            <w:hideMark/>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C90A87">
      <w:pPr>
        <w:pStyle w:val="TabulkaCaption"/>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7DEC680C" w:rsidR="00C512A8"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rsidR="006428B1">
            <w:t>(Chickerur, 2024)</w:t>
          </w:r>
          <w:r w:rsidRPr="0018468E">
            <w:fldChar w:fldCharType="end"/>
          </w:r>
        </w:sdtContent>
      </w:sdt>
      <w:r w:rsidRPr="0018468E">
        <w:t>.</w:t>
      </w:r>
    </w:p>
    <w:p w14:paraId="4ED6159F" w14:textId="77777777" w:rsidR="00C512A8" w:rsidRDefault="00C512A8">
      <w:pPr>
        <w:widowControl w:val="0"/>
        <w:autoSpaceDE w:val="0"/>
        <w:autoSpaceDN w:val="0"/>
        <w:spacing w:before="0" w:beforeAutospacing="0" w:after="0" w:afterAutospacing="0" w:line="240" w:lineRule="auto"/>
        <w:jc w:val="left"/>
      </w:pPr>
      <w:r>
        <w:br w:type="page"/>
      </w:r>
    </w:p>
    <w:p w14:paraId="6EA9EC63" w14:textId="019D1313" w:rsidR="0084522E" w:rsidRPr="0018468E" w:rsidRDefault="0084522E" w:rsidP="00FD0344">
      <w:pPr>
        <w:pStyle w:val="Nadpis2"/>
        <w:rPr>
          <w:rFonts w:cstheme="minorHAnsi"/>
        </w:rPr>
      </w:pPr>
      <w:bookmarkStart w:id="422" w:name="_Toc202905353"/>
      <w:r w:rsidRPr="0018468E">
        <w:rPr>
          <w:rFonts w:cstheme="minorHAnsi"/>
        </w:rPr>
        <w:lastRenderedPageBreak/>
        <w:t>Funkční rozdíly</w:t>
      </w:r>
      <w:bookmarkEnd w:id="422"/>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C90A87">
        <w:rPr>
          <w:rStyle w:val="Zdraznn"/>
          <w:b/>
          <w:bCs/>
          <w:i w:val="0"/>
          <w:iCs w:val="0"/>
        </w:rPr>
        <w:t>Základy 3D vykreslování</w:t>
      </w:r>
      <w:r w:rsidRPr="00C90A87">
        <w:rPr>
          <w:b/>
          <w:bCs/>
          <w:i/>
        </w:rPr>
        <w:t>:</w:t>
      </w:r>
      <w:r w:rsidRPr="0018468E">
        <w:t xml:space="preserve">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C90A87">
        <w:rPr>
          <w:rStyle w:val="Zdraznn"/>
          <w:b/>
          <w:bCs/>
          <w:i w:val="0"/>
          <w:iCs w:val="0"/>
        </w:rPr>
        <w:t>Nižší nároky na znalosti GPU pipeline</w:t>
      </w:r>
      <w:r w:rsidRPr="00C90A87">
        <w:rPr>
          <w:b/>
          <w:bCs/>
          <w:i/>
        </w:rPr>
        <w:t>:</w:t>
      </w:r>
      <w:r w:rsidRPr="0018468E">
        <w:t xml:space="preserve">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C90A87">
        <w:rPr>
          <w:rStyle w:val="Zdraznn"/>
          <w:b/>
          <w:bCs/>
          <w:i w:val="0"/>
          <w:iCs w:val="0"/>
        </w:rPr>
        <w:t>Omezená podpora některých pokročilých funkcí</w:t>
      </w:r>
      <w:r w:rsidRPr="00C90A87">
        <w:rPr>
          <w:b/>
          <w:bCs/>
          <w:i/>
        </w:rPr>
        <w:t>:</w:t>
      </w:r>
      <w:r w:rsidRPr="0018468E">
        <w:t xml:space="preserve">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18468E" w:rsidRDefault="0084522E" w:rsidP="0018468E">
      <w:pPr>
        <w:pStyle w:val="Odstavecseseznamem"/>
        <w:numPr>
          <w:ilvl w:val="0"/>
          <w:numId w:val="8"/>
        </w:numPr>
      </w:pPr>
      <w:r w:rsidRPr="00C90A87">
        <w:rPr>
          <w:rStyle w:val="Zdraznn"/>
          <w:b/>
          <w:bCs/>
        </w:rPr>
        <w:t>Rozšířené funkce z OpenGL ES 3.0</w:t>
      </w:r>
      <w:r w:rsidRPr="00C90A87">
        <w:rPr>
          <w:b/>
          <w:bCs/>
        </w:rPr>
        <w:t>:</w:t>
      </w:r>
      <w:r w:rsidRPr="0018468E">
        <w:t xml:space="preserve"> Například 3D textury, </w:t>
      </w:r>
      <w:r w:rsidRPr="0018468E">
        <w:rPr>
          <w:rStyle w:val="Zdraznn"/>
        </w:rPr>
        <w:t>transform feedback</w:t>
      </w:r>
      <w:r w:rsidRPr="0018468E">
        <w:t xml:space="preserve"> (umožňuje sbírat data z vertex shaderů), </w:t>
      </w:r>
      <w:r w:rsidRPr="0018468E">
        <w:rPr>
          <w:rStyle w:val="Zdraznn"/>
        </w:rPr>
        <w:t>instanced rendering</w:t>
      </w:r>
      <w:r w:rsidRPr="0018468E">
        <w:t xml:space="preserve"> (efektivní vykreslování více kopií stejného objektu).</w:t>
      </w:r>
    </w:p>
    <w:p w14:paraId="7383F696" w14:textId="77777777" w:rsidR="0084522E" w:rsidRPr="0018468E" w:rsidRDefault="0084522E" w:rsidP="0018468E">
      <w:pPr>
        <w:pStyle w:val="Odstavecseseznamem"/>
        <w:numPr>
          <w:ilvl w:val="0"/>
          <w:numId w:val="8"/>
        </w:numPr>
      </w:pPr>
      <w:r w:rsidRPr="00C90A87">
        <w:rPr>
          <w:rStyle w:val="Zdraznn"/>
          <w:b/>
          <w:bCs/>
        </w:rPr>
        <w:t>Lepší správa paměti a shaderů</w:t>
      </w:r>
      <w:r w:rsidRPr="00C90A87">
        <w:rPr>
          <w:b/>
          <w:bCs/>
        </w:rPr>
        <w:t>:</w:t>
      </w:r>
      <w:r w:rsidRPr="0018468E">
        <w:t xml:space="preserve"> Větší flexibilita při práci s různými formáty textur, buffery a větší kontrola nad GPU zdroji.</w:t>
      </w:r>
    </w:p>
    <w:p w14:paraId="578A3427" w14:textId="53B4CE92" w:rsidR="002C6FB5" w:rsidRDefault="0084522E" w:rsidP="0082291D">
      <w:pPr>
        <w:pStyle w:val="Odstavecseseznamem"/>
        <w:numPr>
          <w:ilvl w:val="0"/>
          <w:numId w:val="8"/>
        </w:numPr>
      </w:pPr>
      <w:r w:rsidRPr="00C90A87">
        <w:rPr>
          <w:rStyle w:val="Zdraznn"/>
          <w:b/>
          <w:bCs/>
        </w:rPr>
        <w:t>Zpětná kompatibilita</w:t>
      </w:r>
      <w:r w:rsidRPr="00C90A87">
        <w:rPr>
          <w:b/>
          <w:bCs/>
        </w:rPr>
        <w:t>:</w:t>
      </w:r>
      <w:r w:rsidRPr="0018468E">
        <w:t xml:space="preserve"> Většina kódu z WebGL 1.0 lze ve WebGL2 používat, ale k dispozici je zároveň více vylepšení a optimalizací.</w:t>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WebGPU (inspirace Vulkan, Metal, Direct3D 12)</w:t>
      </w:r>
    </w:p>
    <w:p w14:paraId="2A60F2DA" w14:textId="77777777" w:rsidR="0084522E" w:rsidRPr="0018468E" w:rsidRDefault="0084522E" w:rsidP="0018468E">
      <w:pPr>
        <w:pStyle w:val="Odstavecseseznamem"/>
        <w:numPr>
          <w:ilvl w:val="0"/>
          <w:numId w:val="8"/>
        </w:numPr>
      </w:pPr>
      <w:r w:rsidRPr="00C90A87">
        <w:rPr>
          <w:rStyle w:val="Zdraznn"/>
          <w:b/>
          <w:bCs/>
        </w:rPr>
        <w:t>Nízkoúrovňový přístup</w:t>
      </w:r>
      <w:r w:rsidRPr="00C90A87">
        <w:rPr>
          <w:b/>
          <w:bCs/>
        </w:rPr>
        <w:t>:</w:t>
      </w:r>
      <w:r w:rsidRPr="0018468E">
        <w:t xml:space="preserve"> Dává vývojáři mnohem větší kontrolu nad vykreslovacím řetězcem (pipeline). Je tedy možné optimalizovat výkon na úrovni, která v WebGL/WebGL2 nebyla dostupná.</w:t>
      </w:r>
    </w:p>
    <w:p w14:paraId="64516897" w14:textId="77777777" w:rsidR="0084522E" w:rsidRPr="0018468E" w:rsidRDefault="0084522E" w:rsidP="0018468E">
      <w:pPr>
        <w:pStyle w:val="Odstavecseseznamem"/>
        <w:numPr>
          <w:ilvl w:val="0"/>
          <w:numId w:val="8"/>
        </w:numPr>
      </w:pPr>
      <w:r w:rsidRPr="00C90A87">
        <w:rPr>
          <w:rStyle w:val="Zdraznn"/>
          <w:b/>
          <w:bCs/>
        </w:rPr>
        <w:t>Compute shadery</w:t>
      </w:r>
      <w:r w:rsidRPr="00C90A87">
        <w:rPr>
          <w:b/>
          <w:bCs/>
        </w:rPr>
        <w:t>:</w:t>
      </w:r>
      <w:r w:rsidRPr="0018468E">
        <w:t xml:space="preserve"> Umožňují provádět obecné výpočty na GPU, takže WebGPU je ideální nejen pro grafiku, ale i pro strojové učení nebo vědecké simulace.</w:t>
      </w:r>
    </w:p>
    <w:p w14:paraId="22264911" w14:textId="5E5C067B" w:rsidR="0084522E" w:rsidRPr="0018468E" w:rsidRDefault="0084522E" w:rsidP="0018468E">
      <w:pPr>
        <w:pStyle w:val="Odstavecseseznamem"/>
        <w:numPr>
          <w:ilvl w:val="0"/>
          <w:numId w:val="8"/>
        </w:numPr>
      </w:pPr>
      <w:r w:rsidRPr="00C90A87">
        <w:rPr>
          <w:rStyle w:val="Zdraznn"/>
          <w:b/>
          <w:bCs/>
        </w:rPr>
        <w:t>Vyšší výkon a flexibilita</w:t>
      </w:r>
      <w:r w:rsidRPr="00C90A87">
        <w:rPr>
          <w:b/>
          <w:bCs/>
        </w:rPr>
        <w:t>:</w:t>
      </w:r>
      <w:r w:rsidRPr="0018468E">
        <w:t xml:space="preserve"> </w:t>
      </w:r>
      <w:r w:rsidR="00304F2E" w:rsidRPr="0018468E">
        <w:t xml:space="preserve">WebGPU dosahuje až 3,5násobně rychlejšího výkonu pro výpočetně náročné úlohy </w:t>
      </w:r>
      <w:sdt>
        <w:sdtPr>
          <w:id w:val="-1394340818"/>
          <w:citation/>
        </w:sdtPr>
        <w:sdtContent>
          <w:r w:rsidR="00304F2E" w:rsidRPr="0018468E">
            <w:fldChar w:fldCharType="begin"/>
          </w:r>
          <w:r w:rsidR="00304F2E" w:rsidRPr="0018468E">
            <w:instrText xml:space="preserve"> CITATION Chi24 \l 1029 </w:instrText>
          </w:r>
          <w:r w:rsidR="00304F2E" w:rsidRPr="0018468E">
            <w:fldChar w:fldCharType="separate"/>
          </w:r>
          <w:r w:rsidR="006428B1">
            <w:t>(Chickerur, 2024)</w:t>
          </w:r>
          <w:r w:rsidR="00304F2E" w:rsidRPr="0018468E">
            <w:fldChar w:fldCharType="end"/>
          </w:r>
        </w:sdtContent>
      </w:sdt>
      <w:r w:rsidR="00304F2E" w:rsidRPr="0018468E">
        <w:t>.</w:t>
      </w:r>
    </w:p>
    <w:p w14:paraId="31CDCD58" w14:textId="77777777" w:rsidR="0084522E" w:rsidRDefault="0084522E" w:rsidP="0018468E">
      <w:pPr>
        <w:pStyle w:val="Odstavecseseznamem"/>
        <w:numPr>
          <w:ilvl w:val="0"/>
          <w:numId w:val="8"/>
        </w:numPr>
      </w:pPr>
      <w:r w:rsidRPr="00C90A87">
        <w:rPr>
          <w:rStyle w:val="Zdraznn"/>
          <w:b/>
          <w:bCs/>
        </w:rPr>
        <w:t>Vyšší složitost vývoje</w:t>
      </w:r>
      <w:r w:rsidRPr="00C90A87">
        <w:rPr>
          <w:b/>
          <w:bCs/>
        </w:rPr>
        <w:t>:</w:t>
      </w:r>
      <w:r w:rsidRPr="0018468E">
        <w:t xml:space="preserve"> Na rozdíl od WebGL/WebGL2 je nutné spravovat více zdrojů ručně (komandové fronty, paměťové bariéry apod.), což vyžaduje hlubší znalosti grafické pipeline.</w:t>
      </w:r>
    </w:p>
    <w:p w14:paraId="0FC08A94" w14:textId="77777777" w:rsidR="0064500A" w:rsidRPr="0018468E" w:rsidRDefault="0064500A" w:rsidP="00C90A87">
      <w:pPr>
        <w:pStyle w:val="Odstavecseseznamem"/>
        <w:ind w:left="360" w:firstLine="0"/>
      </w:pPr>
    </w:p>
    <w:p w14:paraId="61AFA44A" w14:textId="77777777" w:rsidR="00F61860" w:rsidRDefault="00F61860" w:rsidP="00FD0344">
      <w:pPr>
        <w:pStyle w:val="Nadpis2"/>
        <w:rPr>
          <w:rFonts w:cstheme="minorHAnsi"/>
        </w:rPr>
      </w:pPr>
      <w:bookmarkStart w:id="423" w:name="_Toc202905354"/>
      <w:r w:rsidRPr="0018468E">
        <w:rPr>
          <w:rFonts w:cstheme="minorHAnsi"/>
        </w:rPr>
        <w:lastRenderedPageBreak/>
        <w:t>Architektonické rozdíly a výkonnostní charakteristiky</w:t>
      </w:r>
      <w:bookmarkEnd w:id="423"/>
    </w:p>
    <w:p w14:paraId="1A11DF92" w14:textId="2C93946D" w:rsidR="00DF0350" w:rsidRPr="00DF0350" w:rsidRDefault="00DF0350" w:rsidP="00DF0350">
      <w:r w:rsidRPr="00DF0350">
        <w:t>Architektura grafického API do značné míry určuje, kolik práce zůstává na CPU a kolik může být předáno GPU – a tím přímo ovlivňuje latenci, propustnost i spotřebu energie.</w:t>
      </w:r>
      <w:r w:rsidR="00BD3BFF">
        <w:t xml:space="preserve"> </w:t>
      </w:r>
      <w:sdt>
        <w:sdtPr>
          <w:id w:val="1370187992"/>
          <w:citation/>
        </w:sdtPr>
        <w:sdtContent>
          <w:r w:rsidR="00BD3BFF">
            <w:fldChar w:fldCharType="begin"/>
          </w:r>
          <w:ins w:id="424" w:author="Valerij Šlovikov" w:date="2025-07-08T21:58:00Z" w16du:dateUtc="2025-07-08T19:58:00Z">
            <w:r w:rsidR="006428B1">
              <w:instrText xml:space="preserve">CITATION Wor25 \l 1029 </w:instrText>
            </w:r>
          </w:ins>
          <w:del w:id="425" w:author="Valerij Šlovikov" w:date="2025-07-08T21:58:00Z" w16du:dateUtc="2025-07-08T19:58:00Z">
            <w:r w:rsidR="00BE0FD5" w:rsidDel="006428B1">
              <w:delInstrText xml:space="preserve">CITATION Wor25 \l 1029 </w:delInstrText>
            </w:r>
          </w:del>
          <w:r w:rsidR="00BD3BFF">
            <w:fldChar w:fldCharType="separate"/>
          </w:r>
          <w:r w:rsidR="006428B1">
            <w:t>(W3C, 2025)</w:t>
          </w:r>
          <w:r w:rsidR="00BD3BFF">
            <w:fldChar w:fldCharType="end"/>
          </w:r>
        </w:sdtContent>
      </w:sdt>
    </w:p>
    <w:p w14:paraId="02AC8008" w14:textId="77777777" w:rsidR="005C3DA7" w:rsidRPr="0018468E" w:rsidRDefault="005C3DA7" w:rsidP="00442C9A">
      <w:pPr>
        <w:pStyle w:val="Nadpis3"/>
        <w:rPr>
          <w:rFonts w:cstheme="minorHAnsi"/>
        </w:rPr>
      </w:pPr>
      <w:bookmarkStart w:id="426" w:name="_Toc202905355"/>
      <w:r w:rsidRPr="0018468E">
        <w:rPr>
          <w:rFonts w:cstheme="minorHAnsi"/>
        </w:rPr>
        <w:t>Implicitní vs. explicitní řízení GPU</w:t>
      </w:r>
      <w:bookmarkEnd w:id="426"/>
    </w:p>
    <w:p w14:paraId="2EB86A48" w14:textId="72F6C5BC"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r w:rsidRPr="0018468E">
            <w:instrText xml:space="preserve"> CITATION KEN22 \l 1029 </w:instrText>
          </w:r>
          <w:r w:rsidRPr="0018468E">
            <w:fldChar w:fldCharType="separate"/>
          </w:r>
          <w:r w:rsidR="006428B1">
            <w:t>(Kenwright, 2022)</w:t>
          </w:r>
          <w:r w:rsidRPr="0018468E">
            <w:fldChar w:fldCharType="end"/>
          </w:r>
        </w:sdtContent>
      </w:sdt>
      <w:r w:rsidRPr="0018468E">
        <w:t xml:space="preserve">. </w:t>
      </w:r>
      <w:r w:rsidRPr="0018468E">
        <w:br/>
        <w:t>Na</w:t>
      </w:r>
      <w:r w:rsidR="00DF0350">
        <w:t>proti tomu</w:t>
      </w:r>
      <w:r w:rsidRPr="0018468E">
        <w:t xml:space="preserve">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00BE0FD5">
            <w:instrText xml:space="preserve">CITATION Fra23 \l 1029 </w:instrText>
          </w:r>
          <w:r w:rsidRPr="0018468E">
            <w:fldChar w:fldCharType="separate"/>
          </w:r>
          <w:r w:rsidR="006428B1">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427" w:name="_Ref202894461"/>
      <w:bookmarkStart w:id="428" w:name="_Toc202905356"/>
      <w:r w:rsidRPr="0018468E">
        <w:rPr>
          <w:rFonts w:cstheme="minorHAnsi"/>
        </w:rPr>
        <w:t>Syntetické testy v Godot enginu</w:t>
      </w:r>
      <w:bookmarkEnd w:id="427"/>
      <w:bookmarkEnd w:id="428"/>
    </w:p>
    <w:p w14:paraId="5B9EE323" w14:textId="75C0AE16" w:rsidR="005C3DA7" w:rsidRDefault="005C3DA7" w:rsidP="00442C9A">
      <w:r w:rsidRPr="0018468E">
        <w:t xml:space="preserve">Fransson &amp; Hermansson (2024) provedli na hardwaru </w:t>
      </w:r>
      <w:r w:rsidRPr="0018468E">
        <w:rPr>
          <w:i/>
          <w:iCs/>
        </w:rPr>
        <w:t>Intel Core i7</w:t>
      </w:r>
      <w:r w:rsidRPr="0018468E">
        <w:rPr>
          <w:i/>
          <w:iCs/>
        </w:rPr>
        <w:noBreakHyphen/>
        <w:t>12700H + RTX 30</w:t>
      </w:r>
      <w:r w:rsidR="00A84A12">
        <w:rPr>
          <w:i/>
          <w:iCs/>
        </w:rPr>
        <w:t>7</w:t>
      </w:r>
      <w:r w:rsidRPr="0018468E">
        <w:rPr>
          <w:i/>
          <w:iCs/>
        </w:rPr>
        <w:t>0</w:t>
      </w:r>
      <w:r w:rsidR="00A84A12">
        <w:rPr>
          <w:i/>
          <w:iCs/>
        </w:rPr>
        <w:t xml:space="preserve"> Ti</w:t>
      </w:r>
      <w:r w:rsidRPr="0018468E">
        <w:t xml:space="preserve"> sérii syntetických benchmarků v Godotu:</w:t>
      </w:r>
    </w:p>
    <w:p w14:paraId="08E236A8" w14:textId="613F26B8" w:rsidR="00A84A12" w:rsidRPr="0018468E" w:rsidRDefault="00A84A12" w:rsidP="00C90A87">
      <w:pPr>
        <w:pStyle w:val="TabulkaCaption"/>
      </w:pPr>
      <w:r w:rsidRPr="00C90A87">
        <w:rPr>
          <w:b/>
          <w:bCs w:val="0"/>
        </w:rPr>
        <w:t xml:space="preserve">Obrázek </w:t>
      </w:r>
      <w:r w:rsidRPr="00C90A87">
        <w:rPr>
          <w:b/>
          <w:bCs w:val="0"/>
        </w:rPr>
        <w:fldChar w:fldCharType="begin"/>
      </w:r>
      <w:r w:rsidRPr="00C90A87">
        <w:rPr>
          <w:b/>
          <w:bCs w:val="0"/>
        </w:rPr>
        <w:instrText xml:space="preserve"> SEQ Obrázek \* ARABIC </w:instrText>
      </w:r>
      <w:r w:rsidRPr="00C90A87">
        <w:rPr>
          <w:b/>
          <w:bCs w:val="0"/>
        </w:rPr>
        <w:fldChar w:fldCharType="separate"/>
      </w:r>
      <w:r w:rsidR="00935E76">
        <w:rPr>
          <w:b/>
          <w:bCs w:val="0"/>
        </w:rPr>
        <w:t>4</w:t>
      </w:r>
      <w:r w:rsidRPr="00C90A87">
        <w:rPr>
          <w:b/>
          <w:bCs w:val="0"/>
        </w:rPr>
        <w:fldChar w:fldCharType="end"/>
      </w:r>
      <w:r w:rsidRPr="00C90A87">
        <w:rPr>
          <w:b/>
          <w:bCs w:val="0"/>
        </w:rPr>
        <w:t>:</w:t>
      </w:r>
      <w:r>
        <w:t xml:space="preserve"> Graf rychlosti vykreslování WebGL vs WebGPU</w:t>
      </w:r>
    </w:p>
    <w:p w14:paraId="6C3FE4E6" w14:textId="77777777" w:rsidR="00E577F2" w:rsidRDefault="00A84A12" w:rsidP="00E577F2">
      <w:pPr>
        <w:pStyle w:val="TabulkaCaption"/>
      </w:pPr>
      <w:r w:rsidRPr="00A84A12">
        <w:drawing>
          <wp:inline distT="0" distB="0" distL="0" distR="0" wp14:anchorId="7939F1D7" wp14:editId="2A75799F">
            <wp:extent cx="5262113" cy="2451735"/>
            <wp:effectExtent l="0" t="0" r="0" b="5715"/>
            <wp:docPr id="2691968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881" name=""/>
                    <pic:cNvPicPr/>
                  </pic:nvPicPr>
                  <pic:blipFill>
                    <a:blip r:embed="rId19"/>
                    <a:stretch>
                      <a:fillRect/>
                    </a:stretch>
                  </pic:blipFill>
                  <pic:spPr>
                    <a:xfrm>
                      <a:off x="0" y="0"/>
                      <a:ext cx="5267690" cy="2454333"/>
                    </a:xfrm>
                    <a:prstGeom prst="rect">
                      <a:avLst/>
                    </a:prstGeom>
                  </pic:spPr>
                </pic:pic>
              </a:graphicData>
            </a:graphic>
          </wp:inline>
        </w:drawing>
      </w:r>
    </w:p>
    <w:p w14:paraId="04835D22" w14:textId="4B1A2C79" w:rsidR="005C3DA7" w:rsidRPr="0018468E" w:rsidRDefault="005C3DA7" w:rsidP="00C90A87">
      <w:pPr>
        <w:pStyle w:val="TabulkaCaption"/>
      </w:pPr>
      <w:r w:rsidRPr="0018468E">
        <w:t>Zdroj: Figure </w:t>
      </w:r>
      <w:r w:rsidR="00A84A12">
        <w:t>4.2</w:t>
      </w:r>
      <w:r w:rsidRPr="0018468E">
        <w:t xml:space="preserve"> </w:t>
      </w:r>
      <w:sdt>
        <w:sdtPr>
          <w:id w:val="-308950400"/>
          <w:citation/>
        </w:sdtPr>
        <w:sdtContent>
          <w:r w:rsidRPr="0018468E">
            <w:fldChar w:fldCharType="begin"/>
          </w:r>
          <w:r w:rsidR="00A84A12">
            <w:instrText xml:space="preserve">CITATION Fra24 \l 1029 </w:instrText>
          </w:r>
          <w:r w:rsidRPr="0018468E">
            <w:fldChar w:fldCharType="separate"/>
          </w:r>
          <w:r w:rsidR="006428B1">
            <w:t>(Fransson, a další, 2024)</w:t>
          </w:r>
          <w:r w:rsidRPr="0018468E">
            <w:fldChar w:fldCharType="end"/>
          </w:r>
        </w:sdtContent>
      </w:sdt>
    </w:p>
    <w:p w14:paraId="3CD7E39E" w14:textId="3F1EEF23" w:rsidR="00C512A8" w:rsidRPr="00E577F2" w:rsidRDefault="00A84A12" w:rsidP="00A42382">
      <w:r>
        <w:t xml:space="preserve">Z obrázku </w:t>
      </w:r>
      <w:r w:rsidR="00DF0350">
        <w:t xml:space="preserve">je patrná vyšší výkonnost WebGPU. Výsledek přisuzovali převážně </w:t>
      </w:r>
      <w:r w:rsidR="005C3DA7" w:rsidRPr="0018468E">
        <w:t xml:space="preserve">eliminaci </w:t>
      </w:r>
      <w:r w:rsidR="005C3DA7" w:rsidRPr="00C90A87">
        <w:t>CPU</w:t>
      </w:r>
      <w:r w:rsidR="005C3DA7" w:rsidRPr="00C90A87">
        <w:noBreakHyphen/>
        <w:t>overheadu</w:t>
      </w:r>
      <w:r w:rsidR="005C3DA7" w:rsidRPr="00E577F2">
        <w:t xml:space="preserve"> při validaci příkazů</w:t>
      </w:r>
      <w:r w:rsidR="00DF0350" w:rsidRPr="00E577F2">
        <w:t xml:space="preserve"> a </w:t>
      </w:r>
      <w:r w:rsidR="005C3DA7" w:rsidRPr="00E577F2">
        <w:t xml:space="preserve">možnosti </w:t>
      </w:r>
      <w:r w:rsidR="005C3DA7" w:rsidRPr="00C90A87">
        <w:t>předkompilace shaderů</w:t>
      </w:r>
      <w:r w:rsidR="00DF0350" w:rsidRPr="00E577F2">
        <w:t>.</w:t>
      </w:r>
    </w:p>
    <w:p w14:paraId="2C10D8DE" w14:textId="77777777" w:rsidR="005C3DA7" w:rsidRPr="0007341C" w:rsidRDefault="005C3DA7" w:rsidP="0064500A">
      <w:pPr>
        <w:pStyle w:val="Nadpis3"/>
      </w:pPr>
      <w:bookmarkStart w:id="429" w:name="_Toc202905357"/>
      <w:r w:rsidRPr="0007341C">
        <w:t>Paměťové bariéry a synchronizace</w:t>
      </w:r>
      <w:bookmarkEnd w:id="429"/>
    </w:p>
    <w:p w14:paraId="5AFB8F8A" w14:textId="43FD45CA" w:rsidR="00BD3BFF" w:rsidRPr="0007341C" w:rsidRDefault="00BD3BFF" w:rsidP="00BD3BFF">
      <w:pPr>
        <w:rPr>
          <w:szCs w:val="24"/>
          <w:lang w:eastAsia="cs-CZ"/>
        </w:rPr>
      </w:pPr>
      <w:r w:rsidRPr="0007341C">
        <w:rPr>
          <w:szCs w:val="24"/>
          <w:lang w:eastAsia="cs-CZ"/>
        </w:rPr>
        <w:lastRenderedPageBreak/>
        <w:t xml:space="preserve">WebGPU většinu vnitřní synchronizace skrývá, ale </w:t>
      </w:r>
      <w:r w:rsidRPr="0007341C">
        <w:rPr>
          <w:b/>
          <w:bCs/>
          <w:szCs w:val="24"/>
          <w:lang w:eastAsia="cs-CZ"/>
        </w:rPr>
        <w:t>exponuje přechody typu použití</w:t>
      </w:r>
      <w:r w:rsidRPr="0007341C">
        <w:rPr>
          <w:szCs w:val="24"/>
          <w:lang w:eastAsia="cs-CZ"/>
        </w:rPr>
        <w:t xml:space="preserve"> (</w:t>
      </w:r>
      <w:r w:rsidRPr="0007341C">
        <w:rPr>
          <w:i/>
          <w:iCs/>
          <w:szCs w:val="24"/>
          <w:lang w:eastAsia="cs-CZ"/>
        </w:rPr>
        <w:t>buffer/texture usage transitions</w:t>
      </w:r>
      <w:r w:rsidRPr="0007341C">
        <w:rPr>
          <w:szCs w:val="24"/>
          <w:lang w:eastAsia="cs-CZ"/>
        </w:rPr>
        <w:t>)</w:t>
      </w:r>
      <w:r w:rsidR="00C51068" w:rsidRPr="0007341C">
        <w:rPr>
          <w:szCs w:val="24"/>
          <w:lang w:eastAsia="cs-CZ"/>
        </w:rPr>
        <w:t xml:space="preserve"> </w:t>
      </w:r>
      <w:r w:rsidRPr="0007341C">
        <w:rPr>
          <w:szCs w:val="24"/>
          <w:lang w:eastAsia="cs-CZ"/>
        </w:rPr>
        <w:t xml:space="preserve">a umožňuje explicitně vkládat </w:t>
      </w:r>
      <w:r w:rsidRPr="0007341C">
        <w:rPr>
          <w:b/>
          <w:bCs/>
          <w:szCs w:val="24"/>
          <w:lang w:eastAsia="cs-CZ"/>
        </w:rPr>
        <w:t>paměťové bariéry</w:t>
      </w:r>
      <w:r w:rsidRPr="0007341C">
        <w:rPr>
          <w:szCs w:val="24"/>
          <w:lang w:eastAsia="cs-CZ"/>
        </w:rPr>
        <w:t xml:space="preserve"> (insertDebugMarker → PipelineBarrier) do příkazové fronty.</w:t>
      </w:r>
    </w:p>
    <w:p w14:paraId="7FBE8D40" w14:textId="77777777" w:rsidR="00BD3BFF" w:rsidRPr="0007341C" w:rsidRDefault="00BD3BFF" w:rsidP="00BD3BFF">
      <w:pPr>
        <w:rPr>
          <w:szCs w:val="24"/>
          <w:lang w:eastAsia="cs-CZ"/>
        </w:rPr>
      </w:pPr>
      <w:r w:rsidRPr="0007341C">
        <w:rPr>
          <w:i/>
          <w:iCs/>
          <w:szCs w:val="24"/>
          <w:lang w:eastAsia="cs-CZ"/>
        </w:rPr>
        <w:t>Paměťová bariéra</w:t>
      </w:r>
      <w:r w:rsidRPr="0007341C">
        <w:rPr>
          <w:szCs w:val="24"/>
          <w:lang w:eastAsia="cs-CZ"/>
        </w:rPr>
        <w:t xml:space="preserve"> zde znamená instrukci, která zaručí, že všechny zápisy provedené ve fázi A budou </w:t>
      </w:r>
      <w:r w:rsidRPr="00C90A87">
        <w:rPr>
          <w:szCs w:val="24"/>
          <w:lang w:eastAsia="cs-CZ"/>
        </w:rPr>
        <w:t>viditelné a načtené</w:t>
      </w:r>
      <w:r w:rsidRPr="0007341C">
        <w:rPr>
          <w:szCs w:val="24"/>
          <w:lang w:eastAsia="cs-CZ"/>
        </w:rPr>
        <w:t xml:space="preserve"> ve fázi B před dalším vykonáváním –</w:t>
      </w:r>
      <w:r w:rsidRPr="0007341C">
        <w:rPr>
          <w:rFonts w:ascii="Segoe UI Symbol" w:hAnsi="Segoe UI Symbol" w:cs="Segoe UI Symbol"/>
          <w:szCs w:val="24"/>
          <w:lang w:eastAsia="cs-CZ"/>
        </w:rPr>
        <w:t>⁠</w:t>
      </w:r>
      <w:r w:rsidRPr="0007341C">
        <w:rPr>
          <w:szCs w:val="24"/>
          <w:lang w:eastAsia="cs-CZ"/>
        </w:rPr>
        <w:t xml:space="preserve"> typicky flush cache + změna layoutu komprese textury.</w:t>
      </w:r>
    </w:p>
    <w:p w14:paraId="35FEA131" w14:textId="2B83DD48" w:rsidR="00C51068" w:rsidRPr="0007341C" w:rsidRDefault="00BD3BFF" w:rsidP="00C51068">
      <w:pPr>
        <w:pStyle w:val="Odstavecseseznamem"/>
        <w:numPr>
          <w:ilvl w:val="0"/>
          <w:numId w:val="60"/>
        </w:numPr>
        <w:rPr>
          <w:szCs w:val="24"/>
          <w:lang w:eastAsia="cs-CZ"/>
        </w:rPr>
      </w:pPr>
      <w:r w:rsidRPr="0007341C">
        <w:rPr>
          <w:b/>
          <w:bCs/>
          <w:szCs w:val="24"/>
          <w:lang w:eastAsia="cs-CZ"/>
        </w:rPr>
        <w:t>Usage transition</w:t>
      </w:r>
      <w:r w:rsidR="00FD5C0D" w:rsidRPr="0007341C">
        <w:rPr>
          <w:szCs w:val="24"/>
          <w:lang w:eastAsia="cs-CZ"/>
        </w:rPr>
        <w:t>:</w:t>
      </w:r>
      <w:r w:rsidRPr="0007341C">
        <w:rPr>
          <w:szCs w:val="24"/>
          <w:lang w:eastAsia="cs-CZ"/>
        </w:rPr>
        <w:t xml:space="preserve"> deklaruje, že buffer/texture mění roli (např. z VERTEX na STORAGE).</w:t>
      </w:r>
    </w:p>
    <w:p w14:paraId="62A753C8" w14:textId="5ADDF921" w:rsidR="00C51068" w:rsidRPr="0007341C" w:rsidRDefault="00BD3BFF" w:rsidP="00C51068">
      <w:pPr>
        <w:pStyle w:val="Odstavecseseznamem"/>
        <w:numPr>
          <w:ilvl w:val="0"/>
          <w:numId w:val="60"/>
        </w:numPr>
        <w:rPr>
          <w:szCs w:val="24"/>
          <w:lang w:eastAsia="cs-CZ"/>
        </w:rPr>
      </w:pPr>
      <w:r w:rsidRPr="0007341C">
        <w:rPr>
          <w:b/>
          <w:bCs/>
          <w:szCs w:val="24"/>
          <w:lang w:eastAsia="cs-CZ"/>
        </w:rPr>
        <w:t>Full barrier</w:t>
      </w:r>
      <w:r w:rsidR="00FD5C0D" w:rsidRPr="0007341C">
        <w:rPr>
          <w:szCs w:val="24"/>
          <w:lang w:eastAsia="cs-CZ"/>
        </w:rPr>
        <w:t>:</w:t>
      </w:r>
      <w:r w:rsidRPr="0007341C">
        <w:rPr>
          <w:szCs w:val="24"/>
          <w:lang w:eastAsia="cs-CZ"/>
        </w:rPr>
        <w:t xml:space="preserve"> blokuje čtení/zápis napříč všemi queue-family; dražší.</w:t>
      </w:r>
    </w:p>
    <w:p w14:paraId="4C3DD493" w14:textId="168683CF" w:rsidR="00BD3BFF" w:rsidRPr="0007341C" w:rsidRDefault="00BD3BFF" w:rsidP="00C51068">
      <w:pPr>
        <w:pStyle w:val="Odstavecseseznamem"/>
        <w:numPr>
          <w:ilvl w:val="0"/>
          <w:numId w:val="60"/>
        </w:numPr>
        <w:rPr>
          <w:szCs w:val="24"/>
          <w:lang w:eastAsia="cs-CZ"/>
        </w:rPr>
      </w:pPr>
      <w:r w:rsidRPr="0007341C">
        <w:rPr>
          <w:b/>
          <w:bCs/>
          <w:szCs w:val="24"/>
          <w:lang w:eastAsia="cs-CZ"/>
        </w:rPr>
        <w:t>Split barrier</w:t>
      </w:r>
      <w:r w:rsidRPr="0007341C">
        <w:rPr>
          <w:szCs w:val="24"/>
          <w:lang w:eastAsia="cs-CZ"/>
        </w:rPr>
        <w:t xml:space="preserve"> (</w:t>
      </w:r>
      <w:r w:rsidRPr="0007341C">
        <w:rPr>
          <w:i/>
          <w:iCs/>
          <w:szCs w:val="24"/>
          <w:lang w:eastAsia="cs-CZ"/>
        </w:rPr>
        <w:t>producer ↔ consumer</w:t>
      </w:r>
      <w:r w:rsidRPr="0007341C">
        <w:rPr>
          <w:szCs w:val="24"/>
          <w:lang w:eastAsia="cs-CZ"/>
        </w:rPr>
        <w:t>)</w:t>
      </w:r>
      <w:r w:rsidR="00FD5C0D" w:rsidRPr="0007341C">
        <w:rPr>
          <w:szCs w:val="24"/>
          <w:lang w:eastAsia="cs-CZ"/>
        </w:rPr>
        <w:t>:</w:t>
      </w:r>
      <w:r w:rsidRPr="0007341C">
        <w:rPr>
          <w:rFonts w:ascii="Segoe UI Symbol" w:hAnsi="Segoe UI Symbol" w:cs="Segoe UI Symbol"/>
          <w:szCs w:val="24"/>
          <w:lang w:eastAsia="cs-CZ"/>
        </w:rPr>
        <w:t>⁠</w:t>
      </w:r>
      <w:r w:rsidRPr="0007341C">
        <w:rPr>
          <w:szCs w:val="24"/>
          <w:lang w:eastAsia="cs-CZ"/>
        </w:rPr>
        <w:t xml:space="preserve"> jemnější, dovolí překryv.</w:t>
      </w:r>
    </w:p>
    <w:p w14:paraId="6EB27813" w14:textId="06130788" w:rsidR="00F61860" w:rsidRPr="0007341C" w:rsidRDefault="00BD3BFF" w:rsidP="00442C9A">
      <w:r w:rsidRPr="0007341C">
        <w:rPr>
          <w:szCs w:val="24"/>
          <w:lang w:eastAsia="cs-CZ"/>
        </w:rPr>
        <w:t xml:space="preserve">Analýza k návrhu (GitHub </w:t>
      </w:r>
      <w:r w:rsidRPr="0007341C">
        <w:rPr>
          <w:i/>
          <w:iCs/>
          <w:szCs w:val="24"/>
          <w:lang w:eastAsia="cs-CZ"/>
        </w:rPr>
        <w:t>Issue #27</w:t>
      </w:r>
      <w:r w:rsidRPr="0007341C">
        <w:rPr>
          <w:szCs w:val="24"/>
          <w:lang w:eastAsia="cs-CZ"/>
        </w:rPr>
        <w:t xml:space="preserve">) ukázala, že </w:t>
      </w:r>
      <w:r w:rsidRPr="0007341C">
        <w:rPr>
          <w:b/>
          <w:bCs/>
          <w:szCs w:val="24"/>
          <w:lang w:eastAsia="cs-CZ"/>
        </w:rPr>
        <w:t>správné rozmístění bariér</w:t>
      </w:r>
      <w:r w:rsidRPr="0007341C">
        <w:rPr>
          <w:szCs w:val="24"/>
          <w:lang w:eastAsia="cs-CZ"/>
        </w:rPr>
        <w:t xml:space="preserve"> umí snížit latenci kopií CPU ↔ GPU až o ≈ 50 % na reálném HW prototypu.</w:t>
      </w:r>
      <w:r w:rsidR="00C51068" w:rsidRPr="0007341C">
        <w:rPr>
          <w:szCs w:val="24"/>
          <w:lang w:eastAsia="cs-CZ"/>
        </w:rPr>
        <w:t xml:space="preserve"> </w:t>
      </w:r>
      <w:sdt>
        <w:sdtPr>
          <w:id w:val="-204257918"/>
          <w:citation/>
        </w:sdtPr>
        <w:sdtContent>
          <w:r w:rsidR="006D5120" w:rsidRPr="0007341C">
            <w:fldChar w:fldCharType="begin"/>
          </w:r>
          <w:r w:rsidR="009B09C5" w:rsidRPr="0007341C">
            <w:instrText xml:space="preserve">CITATION kva17 \l 1029 </w:instrText>
          </w:r>
          <w:r w:rsidR="006D5120" w:rsidRPr="0007341C">
            <w:fldChar w:fldCharType="separate"/>
          </w:r>
          <w:r w:rsidR="006428B1">
            <w:t>(kvark, 2017)</w:t>
          </w:r>
          <w:r w:rsidR="006D5120" w:rsidRPr="0007341C">
            <w:fldChar w:fldCharType="end"/>
          </w:r>
        </w:sdtContent>
      </w:sdt>
      <w:r w:rsidR="005C3DA7" w:rsidRPr="0007341C">
        <w:t xml:space="preserve">. </w:t>
      </w:r>
    </w:p>
    <w:p w14:paraId="3F4B7D57" w14:textId="434223ED" w:rsidR="0084522E" w:rsidRPr="0007341C" w:rsidRDefault="0084522E" w:rsidP="00FD0344">
      <w:pPr>
        <w:pStyle w:val="Nadpis2"/>
        <w:rPr>
          <w:rFonts w:cstheme="minorHAnsi"/>
        </w:rPr>
      </w:pPr>
      <w:bookmarkStart w:id="430" w:name="_Ref202894500"/>
      <w:bookmarkStart w:id="431" w:name="_Toc202905358"/>
      <w:r w:rsidRPr="0007341C">
        <w:rPr>
          <w:rFonts w:cstheme="minorHAnsi"/>
        </w:rPr>
        <w:t>Podpora prohlížečů</w:t>
      </w:r>
      <w:bookmarkEnd w:id="430"/>
      <w:bookmarkEnd w:id="431"/>
    </w:p>
    <w:p w14:paraId="4E143A50" w14:textId="77777777" w:rsidR="0084522E" w:rsidRPr="0007341C" w:rsidRDefault="0084522E" w:rsidP="00442C9A">
      <w:pPr>
        <w:pStyle w:val="Odstavecseseznamem"/>
        <w:numPr>
          <w:ilvl w:val="0"/>
          <w:numId w:val="9"/>
        </w:numPr>
      </w:pPr>
      <w:r w:rsidRPr="0007341C">
        <w:rPr>
          <w:rStyle w:val="Siln"/>
        </w:rPr>
        <w:t>WebGL</w:t>
      </w:r>
      <w:r w:rsidRPr="0007341C">
        <w:t>: Dnes už v podstatě celoplošně podporované, běží na aktuálních verzích Chrome, Firefoxu, Safari, Edge i většině mobilních prohlížečů.</w:t>
      </w:r>
    </w:p>
    <w:p w14:paraId="790DE261" w14:textId="50108913" w:rsidR="0084522E" w:rsidRPr="0018468E" w:rsidRDefault="0084522E" w:rsidP="00442C9A">
      <w:pPr>
        <w:pStyle w:val="Odstavecseseznamem"/>
        <w:numPr>
          <w:ilvl w:val="0"/>
          <w:numId w:val="9"/>
        </w:numPr>
      </w:pPr>
      <w:r w:rsidRPr="0018468E">
        <w:rPr>
          <w:rStyle w:val="Siln"/>
        </w:rPr>
        <w:t>WebGL2</w:t>
      </w:r>
      <w:r w:rsidRPr="0018468E">
        <w:t xml:space="preserve">: </w:t>
      </w:r>
      <w:r w:rsidR="00BD3BFF" w:rsidRPr="00BD3BFF">
        <w:t>Druhá generace (založená na OpenGL ES 3.0) je stabilně dostupná v Chrome 56+, Firefoxu 51+, Safari 15+ a Edge. Podle „Can I use“ ji aktuálně ovládá ≈ 95 % všech zařízení.</w:t>
      </w:r>
    </w:p>
    <w:p w14:paraId="24B2A2D8" w14:textId="53E7BDD8" w:rsidR="0084522E" w:rsidDel="00935E76" w:rsidRDefault="0084522E" w:rsidP="00442C9A">
      <w:pPr>
        <w:pStyle w:val="Odstavecseseznamem"/>
        <w:numPr>
          <w:ilvl w:val="0"/>
          <w:numId w:val="9"/>
        </w:numPr>
        <w:rPr>
          <w:del w:id="432" w:author="Valerij Šlovikov" w:date="2025-07-08T22:17:00Z" w16du:dateUtc="2025-07-08T20:17:00Z"/>
        </w:rPr>
      </w:pPr>
      <w:r w:rsidRPr="0018468E">
        <w:rPr>
          <w:rStyle w:val="Siln"/>
        </w:rPr>
        <w:t>WebGPU</w:t>
      </w:r>
      <w:r w:rsidRPr="0018468E">
        <w:t xml:space="preserve">: </w:t>
      </w:r>
      <w:r w:rsidR="00BD3BFF" w:rsidRPr="00BD3BFF">
        <w:t>Od verze 113 je API ve výchozím stavu zapnuté v Chromu a Edgi (desktop + Android). Ve Firefoxu a Safari běží zatím experimentálně za příznakem/flagem; Safari TP jej má aktivní na macOS 14+ a iOS 17 TP. Globální dostupnost činí zhruba 72 % uživatelů, přičemž drtivá většina připadá na Chromium</w:t>
      </w:r>
      <w:r w:rsidR="00BD3BFF">
        <w:t xml:space="preserve"> </w:t>
      </w:r>
      <w:r w:rsidR="00BD3BFF" w:rsidRPr="00BD3BFF">
        <w:t>ekosystém.</w:t>
      </w:r>
      <w:r w:rsidR="00736C07">
        <w:t xml:space="preserve"> </w:t>
      </w:r>
      <w:sdt>
        <w:sdtPr>
          <w:id w:val="-1852946739"/>
          <w:citation/>
        </w:sdtPr>
        <w:sdtContent>
          <w:r w:rsidR="00AF17AC" w:rsidRPr="0018468E">
            <w:fldChar w:fldCharType="begin"/>
          </w:r>
          <w:r w:rsidR="00BE0FD5">
            <w:instrText xml:space="preserve">CITATION Can24 \l 1029 </w:instrText>
          </w:r>
          <w:r w:rsidR="00AF17AC" w:rsidRPr="0018468E">
            <w:fldChar w:fldCharType="separate"/>
          </w:r>
          <w:r w:rsidR="006428B1">
            <w:t>(Can I use, 2024)</w:t>
          </w:r>
          <w:r w:rsidR="00AF17AC" w:rsidRPr="0018468E">
            <w:fldChar w:fldCharType="end"/>
          </w:r>
        </w:sdtContent>
      </w:sdt>
    </w:p>
    <w:p w14:paraId="11CD08D0" w14:textId="77777777" w:rsidR="00C51068" w:rsidDel="00935E76" w:rsidRDefault="00C51068" w:rsidP="00935E76">
      <w:pPr>
        <w:pStyle w:val="Odstavecseseznamem"/>
        <w:numPr>
          <w:ilvl w:val="0"/>
          <w:numId w:val="9"/>
        </w:numPr>
        <w:rPr>
          <w:del w:id="433" w:author="Valerij Šlovikov" w:date="2025-07-08T22:17:00Z" w16du:dateUtc="2025-07-08T20:17:00Z"/>
        </w:rPr>
        <w:pPrChange w:id="434" w:author="Valerij Šlovikov" w:date="2025-07-08T22:17:00Z" w16du:dateUtc="2025-07-08T20:17:00Z">
          <w:pPr/>
        </w:pPrChange>
      </w:pPr>
    </w:p>
    <w:p w14:paraId="435C5443" w14:textId="79459C90" w:rsidR="00935E76" w:rsidRDefault="00935E76">
      <w:pPr>
        <w:widowControl w:val="0"/>
        <w:autoSpaceDE w:val="0"/>
        <w:autoSpaceDN w:val="0"/>
        <w:spacing w:before="0" w:beforeAutospacing="0" w:after="0" w:afterAutospacing="0" w:line="240" w:lineRule="auto"/>
        <w:jc w:val="left"/>
        <w:rPr>
          <w:ins w:id="435" w:author="Valerij Šlovikov" w:date="2025-07-08T22:17:00Z" w16du:dateUtc="2025-07-08T20:17:00Z"/>
        </w:rPr>
      </w:pPr>
      <w:ins w:id="436" w:author="Valerij Šlovikov" w:date="2025-07-08T22:17:00Z" w16du:dateUtc="2025-07-08T20:17:00Z">
        <w:r>
          <w:br w:type="page"/>
        </w:r>
      </w:ins>
    </w:p>
    <w:p w14:paraId="7E9443F5" w14:textId="77777777" w:rsidR="00C51068" w:rsidDel="00935E76" w:rsidRDefault="00C51068" w:rsidP="00935E76">
      <w:pPr>
        <w:rPr>
          <w:del w:id="437" w:author="Valerij Šlovikov" w:date="2025-07-08T22:17:00Z" w16du:dateUtc="2025-07-08T20:17:00Z"/>
        </w:rPr>
        <w:pPrChange w:id="438" w:author="Valerij Šlovikov" w:date="2025-07-08T22:17:00Z" w16du:dateUtc="2025-07-08T20:17:00Z">
          <w:pPr/>
        </w:pPrChange>
      </w:pPr>
    </w:p>
    <w:p w14:paraId="79D3BE8D" w14:textId="11F6CB83" w:rsidR="00736C07" w:rsidRPr="0018468E" w:rsidDel="00935E76" w:rsidRDefault="00736C07" w:rsidP="00935E76">
      <w:pPr>
        <w:rPr>
          <w:del w:id="439" w:author="Valerij Šlovikov" w:date="2025-07-08T22:17:00Z" w16du:dateUtc="2025-07-08T20:17:00Z"/>
        </w:rPr>
      </w:pPr>
    </w:p>
    <w:p w14:paraId="741DF8D4" w14:textId="70D73FD3" w:rsidR="0084522E" w:rsidRPr="0018468E" w:rsidRDefault="0084522E" w:rsidP="00FD0344">
      <w:pPr>
        <w:pStyle w:val="Nadpis2"/>
        <w:rPr>
          <w:rFonts w:cstheme="minorHAnsi"/>
        </w:rPr>
      </w:pPr>
      <w:bookmarkStart w:id="440" w:name="_Toc202905359"/>
      <w:r w:rsidRPr="0018468E">
        <w:rPr>
          <w:rFonts w:cstheme="minorHAnsi"/>
        </w:rPr>
        <w:t>Bezpečnostní aspekty</w:t>
      </w:r>
      <w:bookmarkEnd w:id="440"/>
    </w:p>
    <w:p w14:paraId="3CDFDE58" w14:textId="290A0076"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r w:rsidR="00F80A27">
        <w:t xml:space="preserve"> </w:t>
      </w:r>
      <w:sdt>
        <w:sdtPr>
          <w:id w:val="-461881562"/>
          <w:citation/>
        </w:sdtPr>
        <w:sdtContent>
          <w:r w:rsidR="00D235AA">
            <w:fldChar w:fldCharType="begin"/>
          </w:r>
          <w:r w:rsidR="00D235AA">
            <w:instrText xml:space="preserve">CITATION Goo25 \l 1029 </w:instrText>
          </w:r>
          <w:r w:rsidR="00D235AA">
            <w:fldChar w:fldCharType="separate"/>
          </w:r>
          <w:r w:rsidR="006428B1">
            <w:t>(Google, n.d.)</w:t>
          </w:r>
          <w:r w:rsidR="00D235AA">
            <w:fldChar w:fldCharType="end"/>
          </w:r>
        </w:sdtContent>
      </w:sdt>
    </w:p>
    <w:p w14:paraId="73619D39" w14:textId="4F01E0D7" w:rsidR="0084522E" w:rsidRPr="0018468E" w:rsidRDefault="0084522E" w:rsidP="00442C9A">
      <w:pPr>
        <w:pStyle w:val="Odstavecseseznamem"/>
        <w:numPr>
          <w:ilvl w:val="0"/>
          <w:numId w:val="10"/>
        </w:numPr>
      </w:pPr>
      <w:r w:rsidRPr="0018468E">
        <w:rPr>
          <w:rStyle w:val="Siln"/>
        </w:rPr>
        <w:t>Ověřování shaderů</w:t>
      </w:r>
      <w:r w:rsidRPr="0018468E">
        <w:t>: WebGL prochází kontrolou kódu shaderů, aby se zabránilo potenciálnímu zneužití zranitelností v ovladačích GPU.</w:t>
      </w:r>
      <w:r w:rsidR="00D235AA">
        <w:t xml:space="preserve"> </w:t>
      </w:r>
      <w:sdt>
        <w:sdtPr>
          <w:id w:val="-695460640"/>
          <w:citation/>
        </w:sdtPr>
        <w:sdtContent>
          <w:r w:rsidR="00D235AA">
            <w:fldChar w:fldCharType="begin"/>
          </w:r>
          <w:r w:rsidR="00D235AA">
            <w:instrText xml:space="preserve"> CITATION The11 \l 1029 </w:instrText>
          </w:r>
          <w:r w:rsidR="00D235AA">
            <w:fldChar w:fldCharType="separate"/>
          </w:r>
          <w:r w:rsidR="006428B1">
            <w:t>(The Khronos Group, 2011)</w:t>
          </w:r>
          <w:r w:rsidR="00D235AA">
            <w:fldChar w:fldCharType="end"/>
          </w:r>
        </w:sdtContent>
      </w:sdt>
    </w:p>
    <w:p w14:paraId="02D989F3" w14:textId="05336644"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r w:rsidR="00D235AA">
        <w:t xml:space="preserve"> </w:t>
      </w:r>
      <w:sdt>
        <w:sdtPr>
          <w:id w:val="1973177244"/>
          <w:citation/>
        </w:sdtPr>
        <w:sdtContent>
          <w:r w:rsidR="00D235AA">
            <w:fldChar w:fldCharType="begin"/>
          </w:r>
          <w:r w:rsidR="00D235AA">
            <w:instrText xml:space="preserve">CITATION Goond \l 1029 </w:instrText>
          </w:r>
          <w:r w:rsidR="00D235AA">
            <w:fldChar w:fldCharType="separate"/>
          </w:r>
          <w:r w:rsidR="006428B1">
            <w:t>(Google, n.d.)</w:t>
          </w:r>
          <w:r w:rsidR="00D235AA">
            <w:fldChar w:fldCharType="end"/>
          </w:r>
        </w:sdtContent>
      </w:sdt>
    </w:p>
    <w:p w14:paraId="43DE48C2" w14:textId="02ECF533" w:rsidR="00E577F2" w:rsidRDefault="0084522E" w:rsidP="00D235AA">
      <w:pPr>
        <w:pStyle w:val="Odstavecseseznamem"/>
        <w:numPr>
          <w:ilvl w:val="0"/>
          <w:numId w:val="10"/>
        </w:num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r w:rsidR="00D235AA">
        <w:t xml:space="preserve"> </w:t>
      </w:r>
      <w:sdt>
        <w:sdtPr>
          <w:id w:val="-2120900965"/>
          <w:citation/>
        </w:sdtPr>
        <w:sdtContent>
          <w:r w:rsidR="00D235AA">
            <w:fldChar w:fldCharType="begin"/>
          </w:r>
          <w:r w:rsidR="00D235AA">
            <w:instrText xml:space="preserve"> CITATION Gra18 \l 1029 </w:instrText>
          </w:r>
          <w:r w:rsidR="00D235AA">
            <w:fldChar w:fldCharType="separate"/>
          </w:r>
          <w:r w:rsidR="006428B1">
            <w:t>(Graz University of Technology, 2018)</w:t>
          </w:r>
          <w:r w:rsidR="00D235AA">
            <w:fldChar w:fldCharType="end"/>
          </w:r>
        </w:sdtContent>
      </w:sdt>
    </w:p>
    <w:p w14:paraId="5BA25B4B" w14:textId="1700537E" w:rsidR="00D235AA" w:rsidRDefault="00D235AA" w:rsidP="00C90A87">
      <w:pPr>
        <w:pStyle w:val="Nadpis2"/>
      </w:pPr>
      <w:bookmarkStart w:id="441" w:name="_Toc202905360"/>
      <w:r>
        <w:t>Shrnutí</w:t>
      </w:r>
      <w:bookmarkEnd w:id="441"/>
    </w:p>
    <w:p w14:paraId="57E48E0A" w14:textId="61FE0656" w:rsidR="00A42382" w:rsidRDefault="00A42382" w:rsidP="003C6BE8">
      <w:r w:rsidRPr="00A42382">
        <w:t>Probrali jsme funkční rozdíly tří API, od jednoduchého „fixed-function“ WebGL až po explicitní, Vulkan-style WebGPU</w:t>
      </w:r>
      <w:r w:rsidR="003C6BE8">
        <w:t xml:space="preserve">, viz úvod kapitoly </w:t>
      </w:r>
      <w:r w:rsidR="003C6BE8">
        <w:fldChar w:fldCharType="begin"/>
      </w:r>
      <w:r w:rsidR="003C6BE8">
        <w:instrText xml:space="preserve"> REF _Ref202880531 \r \h </w:instrText>
      </w:r>
      <w:r w:rsidR="003C6BE8">
        <w:fldChar w:fldCharType="separate"/>
      </w:r>
      <w:r w:rsidR="00935E76">
        <w:t>2</w:t>
      </w:r>
      <w:r w:rsidR="003C6BE8">
        <w:fldChar w:fldCharType="end"/>
      </w:r>
      <w:r w:rsidRPr="00A42382">
        <w:t>. Testy</w:t>
      </w:r>
      <w:r w:rsidR="00FD5C0D">
        <w:t xml:space="preserve"> v kapitole </w:t>
      </w:r>
      <w:r w:rsidR="00FD5C0D">
        <w:fldChar w:fldCharType="begin"/>
      </w:r>
      <w:r w:rsidR="00FD5C0D">
        <w:instrText xml:space="preserve"> REF _Ref202894461 \r \h </w:instrText>
      </w:r>
      <w:r w:rsidR="00FD5C0D">
        <w:fldChar w:fldCharType="separate"/>
      </w:r>
      <w:r w:rsidR="00935E76">
        <w:t>2.2.2</w:t>
      </w:r>
      <w:r w:rsidR="00FD5C0D">
        <w:fldChar w:fldCharType="end"/>
      </w:r>
      <w:r w:rsidRPr="00A42382">
        <w:t xml:space="preserve"> ukázaly, že WebGPU zvládne 3–4× víc draw-callů díky nižšímu CPU-overheadu</w:t>
      </w:r>
      <w:r w:rsidR="0007341C">
        <w:t xml:space="preserve"> </w:t>
      </w:r>
      <w:sdt>
        <w:sdtPr>
          <w:id w:val="-1285806528"/>
          <w:citation/>
        </w:sdtPr>
        <w:sdtContent>
          <w:r w:rsidR="0007341C">
            <w:fldChar w:fldCharType="begin"/>
          </w:r>
          <w:r w:rsidR="0007341C">
            <w:instrText xml:space="preserve"> CITATION Fra24 \l 1029 </w:instrText>
          </w:r>
          <w:r w:rsidR="0007341C">
            <w:fldChar w:fldCharType="separate"/>
          </w:r>
          <w:r w:rsidR="006428B1">
            <w:t>(Fransson, a další, 2024)</w:t>
          </w:r>
          <w:r w:rsidR="0007341C">
            <w:fldChar w:fldCharType="end"/>
          </w:r>
        </w:sdtContent>
      </w:sdt>
      <w:r w:rsidRPr="00A42382">
        <w:t>. Naopak z hlediska podpory prohlížečů stále vede WebGL2 (≈ 95 % zařízení), zatímco WebGPU drží jen ~72 % a často je za flagem</w:t>
      </w:r>
      <w:r w:rsidRPr="00A42382">
        <w:t xml:space="preserve"> </w:t>
      </w:r>
      <w:r w:rsidR="00FD5C0D">
        <w:t xml:space="preserve">viz </w:t>
      </w:r>
      <w:r w:rsidR="00FD5C0D">
        <w:fldChar w:fldCharType="begin"/>
      </w:r>
      <w:r w:rsidR="00FD5C0D">
        <w:instrText xml:space="preserve"> REF _Ref202894500 \r \h </w:instrText>
      </w:r>
      <w:r w:rsidR="00FD5C0D">
        <w:fldChar w:fldCharType="separate"/>
      </w:r>
      <w:r w:rsidR="00935E76">
        <w:t>2.3</w:t>
      </w:r>
      <w:r w:rsidR="00FD5C0D">
        <w:fldChar w:fldCharType="end"/>
      </w:r>
      <w:r w:rsidRPr="00A42382">
        <w:t>.</w:t>
      </w:r>
      <w:r w:rsidR="0007341C">
        <w:t xml:space="preserve"> </w:t>
      </w:r>
      <w:sdt>
        <w:sdtPr>
          <w:id w:val="188805968"/>
          <w:citation/>
        </w:sdtPr>
        <w:sdtContent>
          <w:r w:rsidR="0007341C">
            <w:fldChar w:fldCharType="begin"/>
          </w:r>
          <w:r w:rsidR="0007341C">
            <w:instrText xml:space="preserve"> CITATION Can24 \l 1029 </w:instrText>
          </w:r>
          <w:r w:rsidR="0007341C">
            <w:fldChar w:fldCharType="separate"/>
          </w:r>
          <w:r w:rsidR="006428B1">
            <w:t>(Can I use, 2024)</w:t>
          </w:r>
          <w:r w:rsidR="0007341C">
            <w:fldChar w:fldCharType="end"/>
          </w:r>
        </w:sdtContent>
      </w:sdt>
      <w:r w:rsidR="0007341C">
        <w:t>.</w:t>
      </w:r>
      <w:r w:rsidRPr="00A42382">
        <w:t xml:space="preserve"> Bezpečnostně všechny tři spoléhají na sandbox GPU procesu</w:t>
      </w:r>
      <w:r w:rsidR="00FD5C0D">
        <w:t>, jak bylo zmíněno výše, a brání zneužití systému.</w:t>
      </w:r>
    </w:p>
    <w:p w14:paraId="7F7AB0B8" w14:textId="77777777" w:rsidR="00C51068" w:rsidRDefault="00C51068">
      <w:pPr>
        <w:widowControl w:val="0"/>
        <w:autoSpaceDE w:val="0"/>
        <w:autoSpaceDN w:val="0"/>
        <w:spacing w:before="0" w:beforeAutospacing="0" w:after="0" w:afterAutospacing="0" w:line="240" w:lineRule="auto"/>
        <w:jc w:val="left"/>
      </w:pPr>
      <w:r>
        <w:br w:type="page"/>
      </w:r>
    </w:p>
    <w:p w14:paraId="5AED670A" w14:textId="07037029" w:rsidR="0084522E" w:rsidRPr="0018468E" w:rsidRDefault="0084522E" w:rsidP="00442C9A">
      <w:pPr>
        <w:pStyle w:val="Nadpis1"/>
        <w:rPr>
          <w:rFonts w:cstheme="minorHAnsi"/>
        </w:rPr>
      </w:pPr>
      <w:bookmarkStart w:id="442" w:name="_Toc202905361"/>
      <w:r w:rsidRPr="0018468E">
        <w:rPr>
          <w:rFonts w:cstheme="minorHAnsi"/>
        </w:rPr>
        <w:lastRenderedPageBreak/>
        <w:t>Knihovny pro práci s 3D grafikou</w:t>
      </w:r>
      <w:bookmarkEnd w:id="442"/>
    </w:p>
    <w:p w14:paraId="6096E36A" w14:textId="77777777" w:rsidR="0084522E" w:rsidRDefault="0084522E" w:rsidP="00556674">
      <w:r w:rsidRPr="0018468E">
        <w:t>Práce přímo s WebGL či WebGPU je často poměrně nízkoúrovňová – vyžaduje dobrou znalost shaderů, transformací a správy bufferů. Proto vznikly knihovny (frameworky), které vývoj značně usnadňují.</w:t>
      </w:r>
    </w:p>
    <w:p w14:paraId="65ECCD28" w14:textId="20624B1E" w:rsidR="002D5AD3" w:rsidRDefault="002D5AD3" w:rsidP="00C90A87">
      <w:pPr>
        <w:pStyle w:val="TabulkaCaption"/>
      </w:pPr>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35E76">
        <w:rPr>
          <w:b/>
          <w:bCs w:val="0"/>
        </w:rPr>
        <w:t>3</w:t>
      </w:r>
      <w:r w:rsidRPr="00C90A87">
        <w:rPr>
          <w:b/>
          <w:bCs w:val="0"/>
        </w:rPr>
        <w:fldChar w:fldCharType="end"/>
      </w:r>
      <w:r w:rsidRPr="00C90A87">
        <w:rPr>
          <w:b/>
          <w:bCs w:val="0"/>
        </w:rPr>
        <w:t>:</w:t>
      </w:r>
      <w:r>
        <w:t xml:space="preserve"> </w:t>
      </w:r>
      <w:r>
        <w:t>Základní srovnání knihoven</w:t>
      </w:r>
    </w:p>
    <w:tbl>
      <w:tblPr>
        <w:tblStyle w:val="Prosttabulka1"/>
        <w:tblW w:w="9067" w:type="dxa"/>
        <w:tblLook w:val="04A0" w:firstRow="1" w:lastRow="0" w:firstColumn="1" w:lastColumn="0" w:noHBand="0" w:noVBand="1"/>
      </w:tblPr>
      <w:tblGrid>
        <w:gridCol w:w="1573"/>
        <w:gridCol w:w="3809"/>
        <w:gridCol w:w="1559"/>
        <w:gridCol w:w="2126"/>
      </w:tblGrid>
      <w:tr w:rsidR="002D5AD3" w14:paraId="1F024A16"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840A93B" w14:textId="3417F549" w:rsidR="002D5AD3" w:rsidRPr="00C90A87" w:rsidRDefault="002D5AD3" w:rsidP="00556674">
            <w:pPr>
              <w:rPr>
                <w:rStyle w:val="Siln"/>
                <w:b/>
                <w:bCs/>
              </w:rPr>
            </w:pPr>
            <w:r w:rsidRPr="00C90A87">
              <w:rPr>
                <w:rStyle w:val="Siln"/>
                <w:b/>
                <w:bCs/>
              </w:rPr>
              <w:t>Knihovna</w:t>
            </w:r>
          </w:p>
        </w:tc>
        <w:tc>
          <w:tcPr>
            <w:tcW w:w="3809" w:type="dxa"/>
          </w:tcPr>
          <w:p w14:paraId="03A8E8A5" w14:textId="44DF0167"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Podpora API</w:t>
            </w:r>
          </w:p>
        </w:tc>
        <w:tc>
          <w:tcPr>
            <w:tcW w:w="1559" w:type="dxa"/>
          </w:tcPr>
          <w:p w14:paraId="31C0D06C" w14:textId="0C583CBE"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Licence</w:t>
            </w:r>
          </w:p>
        </w:tc>
        <w:tc>
          <w:tcPr>
            <w:tcW w:w="2126" w:type="dxa"/>
          </w:tcPr>
          <w:p w14:paraId="4D088F7C" w14:textId="08A7B331"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 xml:space="preserve">Komunita (GH </w:t>
            </w:r>
            <w:r w:rsidRPr="00C90A87">
              <w:rPr>
                <w:rStyle w:val="Siln"/>
                <w:rFonts w:ascii="Segoe UI Symbol" w:hAnsi="Segoe UI Symbol" w:cs="Segoe UI Symbol"/>
                <w:b/>
                <w:bCs/>
              </w:rPr>
              <w:t>★</w:t>
            </w:r>
            <w:r w:rsidRPr="00C90A87">
              <w:rPr>
                <w:rStyle w:val="Siln"/>
                <w:b/>
                <w:bCs/>
              </w:rPr>
              <w:t>)</w:t>
            </w:r>
          </w:p>
        </w:tc>
      </w:tr>
      <w:tr w:rsidR="00C90A87" w14:paraId="4CC6B22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5E0F374" w14:textId="6A061BE8" w:rsidR="002D5AD3" w:rsidRPr="00C90A87" w:rsidRDefault="002D5AD3" w:rsidP="00556674">
            <w:pPr>
              <w:rPr>
                <w:rStyle w:val="Siln"/>
              </w:rPr>
            </w:pPr>
            <w:r w:rsidRPr="00C90A87">
              <w:rPr>
                <w:rStyle w:val="Siln"/>
              </w:rPr>
              <w:t>Three.js</w:t>
            </w:r>
          </w:p>
        </w:tc>
        <w:tc>
          <w:tcPr>
            <w:tcW w:w="3809" w:type="dxa"/>
          </w:tcPr>
          <w:p w14:paraId="11E86B3B" w14:textId="72542099"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 / experimentální WebGPU</w:t>
            </w:r>
          </w:p>
        </w:tc>
        <w:tc>
          <w:tcPr>
            <w:tcW w:w="1559" w:type="dxa"/>
          </w:tcPr>
          <w:p w14:paraId="212A939C" w14:textId="7AA7C3BC"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796D9239" w14:textId="0251338E"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107</w:t>
            </w:r>
            <w:r w:rsidRPr="00C90A87">
              <w:rPr>
                <w:rStyle w:val="Siln"/>
                <w:b w:val="0"/>
                <w:bCs w:val="0"/>
              </w:rPr>
              <w:t xml:space="preserve"> tis.</w:t>
            </w:r>
          </w:p>
        </w:tc>
      </w:tr>
      <w:tr w:rsidR="002D5AD3" w14:paraId="59BBD165"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7DAE919B" w14:textId="36467056" w:rsidR="002D5AD3" w:rsidRPr="00C90A87" w:rsidRDefault="002D5AD3" w:rsidP="00556674">
            <w:pPr>
              <w:rPr>
                <w:rStyle w:val="Siln"/>
              </w:rPr>
            </w:pPr>
            <w:r w:rsidRPr="00C90A87">
              <w:rPr>
                <w:rStyle w:val="Siln"/>
              </w:rPr>
              <w:t>Babylon.js</w:t>
            </w:r>
          </w:p>
        </w:tc>
        <w:tc>
          <w:tcPr>
            <w:tcW w:w="3809" w:type="dxa"/>
          </w:tcPr>
          <w:p w14:paraId="2D14F407" w14:textId="30F2E02D"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WebGL 2 + WebGPU</w:t>
            </w:r>
          </w:p>
        </w:tc>
        <w:tc>
          <w:tcPr>
            <w:tcW w:w="1559" w:type="dxa"/>
          </w:tcPr>
          <w:p w14:paraId="63DBDD36" w14:textId="141708E8"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Apache 2.0</w:t>
            </w:r>
          </w:p>
        </w:tc>
        <w:tc>
          <w:tcPr>
            <w:tcW w:w="2126" w:type="dxa"/>
          </w:tcPr>
          <w:p w14:paraId="04C23ECE" w14:textId="32173F0C"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2</w:t>
            </w:r>
            <w:r w:rsidR="008268DF">
              <w:rPr>
                <w:rStyle w:val="Siln"/>
                <w:b w:val="0"/>
                <w:bCs w:val="0"/>
              </w:rPr>
              <w:t>4</w:t>
            </w:r>
            <w:r w:rsidRPr="00C90A87">
              <w:rPr>
                <w:rStyle w:val="Siln"/>
                <w:b w:val="0"/>
                <w:bCs w:val="0"/>
              </w:rPr>
              <w:t xml:space="preserve"> tis.</w:t>
            </w:r>
          </w:p>
        </w:tc>
      </w:tr>
      <w:tr w:rsidR="00C90A87" w14:paraId="5B436B1E"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55CF3A6" w14:textId="536EC3C5" w:rsidR="002D5AD3" w:rsidRPr="00C90A87" w:rsidRDefault="002D5AD3" w:rsidP="00556674">
            <w:pPr>
              <w:rPr>
                <w:rStyle w:val="Siln"/>
              </w:rPr>
            </w:pPr>
            <w:r w:rsidRPr="00C90A87">
              <w:rPr>
                <w:rStyle w:val="Siln"/>
              </w:rPr>
              <w:t>PlayCanvas</w:t>
            </w:r>
          </w:p>
        </w:tc>
        <w:tc>
          <w:tcPr>
            <w:tcW w:w="3809" w:type="dxa"/>
          </w:tcPr>
          <w:p w14:paraId="29FBE69F" w14:textId="24A045A0"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w:t>
            </w:r>
          </w:p>
        </w:tc>
        <w:tc>
          <w:tcPr>
            <w:tcW w:w="1559" w:type="dxa"/>
          </w:tcPr>
          <w:p w14:paraId="6FC656A1" w14:textId="00730792"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6F6418C" w14:textId="65AEBD14"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8 tis.</w:t>
            </w:r>
          </w:p>
        </w:tc>
      </w:tr>
      <w:tr w:rsidR="002D5AD3" w14:paraId="2FBD9FA2"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447151F6" w14:textId="6A3E61D5" w:rsidR="002D5AD3" w:rsidRPr="00C90A87" w:rsidRDefault="002D5AD3" w:rsidP="00556674">
            <w:pPr>
              <w:rPr>
                <w:rStyle w:val="Siln"/>
              </w:rPr>
            </w:pPr>
            <w:r w:rsidRPr="00C90A87">
              <w:rPr>
                <w:rStyle w:val="Siln"/>
              </w:rPr>
              <w:t>A-Frame</w:t>
            </w:r>
          </w:p>
        </w:tc>
        <w:tc>
          <w:tcPr>
            <w:tcW w:w="3809" w:type="dxa"/>
          </w:tcPr>
          <w:p w14:paraId="4A623211" w14:textId="057D5BA0"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Three.js Wrapper</w:t>
            </w:r>
          </w:p>
        </w:tc>
        <w:tc>
          <w:tcPr>
            <w:tcW w:w="1559" w:type="dxa"/>
          </w:tcPr>
          <w:p w14:paraId="6F0BA142" w14:textId="60C005F4"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C364E26" w14:textId="16815392"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15 tis.</w:t>
            </w:r>
          </w:p>
        </w:tc>
      </w:tr>
    </w:tbl>
    <w:p w14:paraId="67AA3825" w14:textId="5C5EFD78" w:rsidR="002D5AD3" w:rsidRPr="0018468E" w:rsidRDefault="002D5AD3" w:rsidP="00C90A87">
      <w:pPr>
        <w:pStyle w:val="TabulkaCaption"/>
      </w:pPr>
      <w:r>
        <w:t xml:space="preserve">Zdroj: </w:t>
      </w:r>
      <w:sdt>
        <w:sdtPr>
          <w:id w:val="411442558"/>
          <w:citation/>
        </w:sdtPr>
        <w:sdtContent>
          <w:r>
            <w:fldChar w:fldCharType="begin"/>
          </w:r>
          <w:r>
            <w:instrText xml:space="preserve"> CITATION thr25 \l 1029 </w:instrText>
          </w:r>
          <w:r>
            <w:fldChar w:fldCharType="separate"/>
          </w:r>
          <w:r w:rsidR="006428B1">
            <w:t>(three.js, 2025)</w:t>
          </w:r>
          <w:r>
            <w:fldChar w:fldCharType="end"/>
          </w:r>
        </w:sdtContent>
      </w:sdt>
      <w:sdt>
        <w:sdtPr>
          <w:id w:val="-969286806"/>
          <w:citation/>
        </w:sdtPr>
        <w:sdtContent>
          <w:r>
            <w:fldChar w:fldCharType="begin"/>
          </w:r>
          <w:r>
            <w:instrText xml:space="preserve"> CITATION Bab251 \l 1029 </w:instrText>
          </w:r>
          <w:r>
            <w:fldChar w:fldCharType="separate"/>
          </w:r>
          <w:r w:rsidR="006428B1">
            <w:t xml:space="preserve"> (Babylon.js, 2025)</w:t>
          </w:r>
          <w:r>
            <w:fldChar w:fldCharType="end"/>
          </w:r>
        </w:sdtContent>
      </w:sdt>
      <w:sdt>
        <w:sdtPr>
          <w:id w:val="-1147271491"/>
          <w:citation/>
        </w:sdtPr>
        <w:sdtContent>
          <w:r w:rsidR="009778A4">
            <w:fldChar w:fldCharType="begin"/>
          </w:r>
          <w:r w:rsidR="009778A4">
            <w:instrText xml:space="preserve">CITATION Pla251 \l 1029 </w:instrText>
          </w:r>
          <w:r w:rsidR="009778A4">
            <w:fldChar w:fldCharType="separate"/>
          </w:r>
          <w:r w:rsidR="006428B1">
            <w:t xml:space="preserve"> (PlayCanvas, 2025)</w:t>
          </w:r>
          <w:r w:rsidR="009778A4">
            <w:fldChar w:fldCharType="end"/>
          </w:r>
        </w:sdtContent>
      </w:sdt>
      <w:sdt>
        <w:sdtPr>
          <w:id w:val="-486023866"/>
          <w:citation/>
        </w:sdtPr>
        <w:sdtContent>
          <w:r w:rsidR="009778A4">
            <w:fldChar w:fldCharType="begin"/>
          </w:r>
          <w:r w:rsidR="009778A4">
            <w:instrText xml:space="preserve"> CITATION AFr25 \l 1029 </w:instrText>
          </w:r>
          <w:r w:rsidR="009778A4">
            <w:fldChar w:fldCharType="separate"/>
          </w:r>
          <w:r w:rsidR="006428B1">
            <w:t xml:space="preserve"> (A-Frame, 2025)</w:t>
          </w:r>
          <w:r w:rsidR="009778A4">
            <w:fldChar w:fldCharType="end"/>
          </w:r>
        </w:sdtContent>
      </w:sdt>
    </w:p>
    <w:p w14:paraId="179F5238" w14:textId="2F43791A" w:rsidR="0084522E" w:rsidRDefault="0084522E" w:rsidP="00FD0344">
      <w:pPr>
        <w:pStyle w:val="Nadpis2"/>
        <w:rPr>
          <w:rFonts w:cstheme="minorHAnsi"/>
        </w:rPr>
      </w:pPr>
      <w:bookmarkStart w:id="443" w:name="_Toc202905362"/>
      <w:r w:rsidRPr="0018468E">
        <w:rPr>
          <w:rFonts w:cstheme="minorHAnsi"/>
        </w:rPr>
        <w:t>Three.js</w:t>
      </w:r>
      <w:bookmarkEnd w:id="443"/>
    </w:p>
    <w:p w14:paraId="2AE5EDC1" w14:textId="51A60916" w:rsidR="009778A4" w:rsidRDefault="009778A4" w:rsidP="009778A4">
      <w:r>
        <w:t xml:space="preserve">Popis knihoven začneme od knihovny three.js. Dle statistik z GitHubu je </w:t>
      </w:r>
      <w:r w:rsidR="00F9640C">
        <w:t>s nejvyšší mírou adopce</w:t>
      </w:r>
      <w:r>
        <w:t xml:space="preserve">. </w:t>
      </w:r>
      <w:r w:rsidRPr="009778A4">
        <w:t xml:space="preserve">Architektura knihovny sleduje jednoduchý vzorec „scéna – kamera – renderer“, díky čemuž lze během několika desítek řádků zobrazit první objekt a okamžitě iterovat nad vzhledem či animací. Od verze </w:t>
      </w:r>
      <w:r w:rsidRPr="009778A4">
        <w:rPr>
          <w:i/>
          <w:iCs/>
        </w:rPr>
        <w:t>r159</w:t>
      </w:r>
      <w:r w:rsidRPr="009778A4">
        <w:t xml:space="preserve"> experimentuje autor s větví three-webgpu, která umožňuje renderovat přes WebGPU, přičemž zbytek API zůstává beze změny. Velkým benefitem je rozsáhlá komunita: více než sto tisíc hvězdiček na GitHubu, téměř dvě tisícovky otevřených příkladů a ekosystém doplňkových balíčků – od post-processingu přes fyziku až po správu trasování paprsků</w:t>
      </w:r>
      <w:r>
        <w:t xml:space="preserve"> </w:t>
      </w:r>
      <w:sdt>
        <w:sdtPr>
          <w:id w:val="1046036030"/>
          <w:citation/>
        </w:sdtPr>
        <w:sdtContent>
          <w:r>
            <w:fldChar w:fldCharType="begin"/>
          </w:r>
          <w:r>
            <w:instrText xml:space="preserve"> CITATION thr25 \l 1029 </w:instrText>
          </w:r>
          <w:r>
            <w:fldChar w:fldCharType="separate"/>
          </w:r>
          <w:r w:rsidR="006428B1">
            <w:t>(three.js, 2025)</w:t>
          </w:r>
          <w:r>
            <w:fldChar w:fldCharType="end"/>
          </w:r>
        </w:sdtContent>
      </w:sdt>
      <w:r w:rsidRPr="009778A4">
        <w:t>.</w:t>
      </w:r>
    </w:p>
    <w:p w14:paraId="47575E55" w14:textId="40D1B674" w:rsidR="009778A4" w:rsidRDefault="009778A4" w:rsidP="009778A4">
      <w:pPr>
        <w:pStyle w:val="Nadpis2"/>
      </w:pPr>
      <w:bookmarkStart w:id="444" w:name="_Toc202905363"/>
      <w:r>
        <w:t>Babylon.js</w:t>
      </w:r>
      <w:bookmarkEnd w:id="444"/>
    </w:p>
    <w:p w14:paraId="76159857" w14:textId="17C2369B" w:rsidR="008268DF" w:rsidRDefault="008268DF" w:rsidP="008268DF">
      <w:r w:rsidRPr="008268DF">
        <w:t>Babylon.js má sice „jen“ 24</w:t>
      </w:r>
      <w:r w:rsidR="00923A57">
        <w:t xml:space="preserve"> tis.</w:t>
      </w:r>
      <w:r w:rsidRPr="008268DF">
        <w:t xml:space="preserve"> </w:t>
      </w:r>
      <w:r w:rsidRPr="008268DF">
        <w:rPr>
          <w:rFonts w:ascii="Segoe UI Symbol" w:hAnsi="Segoe UI Symbol" w:cs="Segoe UI Symbol"/>
        </w:rPr>
        <w:t>★</w:t>
      </w:r>
      <w:r>
        <w:rPr>
          <w:rFonts w:ascii="Segoe UI Symbol" w:hAnsi="Segoe UI Symbol" w:cs="Segoe UI Symbol"/>
          <w:b/>
        </w:rPr>
        <w:t xml:space="preserve"> </w:t>
      </w:r>
      <w:r w:rsidRPr="008268DF">
        <w:t>ale dlouhodobě cílí na profesionální workflow: od verze 6.0 je WebGPU považováno za production-ready a engine přidává integrace Havok fyziky a PGP-certifikovaných modulů pro podnikové VR/AR instalace</w:t>
      </w:r>
      <w:r w:rsidRPr="008268DF">
        <w:t xml:space="preserve"> </w:t>
      </w:r>
      <w:sdt>
        <w:sdtPr>
          <w:id w:val="1620798808"/>
          <w:citation/>
        </w:sdtPr>
        <w:sdtContent>
          <w:r w:rsidRPr="008268DF">
            <w:fldChar w:fldCharType="begin"/>
          </w:r>
          <w:r w:rsidRPr="008268DF">
            <w:instrText xml:space="preserve"> CITATION Bab251 \l 1029 </w:instrText>
          </w:r>
          <w:r w:rsidRPr="008268DF">
            <w:fldChar w:fldCharType="separate"/>
          </w:r>
          <w:r w:rsidR="006428B1">
            <w:t>(Babylon.js, 2025)</w:t>
          </w:r>
          <w:r w:rsidRPr="008268DF">
            <w:fldChar w:fldCharType="end"/>
          </w:r>
        </w:sdtContent>
      </w:sdt>
      <w:r w:rsidRPr="008268DF">
        <w:t xml:space="preserve">. Díky Apache 2.0 licenci může být Babylon.js součástí proprietárních projektů bez právních komplikací, což potvrzuje adopce ve firmách jako Canon či Ubisoft. Robustní API je kompenzováno bohatou dokumentací </w:t>
      </w:r>
      <w:r w:rsidRPr="008268DF">
        <w:lastRenderedPageBreak/>
        <w:t>(850+ stránek) a oficiálním Playgroundem s live-reloadingem, který urychluje peer-review i bug-reporting</w:t>
      </w:r>
      <w:r w:rsidRPr="008268DF">
        <w:t xml:space="preserve"> </w:t>
      </w:r>
      <w:sdt>
        <w:sdtPr>
          <w:id w:val="1469859952"/>
          <w:citation/>
        </w:sdtPr>
        <w:sdtContent>
          <w:r w:rsidRPr="008268DF">
            <w:fldChar w:fldCharType="begin"/>
          </w:r>
          <w:r w:rsidRPr="008268DF">
            <w:instrText xml:space="preserve"> CITATION Bab25 \l 1029 </w:instrText>
          </w:r>
          <w:r w:rsidRPr="008268DF">
            <w:fldChar w:fldCharType="separate"/>
          </w:r>
          <w:r w:rsidR="006428B1">
            <w:t>(Babylon.js Team, n.d.)</w:t>
          </w:r>
          <w:r w:rsidRPr="008268DF">
            <w:fldChar w:fldCharType="end"/>
          </w:r>
        </w:sdtContent>
      </w:sdt>
      <w:r w:rsidRPr="008268DF">
        <w:t>.</w:t>
      </w:r>
    </w:p>
    <w:p w14:paraId="4B9EDCED" w14:textId="517CD132" w:rsidR="008268DF" w:rsidRDefault="0086754E" w:rsidP="0086754E">
      <w:pPr>
        <w:pStyle w:val="Nadpis2"/>
      </w:pPr>
      <w:bookmarkStart w:id="445" w:name="_Toc202905364"/>
      <w:r>
        <w:t>PlayCanvas</w:t>
      </w:r>
      <w:bookmarkEnd w:id="445"/>
    </w:p>
    <w:p w14:paraId="1E5CCA2F" w14:textId="1A339158" w:rsidR="0086754E" w:rsidRPr="0086754E" w:rsidRDefault="0086754E" w:rsidP="00C90A87">
      <w:r w:rsidRPr="0086754E">
        <w:t xml:space="preserve">PlayCanvas je open-source engine vyvíjený na GitHubu, kde hlavní repozitář playcanvas/engine nasbíral 10 </w:t>
      </w:r>
      <w:r w:rsidR="00923A57">
        <w:t>tis.</w:t>
      </w:r>
      <w:r w:rsidRPr="0086754E">
        <w:t xml:space="preserve"> </w:t>
      </w:r>
      <w:r w:rsidRPr="0086754E">
        <w:rPr>
          <w:rFonts w:ascii="Segoe UI Symbol" w:hAnsi="Segoe UI Symbol" w:cs="Segoe UI Symbol"/>
        </w:rPr>
        <w:t>★</w:t>
      </w:r>
      <w:r w:rsidRPr="0086754E">
        <w:t xml:space="preserve"> a 1 400 fork</w:t>
      </w:r>
      <w:r w:rsidRPr="0086754E">
        <w:rPr>
          <w:rFonts w:ascii="Calibri" w:hAnsi="Calibri" w:cs="Calibri"/>
        </w:rPr>
        <w:t>ů</w:t>
      </w:r>
      <w:sdt>
        <w:sdtPr>
          <w:rPr>
            <w:rFonts w:ascii="Calibri" w:hAnsi="Calibri" w:cs="Calibri"/>
          </w:rPr>
          <w:id w:val="24992368"/>
          <w:citation/>
        </w:sdtPr>
        <w:sdtContent>
          <w:r>
            <w:rPr>
              <w:rFonts w:ascii="Calibri" w:hAnsi="Calibri" w:cs="Calibri"/>
            </w:rPr>
            <w:fldChar w:fldCharType="begin"/>
          </w:r>
          <w:r>
            <w:rPr>
              <w:rFonts w:ascii="Calibri" w:hAnsi="Calibri" w:cs="Calibri"/>
            </w:rPr>
            <w:instrText xml:space="preserve"> CITATION Pla251 \l 1029 </w:instrText>
          </w:r>
          <w:r>
            <w:rPr>
              <w:rFonts w:ascii="Calibri" w:hAnsi="Calibri" w:cs="Calibri"/>
            </w:rPr>
            <w:fldChar w:fldCharType="separate"/>
          </w:r>
          <w:r w:rsidR="006428B1">
            <w:rPr>
              <w:rFonts w:ascii="Calibri" w:hAnsi="Calibri" w:cs="Calibri"/>
            </w:rPr>
            <w:t xml:space="preserve"> </w:t>
          </w:r>
          <w:r w:rsidR="006428B1" w:rsidRPr="006428B1">
            <w:rPr>
              <w:rFonts w:ascii="Calibri" w:hAnsi="Calibri" w:cs="Calibri"/>
            </w:rPr>
            <w:t>(PlayCanvas, 2025)</w:t>
          </w:r>
          <w:r>
            <w:rPr>
              <w:rFonts w:ascii="Calibri" w:hAnsi="Calibri" w:cs="Calibri"/>
            </w:rPr>
            <w:fldChar w:fldCharType="end"/>
          </w:r>
        </w:sdtContent>
      </w:sdt>
      <w:r w:rsidRPr="0086754E">
        <w:t xml:space="preserve">. Kód je licencován pod MIT, takže ho lze bez omezení začlenit do proprietárních projektů. README i release-notes zmiňují podporu WebGL 2, experimentální backend pro WebGPU a nativní modul WebXR, díky němuž lze jednu build-pipeline použít pro desktop, mobil i headsety. Z praktického hlediska je největším tahákem cloudový editor: grafické UI běží v prohlížeči, buildy se ukládají přímo do CDN PlayCanvas a sdílení probíhá prostým URL. Repozitář zároveň obsahuje složku </w:t>
      </w:r>
      <w:r w:rsidRPr="0086754E">
        <w:rPr>
          <w:i/>
          <w:iCs/>
        </w:rPr>
        <w:t>examples/</w:t>
      </w:r>
      <w:r w:rsidRPr="0086754E">
        <w:t xml:space="preserve"> se stovkami hotových scén a odkazem na interaktivní „Hello World“, takže tutoriálové materiály jsou dostupné bez nutnosti </w:t>
      </w:r>
      <w:r>
        <w:t>hledat externí zdroje</w:t>
      </w:r>
      <w:sdt>
        <w:sdtPr>
          <w:id w:val="-199563276"/>
          <w:citation/>
        </w:sdtPr>
        <w:sdtContent>
          <w:r>
            <w:fldChar w:fldCharType="begin"/>
          </w:r>
          <w:r>
            <w:instrText xml:space="preserve"> CITATION Pla251 \l 1029 </w:instrText>
          </w:r>
          <w:r>
            <w:fldChar w:fldCharType="separate"/>
          </w:r>
          <w:r w:rsidR="006428B1">
            <w:t xml:space="preserve"> (PlayCanvas, 2025)</w:t>
          </w:r>
          <w:r>
            <w:fldChar w:fldCharType="end"/>
          </w:r>
        </w:sdtContent>
      </w:sdt>
      <w:r>
        <w:t xml:space="preserve">. </w:t>
      </w:r>
    </w:p>
    <w:p w14:paraId="4D493813" w14:textId="2B072BDA" w:rsidR="0086754E" w:rsidRDefault="0086754E" w:rsidP="0086754E">
      <w:pPr>
        <w:pStyle w:val="Nadpis2"/>
      </w:pPr>
      <w:bookmarkStart w:id="446" w:name="_Toc202905365"/>
      <w:r>
        <w:t>A-Frame</w:t>
      </w:r>
      <w:bookmarkEnd w:id="446"/>
    </w:p>
    <w:p w14:paraId="0C91FB96" w14:textId="5FCFC16C" w:rsidR="00F9640C" w:rsidRDefault="0086754E" w:rsidP="0007341C">
      <w:r w:rsidRPr="0086754E">
        <w:t xml:space="preserve">Framework aframevr/aframe shromažďuje kolem sebe komunitu 17 </w:t>
      </w:r>
      <w:r w:rsidR="00923A57">
        <w:t>tis.</w:t>
      </w:r>
      <w:r w:rsidRPr="0086754E">
        <w:t xml:space="preserve"> </w:t>
      </w:r>
      <w:r w:rsidRPr="0086754E">
        <w:rPr>
          <w:rFonts w:ascii="Segoe UI Symbol" w:hAnsi="Segoe UI Symbol" w:cs="Segoe UI Symbol"/>
        </w:rPr>
        <w:t>★</w:t>
      </w:r>
      <w:r w:rsidRPr="0086754E">
        <w:t xml:space="preserve"> </w:t>
      </w:r>
      <w:sdt>
        <w:sdtPr>
          <w:id w:val="-1986843887"/>
          <w:citation/>
        </w:sdtPr>
        <w:sdtContent>
          <w:r>
            <w:fldChar w:fldCharType="begin"/>
          </w:r>
          <w:r>
            <w:instrText xml:space="preserve"> CITATION AFr25 \l 1029 </w:instrText>
          </w:r>
          <w:r>
            <w:fldChar w:fldCharType="separate"/>
          </w:r>
          <w:r w:rsidR="006428B1">
            <w:t>(A-Frame, 2025)</w:t>
          </w:r>
          <w:r>
            <w:fldChar w:fldCharType="end"/>
          </w:r>
        </w:sdtContent>
      </w:sdt>
      <w:r>
        <w:t xml:space="preserve"> </w:t>
      </w:r>
      <w:r w:rsidRPr="0086754E">
        <w:t>a je rovněž pod licencí MIT. Hlavní myšlenkou A-Frame je přenést entitně-komponentový model do HTML</w:t>
      </w:r>
      <w:r>
        <w:t>.</w:t>
      </w:r>
      <w:r w:rsidRPr="0086754E">
        <w:t xml:space="preserve"> </w:t>
      </w:r>
      <w:r>
        <w:t>S</w:t>
      </w:r>
      <w:r w:rsidRPr="0086754E">
        <w:t xml:space="preserve">céna se skládá z tagů &lt;a-scene&gt;, &lt;a-entity&gt; apod., zatímco </w:t>
      </w:r>
      <w:r>
        <w:t>samotná knihovna používá již popsaný</w:t>
      </w:r>
      <w:r w:rsidRPr="0086754E">
        <w:t xml:space="preserve"> Three.js. Release </w:t>
      </w:r>
      <w:r w:rsidRPr="0086754E">
        <w:rPr>
          <w:i/>
          <w:iCs/>
        </w:rPr>
        <w:t>v1.4.0</w:t>
      </w:r>
      <w:r w:rsidRPr="0086754E">
        <w:t xml:space="preserve"> (26 × 12 × 2023) přinesl plnou podporu WebXR, Quest Pro a přechod na web-components V1. Projekt pečuje o složku </w:t>
      </w:r>
      <w:r w:rsidRPr="0086754E">
        <w:rPr>
          <w:i/>
          <w:iCs/>
        </w:rPr>
        <w:t>examples/</w:t>
      </w:r>
      <w:r w:rsidRPr="0086754E">
        <w:t xml:space="preserve"> a </w:t>
      </w:r>
      <w:r w:rsidRPr="0086754E">
        <w:rPr>
          <w:i/>
          <w:iCs/>
        </w:rPr>
        <w:t>inspector/</w:t>
      </w:r>
      <w:r w:rsidRPr="0086754E">
        <w:t xml:space="preserve">, takže začátečník může otevřít šablonu ve VS Code, stisknout </w:t>
      </w:r>
      <w:r w:rsidRPr="0086754E">
        <w:rPr>
          <w:i/>
          <w:iCs/>
        </w:rPr>
        <w:t>Ctrl + Alt + I</w:t>
      </w:r>
      <w:r w:rsidRPr="0086754E">
        <w:t xml:space="preserve"> a živě upravovat scénu. Díky deklarativní syntaxi se A-Frame </w:t>
      </w:r>
      <w:r>
        <w:t>dá zvolit</w:t>
      </w:r>
      <w:r w:rsidRPr="0086754E">
        <w:t xml:space="preserve"> tam, kde je potřeba rychle vyrobit VR/AR prototyp bez hlubší znalosti JavaScriptu; zároveň zůstává otevřená cesta k plnému JS a DOM API pro pokročilé úpravy </w:t>
      </w:r>
      <w:sdt>
        <w:sdtPr>
          <w:id w:val="-466510902"/>
          <w:citation/>
        </w:sdtPr>
        <w:sdtContent>
          <w:r>
            <w:fldChar w:fldCharType="begin"/>
          </w:r>
          <w:r>
            <w:instrText xml:space="preserve"> CITATION AFr25 \l 1029 </w:instrText>
          </w:r>
          <w:r>
            <w:fldChar w:fldCharType="separate"/>
          </w:r>
          <w:r w:rsidR="006428B1">
            <w:t>(A-Frame, 2025)</w:t>
          </w:r>
          <w:r>
            <w:fldChar w:fldCharType="end"/>
          </w:r>
        </w:sdtContent>
      </w:sdt>
      <w:r w:rsidRPr="0086754E">
        <w:t>.</w:t>
      </w:r>
    </w:p>
    <w:p w14:paraId="1C6E86EB" w14:textId="2B8DB017" w:rsidR="00F9640C" w:rsidRDefault="00F9640C">
      <w:pPr>
        <w:widowControl w:val="0"/>
        <w:autoSpaceDE w:val="0"/>
        <w:autoSpaceDN w:val="0"/>
        <w:spacing w:before="0" w:beforeAutospacing="0" w:after="0" w:afterAutospacing="0" w:line="240" w:lineRule="auto"/>
        <w:jc w:val="left"/>
      </w:pPr>
    </w:p>
    <w:p w14:paraId="7E72C8DB" w14:textId="77777777" w:rsidR="00923A57" w:rsidRDefault="00923A57">
      <w:pPr>
        <w:widowControl w:val="0"/>
        <w:autoSpaceDE w:val="0"/>
        <w:autoSpaceDN w:val="0"/>
        <w:spacing w:before="0" w:beforeAutospacing="0" w:after="0" w:afterAutospacing="0" w:line="240" w:lineRule="auto"/>
        <w:jc w:val="left"/>
      </w:pPr>
    </w:p>
    <w:p w14:paraId="4D6D24AF" w14:textId="77777777" w:rsidR="00923A57" w:rsidRDefault="00923A57">
      <w:pPr>
        <w:widowControl w:val="0"/>
        <w:autoSpaceDE w:val="0"/>
        <w:autoSpaceDN w:val="0"/>
        <w:spacing w:before="0" w:beforeAutospacing="0" w:after="0" w:afterAutospacing="0" w:line="240" w:lineRule="auto"/>
        <w:jc w:val="left"/>
      </w:pPr>
    </w:p>
    <w:p w14:paraId="1E3C3DBA" w14:textId="77777777" w:rsidR="00923A57" w:rsidRDefault="00923A57">
      <w:pPr>
        <w:widowControl w:val="0"/>
        <w:autoSpaceDE w:val="0"/>
        <w:autoSpaceDN w:val="0"/>
        <w:spacing w:before="0" w:beforeAutospacing="0" w:after="0" w:afterAutospacing="0" w:line="240" w:lineRule="auto"/>
        <w:jc w:val="left"/>
      </w:pPr>
    </w:p>
    <w:p w14:paraId="22F59212" w14:textId="77777777" w:rsidR="00923A57" w:rsidRDefault="00923A57">
      <w:pPr>
        <w:widowControl w:val="0"/>
        <w:autoSpaceDE w:val="0"/>
        <w:autoSpaceDN w:val="0"/>
        <w:spacing w:before="0" w:beforeAutospacing="0" w:after="0" w:afterAutospacing="0" w:line="240" w:lineRule="auto"/>
        <w:jc w:val="left"/>
      </w:pPr>
    </w:p>
    <w:p w14:paraId="67E29605" w14:textId="77777777" w:rsidR="00923A57" w:rsidRDefault="00923A57">
      <w:pPr>
        <w:widowControl w:val="0"/>
        <w:autoSpaceDE w:val="0"/>
        <w:autoSpaceDN w:val="0"/>
        <w:spacing w:before="0" w:beforeAutospacing="0" w:after="0" w:afterAutospacing="0" w:line="240" w:lineRule="auto"/>
        <w:jc w:val="left"/>
      </w:pPr>
    </w:p>
    <w:p w14:paraId="432EBCAF" w14:textId="77777777" w:rsidR="00923A57" w:rsidRDefault="00923A57">
      <w:pPr>
        <w:widowControl w:val="0"/>
        <w:autoSpaceDE w:val="0"/>
        <w:autoSpaceDN w:val="0"/>
        <w:spacing w:before="0" w:beforeAutospacing="0" w:after="0" w:afterAutospacing="0" w:line="240" w:lineRule="auto"/>
        <w:jc w:val="left"/>
      </w:pPr>
    </w:p>
    <w:p w14:paraId="10957F5C" w14:textId="75A393A0" w:rsidR="0007341C" w:rsidRDefault="00F9640C" w:rsidP="00F9640C">
      <w:pPr>
        <w:pStyle w:val="Nadpis2"/>
      </w:pPr>
      <w:bookmarkStart w:id="447" w:name="_Toc202905366"/>
      <w:r>
        <w:lastRenderedPageBreak/>
        <w:t>Porovnání knihoven</w:t>
      </w:r>
      <w:bookmarkEnd w:id="447"/>
    </w:p>
    <w:p w14:paraId="0EB280C8" w14:textId="1BD171B6" w:rsidR="00F9640C" w:rsidRPr="00F9640C" w:rsidRDefault="00F9640C" w:rsidP="00C90A87">
      <w:pPr>
        <w:rPr>
          <w:lang w:eastAsia="cs-CZ"/>
        </w:rPr>
      </w:pPr>
      <w:r w:rsidRPr="00F9640C">
        <w:rPr>
          <w:lang w:eastAsia="cs-CZ"/>
        </w:rPr>
        <w:t xml:space="preserve">Knihovny Three.js, Babylon.js, PlayCanvas a A-Frame se liší zejména </w:t>
      </w:r>
      <w:r w:rsidRPr="00C90A87">
        <w:rPr>
          <w:lang w:eastAsia="cs-CZ"/>
        </w:rPr>
        <w:t>architekturou</w:t>
      </w:r>
      <w:r w:rsidRPr="00F9640C">
        <w:rPr>
          <w:lang w:eastAsia="cs-CZ"/>
        </w:rPr>
        <w:t xml:space="preserve">, </w:t>
      </w:r>
      <w:r w:rsidRPr="00C90A87">
        <w:rPr>
          <w:lang w:eastAsia="cs-CZ"/>
        </w:rPr>
        <w:t>mírou abstrakce</w:t>
      </w:r>
      <w:r w:rsidRPr="00F9640C">
        <w:rPr>
          <w:lang w:eastAsia="cs-CZ"/>
        </w:rPr>
        <w:t xml:space="preserve"> a </w:t>
      </w:r>
      <w:r w:rsidRPr="00C90A87">
        <w:rPr>
          <w:lang w:eastAsia="cs-CZ"/>
        </w:rPr>
        <w:t>zásobou podpůrných nástrojů</w:t>
      </w:r>
      <w:r w:rsidRPr="00F9640C">
        <w:rPr>
          <w:lang w:eastAsia="cs-CZ"/>
        </w:rPr>
        <w:t xml:space="preserve">. </w:t>
      </w:r>
      <w:r w:rsidRPr="00C90A87">
        <w:rPr>
          <w:b/>
          <w:bCs/>
          <w:lang w:eastAsia="cs-CZ"/>
        </w:rPr>
        <w:t>Three.js</w:t>
      </w:r>
      <w:r w:rsidRPr="00F9640C">
        <w:rPr>
          <w:lang w:eastAsia="cs-CZ"/>
        </w:rPr>
        <w:t xml:space="preserve"> poskytuje minimalistický scene-graph, který lze díky modulární struktuře rozšířit o post-processing, fyziku či vlastní shadery. </w:t>
      </w:r>
      <w:r w:rsidRPr="00C90A87">
        <w:rPr>
          <w:b/>
          <w:bCs/>
          <w:lang w:eastAsia="cs-CZ"/>
        </w:rPr>
        <w:t>Babylon.js</w:t>
      </w:r>
      <w:r w:rsidRPr="00F9640C">
        <w:rPr>
          <w:lang w:eastAsia="cs-CZ"/>
        </w:rPr>
        <w:t xml:space="preserve"> naproti tomu integruje většinu funkc</w:t>
      </w:r>
      <w:r w:rsidR="00923A57">
        <w:rPr>
          <w:lang w:eastAsia="cs-CZ"/>
        </w:rPr>
        <w:t>í</w:t>
      </w:r>
      <w:r w:rsidRPr="00F9640C">
        <w:rPr>
          <w:lang w:eastAsia="cs-CZ"/>
        </w:rPr>
        <w:t xml:space="preserve"> přímo do jádra a představuje tak komplexnější, nicméně robustnější řešení s nativní podporou WebXR. </w:t>
      </w:r>
      <w:r w:rsidRPr="00C90A87">
        <w:rPr>
          <w:b/>
          <w:bCs/>
          <w:lang w:eastAsia="cs-CZ"/>
        </w:rPr>
        <w:t>PlayCanvas</w:t>
      </w:r>
      <w:r w:rsidRPr="00F9640C">
        <w:rPr>
          <w:lang w:eastAsia="cs-CZ"/>
        </w:rPr>
        <w:t xml:space="preserve"> nabízí jediný cloud-native editor v testovaném souboru knihoven a umožňuje okamžitou publikaci buildu prostřednictvím CDN, což však předpokládá přijetí SaaS modelu</w:t>
      </w:r>
      <w:r w:rsidRPr="00C90A87">
        <w:rPr>
          <w:b/>
          <w:bCs/>
          <w:lang w:eastAsia="cs-CZ"/>
        </w:rPr>
        <w:t>. A-Frame</w:t>
      </w:r>
      <w:r w:rsidRPr="00F9640C">
        <w:rPr>
          <w:lang w:eastAsia="cs-CZ"/>
        </w:rPr>
        <w:t xml:space="preserve"> staví nad Three.js deklarativní vrstvu a je optimalizován na rychlé VR/AR prototypování; jeho výkon je ovšem limitován dodatečnou zátěží DOM komponent.</w:t>
      </w:r>
    </w:p>
    <w:p w14:paraId="71032A8E" w14:textId="136166D5" w:rsidR="00F9640C" w:rsidRPr="00F9640C" w:rsidRDefault="00F9640C" w:rsidP="00C90A87">
      <w:pPr>
        <w:rPr>
          <w:lang w:eastAsia="cs-CZ"/>
        </w:rPr>
      </w:pPr>
      <w:r w:rsidRPr="00F9640C">
        <w:rPr>
          <w:lang w:eastAsia="cs-CZ"/>
        </w:rPr>
        <w:t xml:space="preserve">Z pohledu </w:t>
      </w:r>
      <w:r w:rsidRPr="00F9640C">
        <w:rPr>
          <w:b/>
          <w:bCs/>
          <w:lang w:eastAsia="cs-CZ"/>
        </w:rPr>
        <w:t>komunity</w:t>
      </w:r>
      <w:r w:rsidRPr="00F9640C">
        <w:rPr>
          <w:lang w:eastAsia="cs-CZ"/>
        </w:rPr>
        <w:t xml:space="preserve"> vykazuje Three.js nejvyšší míru adopce, následuje Babylon.j</w:t>
      </w:r>
      <w:r>
        <w:rPr>
          <w:lang w:eastAsia="cs-CZ"/>
        </w:rPr>
        <w:t>s</w:t>
      </w:r>
      <w:r w:rsidRPr="00F9640C">
        <w:rPr>
          <w:lang w:eastAsia="cs-CZ"/>
        </w:rPr>
        <w:t>, A-Frame a PlayCanvas. Velikost komunity koreluje s počtem dostupných pluginů, vzdělávacích materiálů a rychlostí odezvy na nahlášené chyby.</w:t>
      </w:r>
    </w:p>
    <w:p w14:paraId="218488BE" w14:textId="77777777" w:rsidR="00F9640C" w:rsidRPr="00F9640C" w:rsidRDefault="00F9640C" w:rsidP="00C90A87">
      <w:pPr>
        <w:rPr>
          <w:lang w:eastAsia="cs-CZ"/>
        </w:rPr>
      </w:pPr>
      <w:r w:rsidRPr="00F9640C">
        <w:rPr>
          <w:lang w:eastAsia="cs-CZ"/>
        </w:rPr>
        <w:t xml:space="preserve">Licenčně jsou Three.js, PlayCanvas a A-Frame publikovány pod </w:t>
      </w:r>
      <w:r w:rsidRPr="00F9640C">
        <w:rPr>
          <w:b/>
          <w:bCs/>
          <w:lang w:eastAsia="cs-CZ"/>
        </w:rPr>
        <w:t>MIT</w:t>
      </w:r>
      <w:r w:rsidRPr="00F9640C">
        <w:rPr>
          <w:lang w:eastAsia="cs-CZ"/>
        </w:rPr>
        <w:t xml:space="preserve">, což zaručuje minimální restrikce při komerčním užití. Babylon.js využívá </w:t>
      </w:r>
      <w:r w:rsidRPr="00F9640C">
        <w:rPr>
          <w:b/>
          <w:bCs/>
          <w:lang w:eastAsia="cs-CZ"/>
        </w:rPr>
        <w:t>Apache 2.0</w:t>
      </w:r>
      <w:r w:rsidRPr="00F9640C">
        <w:rPr>
          <w:lang w:eastAsia="cs-CZ"/>
        </w:rPr>
        <w:t>, která sice zachovává otevřenost, avšak vyžaduje explicitní uvedení licenčních záznamů v derivovaných dílech.</w:t>
      </w:r>
    </w:p>
    <w:p w14:paraId="23A8F66B" w14:textId="1E5EFC0E" w:rsidR="00F9640C" w:rsidRDefault="00F9640C" w:rsidP="00F9640C">
      <w:pPr>
        <w:pStyle w:val="Nadpis2"/>
      </w:pPr>
      <w:bookmarkStart w:id="448" w:name="_Toc202905367"/>
      <w:r>
        <w:t>Shrnutí a volba knihovny pro praktickou část</w:t>
      </w:r>
      <w:bookmarkEnd w:id="448"/>
    </w:p>
    <w:p w14:paraId="08C4B729" w14:textId="77777777" w:rsidR="00923A57" w:rsidRDefault="00923A57" w:rsidP="00923A57">
      <w:r w:rsidRPr="00923A57">
        <w:t xml:space="preserve">Na základě výše uvedených kritérií – </w:t>
      </w:r>
      <w:r w:rsidRPr="00923A57">
        <w:rPr>
          <w:b/>
          <w:bCs/>
        </w:rPr>
        <w:t>architektura</w:t>
      </w:r>
      <w:r w:rsidRPr="00923A57">
        <w:t xml:space="preserve">, </w:t>
      </w:r>
      <w:r w:rsidRPr="00923A57">
        <w:rPr>
          <w:b/>
          <w:bCs/>
        </w:rPr>
        <w:t>licence</w:t>
      </w:r>
      <w:r w:rsidRPr="00923A57">
        <w:t xml:space="preserve">, </w:t>
      </w:r>
      <w:r w:rsidRPr="00923A57">
        <w:rPr>
          <w:b/>
          <w:bCs/>
        </w:rPr>
        <w:t>podpora WebGPU</w:t>
      </w:r>
      <w:r w:rsidRPr="00923A57">
        <w:t xml:space="preserve">, </w:t>
      </w:r>
      <w:r w:rsidRPr="00923A57">
        <w:rPr>
          <w:b/>
          <w:bCs/>
        </w:rPr>
        <w:t>velikost komunity</w:t>
      </w:r>
      <w:r w:rsidRPr="00923A57">
        <w:t xml:space="preserve"> a </w:t>
      </w:r>
      <w:r w:rsidRPr="00923A57">
        <w:rPr>
          <w:b/>
          <w:bCs/>
        </w:rPr>
        <w:t>dostupnost učebních materiálů</w:t>
      </w:r>
      <w:r w:rsidRPr="00923A57">
        <w:t xml:space="preserve"> – byla pro implementaci demonstračních scén zvolena </w:t>
      </w:r>
      <w:r w:rsidRPr="00923A57">
        <w:rPr>
          <w:b/>
          <w:bCs/>
        </w:rPr>
        <w:t>knihovna Three.js</w:t>
      </w:r>
      <w:r w:rsidRPr="00923A57">
        <w:t>. Klíčové důvody jsou následující:</w:t>
      </w:r>
    </w:p>
    <w:p w14:paraId="7CD5C10E" w14:textId="77777777" w:rsidR="00923A57" w:rsidRDefault="00923A57" w:rsidP="00923A57">
      <w:pPr>
        <w:pStyle w:val="Odstavecseseznamem"/>
        <w:numPr>
          <w:ilvl w:val="1"/>
          <w:numId w:val="10"/>
        </w:numPr>
      </w:pPr>
      <w:r w:rsidRPr="00923A57">
        <w:rPr>
          <w:b/>
          <w:bCs/>
        </w:rPr>
        <w:t>Kompatibilita s WebGPU</w:t>
      </w:r>
      <w:r w:rsidRPr="00923A57">
        <w:t xml:space="preserve"> – větev </w:t>
      </w:r>
      <w:r w:rsidRPr="00923A57">
        <w:rPr>
          <w:i/>
          <w:iCs/>
        </w:rPr>
        <w:t>three-webgpu</w:t>
      </w:r>
      <w:r w:rsidRPr="00923A57">
        <w:t xml:space="preserve"> je aktivně udržována a umožňuje otestovat moderní grafické techniky v souladu s cílem práce.</w:t>
      </w:r>
    </w:p>
    <w:p w14:paraId="6C1F69BC" w14:textId="77777777" w:rsidR="00923A57" w:rsidRDefault="00923A57" w:rsidP="00923A57">
      <w:pPr>
        <w:pStyle w:val="Odstavecseseznamem"/>
        <w:numPr>
          <w:ilvl w:val="1"/>
          <w:numId w:val="10"/>
        </w:numPr>
      </w:pPr>
      <w:r w:rsidRPr="00923A57">
        <w:rPr>
          <w:b/>
          <w:bCs/>
        </w:rPr>
        <w:t>Rozsáhlý ekosystém</w:t>
      </w:r>
      <w:r w:rsidRPr="00923A57">
        <w:t xml:space="preserve"> – největší počet komunitních pluginů a tutoriálů minimalizuje čas nutný k implementaci doplňkových funkcí (např. PBR, fyzika).</w:t>
      </w:r>
    </w:p>
    <w:p w14:paraId="2AFB7230" w14:textId="773EF17A" w:rsidR="00923A57" w:rsidRDefault="00923A57" w:rsidP="00923A57">
      <w:pPr>
        <w:pStyle w:val="Odstavecseseznamem"/>
        <w:numPr>
          <w:ilvl w:val="1"/>
          <w:numId w:val="10"/>
        </w:numPr>
      </w:pPr>
      <w:r w:rsidRPr="00923A57">
        <w:rPr>
          <w:b/>
          <w:bCs/>
        </w:rPr>
        <w:t>Licenční jednoduchost</w:t>
      </w:r>
      <w:r w:rsidRPr="00923A57">
        <w:t xml:space="preserve"> – MIT licence nevyžaduje zveřejnění zdrojových kódů ani doplňující právní doložky.</w:t>
      </w:r>
    </w:p>
    <w:p w14:paraId="44C2BDD8" w14:textId="77777777" w:rsidR="00923A57" w:rsidRDefault="00923A57">
      <w:pPr>
        <w:widowControl w:val="0"/>
        <w:autoSpaceDE w:val="0"/>
        <w:autoSpaceDN w:val="0"/>
        <w:spacing w:before="0" w:beforeAutospacing="0" w:after="0" w:afterAutospacing="0" w:line="240" w:lineRule="auto"/>
        <w:jc w:val="left"/>
      </w:pPr>
      <w:r>
        <w:br w:type="page"/>
      </w:r>
    </w:p>
    <w:p w14:paraId="249CEBF1" w14:textId="568194C9" w:rsidR="0084522E" w:rsidRPr="00923A57" w:rsidRDefault="0084522E" w:rsidP="00923A57">
      <w:pPr>
        <w:pStyle w:val="Nadpis1"/>
      </w:pPr>
      <w:bookmarkStart w:id="449" w:name="_Toc202905368"/>
      <w:r w:rsidRPr="00923A57">
        <w:lastRenderedPageBreak/>
        <w:t>Parallax Mapping a Šroubovice</w:t>
      </w:r>
      <w:bookmarkEnd w:id="449"/>
    </w:p>
    <w:p w14:paraId="2BED26E7" w14:textId="7A78943F"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hustou geometrii. Využívá tzv. height map (výškovou mapu), která definuje, jak hluboké jsou detaily textury. Při renderování se pak tyto „hloubky“ počítají ve shaderu a simulují efekt nerovností.</w:t>
      </w:r>
      <w:r w:rsidR="00D63822">
        <w:t xml:space="preserve"> Komplexní a detailnější popis můžeme najít v práci Tatarchuk </w:t>
      </w:r>
      <w:sdt>
        <w:sdtPr>
          <w:id w:val="1508254451"/>
          <w:citation/>
        </w:sdtPr>
        <w:sdtContent>
          <w:r w:rsidR="00D63822">
            <w:fldChar w:fldCharType="begin"/>
          </w:r>
          <w:r w:rsidR="00D63822">
            <w:instrText xml:space="preserve"> CITATION Nat06 \l 1029 </w:instrText>
          </w:r>
          <w:r w:rsidR="00D63822">
            <w:fldChar w:fldCharType="separate"/>
          </w:r>
          <w:r w:rsidR="006428B1">
            <w:t>(Tatarchuk, 2006)</w:t>
          </w:r>
          <w:r w:rsidR="00D63822">
            <w:fldChar w:fldCharType="end"/>
          </w:r>
        </w:sdtContent>
      </w:sdt>
      <w:r w:rsidR="00D63822">
        <w:t>.</w:t>
      </w:r>
    </w:p>
    <w:p w14:paraId="43FA2C22" w14:textId="77777777" w:rsidR="0084522E" w:rsidRPr="0018468E" w:rsidRDefault="0084522E" w:rsidP="00442C9A">
      <w:pPr>
        <w:pStyle w:val="Odstavecseseznamem"/>
        <w:numPr>
          <w:ilvl w:val="0"/>
          <w:numId w:val="13"/>
        </w:numPr>
      </w:pPr>
      <w:r w:rsidRPr="00C90A87">
        <w:rPr>
          <w:rStyle w:val="Zdraznn"/>
          <w:b/>
          <w:bCs/>
          <w:i w:val="0"/>
          <w:iCs w:val="0"/>
        </w:rPr>
        <w:t>Princip</w:t>
      </w:r>
      <w:r w:rsidRPr="00C90A87">
        <w:rPr>
          <w:b/>
          <w:bCs/>
        </w:rPr>
        <w:t>:</w:t>
      </w:r>
      <w:r w:rsidRPr="0018468E">
        <w:t xml:space="preserve">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C90A87">
        <w:rPr>
          <w:rStyle w:val="Zdraznn"/>
          <w:b/>
          <w:bCs/>
          <w:i w:val="0"/>
          <w:iCs w:val="0"/>
        </w:rPr>
        <w:t>Výhoda</w:t>
      </w:r>
      <w:r w:rsidRPr="00C90A87">
        <w:rPr>
          <w:b/>
          <w:bCs/>
          <w:i/>
        </w:rPr>
        <w:t>:</w:t>
      </w:r>
      <w:r w:rsidRPr="0018468E">
        <w:t xml:space="preserve">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C90A87">
        <w:rPr>
          <w:rStyle w:val="Zdraznn"/>
          <w:b/>
          <w:bCs/>
          <w:i w:val="0"/>
          <w:iCs w:val="0"/>
        </w:rPr>
        <w:t>Nevýhoda</w:t>
      </w:r>
      <w:r w:rsidRPr="00C90A87">
        <w:rPr>
          <w:b/>
          <w:bCs/>
          <w:i/>
        </w:rPr>
        <w:t>:</w:t>
      </w:r>
      <w:r w:rsidRPr="0018468E">
        <w:t xml:space="preserve"> Při extrémních úhlech pohledu může dojít k vizuálním artefaktům (např. „odseknutí“ textury).</w:t>
      </w:r>
    </w:p>
    <w:p w14:paraId="5F83031E" w14:textId="1A2429DF" w:rsidR="0084522E" w:rsidRDefault="0084522E" w:rsidP="00556674">
      <w:r w:rsidRPr="0018468E">
        <w:rPr>
          <w:rStyle w:val="Siln"/>
        </w:rPr>
        <w:t>Šroubovice</w:t>
      </w:r>
      <w:r w:rsidRPr="0018468E">
        <w:t xml:space="preserve"> (Helix) je pak konkrétní 3D útvar, který lze snadno naprogramovat pomocí parametrických rovnic. Zajímav</w:t>
      </w:r>
      <w:r w:rsidR="00D63822">
        <w:t>é</w:t>
      </w:r>
      <w:r w:rsidRPr="0018468E">
        <w:t xml:space="preserve"> je, když se k němu aplikuje parallax mapping, jelikož křivky a točivé plochy pěkně demonstrují, jak detailně může vyhlížet povrch.</w:t>
      </w:r>
    </w:p>
    <w:p w14:paraId="35E31507" w14:textId="78670AFA" w:rsidR="00D63822" w:rsidRDefault="00D63822" w:rsidP="00556674">
      <w:r w:rsidRPr="00D63822">
        <w:t xml:space="preserve">Parametrická šroubovice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 xml:space="preserve">r </m:t>
            </m:r>
            <m:r>
              <m:rPr>
                <m:sty m:val="p"/>
              </m:rPr>
              <w:rPr>
                <w:rFonts w:ascii="Cambria Math" w:hAnsi="Cambria Math"/>
              </w:rPr>
              <m:t>cos</m:t>
            </m:r>
          </m:fName>
          <m:e>
            <m:r>
              <w:rPr>
                <w:rFonts w:ascii="Cambria Math" w:hAnsi="Cambria Math"/>
              </w:rPr>
              <m:t xml:space="preserve">t, r </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 ct</m:t>
            </m:r>
          </m:e>
        </m:func>
        <m:r>
          <w:rPr>
            <w:rFonts w:ascii="Cambria Math" w:hAnsi="Cambria Math"/>
          </w:rPr>
          <m:t>)</m:t>
        </m:r>
      </m:oMath>
      <w:r w:rsidR="00C24C23">
        <w:t xml:space="preserve"> </w:t>
      </w:r>
      <w:r w:rsidRPr="00D63822">
        <w:t xml:space="preserve">poskytuje křivku se stálým kosým sklonem povrchu, na níž se dobře vizualizuje chování POM při </w:t>
      </w:r>
      <w:r w:rsidRPr="00C90A87">
        <w:t>různých úhlech dopadu paprsku</w:t>
      </w:r>
      <w:r w:rsidRPr="00D63822">
        <w:t>. Severní i jižní část vinutí zároveň exponují běžné limity techniky: při extrémn</w:t>
      </w:r>
      <w:r>
        <w:t>ích úhlech</w:t>
      </w:r>
      <w:r w:rsidRPr="00D63822">
        <w:t xml:space="preserve"> pohle</w:t>
      </w:r>
      <w:r>
        <w:t>du</w:t>
      </w:r>
      <w:r w:rsidRPr="00D63822">
        <w:t xml:space="preserve"> vzniká částečné „odseknutí“, protože</w:t>
      </w:r>
      <w:r w:rsidR="00C24C23">
        <w:t xml:space="preserve"> </w:t>
      </w:r>
      <w:r w:rsidRPr="00D63822">
        <w:t>algoritmus nestíhá konvergovat k přesnému bodu výškové mapy.</w:t>
      </w:r>
    </w:p>
    <w:p w14:paraId="2BD5B438" w14:textId="4E3B9F1F" w:rsidR="00D63822" w:rsidRPr="0018468E" w:rsidRDefault="00C24C23" w:rsidP="00C90A87">
      <w:pPr>
        <w:pStyle w:val="Nadpis2"/>
      </w:pPr>
      <w:bookmarkStart w:id="450" w:name="_Toc202905369"/>
      <w:r>
        <w:t>Motivace využití</w:t>
      </w:r>
      <w:bookmarkEnd w:id="450"/>
    </w:p>
    <w:p w14:paraId="2D427B04" w14:textId="5C36682C" w:rsidR="00A42382" w:rsidRDefault="00C24C23" w:rsidP="00C90A87">
      <w:r w:rsidRPr="00C24C23">
        <w:t xml:space="preserve">Parallax Occlusion Mapping (POM) je pro tuto práci klíčový, protože představuje efektivní kompromis mezi geometrickou detailností a výpočetní náročností: umožňuje věrně zobrazit hluboké reliéfní materiály (kámen, cihla) pouze pomocí kilobajtových výškových map namísto milionových polygonových meshů. Z hlediska zkoumané platformy WebGPU POM těží z iterativního ray-marchingu ve fragmentovém nebo compute shaderu, který díky nižšímu CPU overheadu a možnosti paralelizace dobře demonstruje výkonnostní potenciál moderního API. </w:t>
      </w:r>
      <w:r w:rsidR="00A42382">
        <w:br w:type="page"/>
      </w:r>
    </w:p>
    <w:p w14:paraId="5823FB85" w14:textId="5F33F473" w:rsidR="000559AE" w:rsidRPr="0018468E" w:rsidRDefault="000559AE" w:rsidP="00442C9A">
      <w:pPr>
        <w:pStyle w:val="Nadpis1"/>
        <w:rPr>
          <w:rFonts w:cstheme="minorHAnsi"/>
        </w:rPr>
      </w:pPr>
      <w:bookmarkStart w:id="451" w:name="_Toc202905370"/>
      <w:bookmarkEnd w:id="416"/>
      <w:bookmarkEnd w:id="417"/>
      <w:r w:rsidRPr="0018468E">
        <w:rPr>
          <w:rFonts w:cstheme="minorHAnsi"/>
        </w:rPr>
        <w:lastRenderedPageBreak/>
        <w:t>Metodologie experimentů a testovací prostředí</w:t>
      </w:r>
      <w:bookmarkEnd w:id="451"/>
    </w:p>
    <w:p w14:paraId="7774F08F" w14:textId="7DC2A890"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r w:rsidR="00DB7E87">
        <w:t xml:space="preserve"> Zároveň se práce zabývá popisem vývoje a úskalí, na která lze narazit během vývoje. </w:t>
      </w:r>
    </w:p>
    <w:p w14:paraId="5C3D9695" w14:textId="509FB192" w:rsidR="000559AE" w:rsidRPr="0018468E" w:rsidRDefault="000559AE" w:rsidP="00FD0344">
      <w:pPr>
        <w:pStyle w:val="Nadpis2"/>
        <w:rPr>
          <w:rFonts w:cstheme="minorHAnsi"/>
        </w:rPr>
      </w:pPr>
      <w:bookmarkStart w:id="452" w:name="_Toc202905371"/>
      <w:r w:rsidRPr="0018468E">
        <w:rPr>
          <w:rFonts w:cstheme="minorHAnsi"/>
        </w:rPr>
        <w:t>Specifikace testovacího prostředí</w:t>
      </w:r>
      <w:bookmarkEnd w:id="452"/>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C90A87">
        <w:rPr>
          <w:b/>
          <w:bCs/>
        </w:rPr>
        <w:t>Operační paměť:</w:t>
      </w:r>
      <w:r w:rsidRPr="0018468E">
        <w:t xml:space="preserve"> 64 GB RAM</w:t>
      </w:r>
    </w:p>
    <w:p w14:paraId="64F75AAB" w14:textId="77777777" w:rsidR="000559AE" w:rsidRPr="0018468E" w:rsidRDefault="000559AE" w:rsidP="00442C9A">
      <w:pPr>
        <w:pStyle w:val="Odstavecseseznamem"/>
        <w:numPr>
          <w:ilvl w:val="0"/>
          <w:numId w:val="29"/>
        </w:numPr>
      </w:pPr>
      <w:r w:rsidRPr="0018468E">
        <w:rPr>
          <w:b/>
          <w:bCs/>
        </w:rPr>
        <w:t>Grafická karta:</w:t>
      </w:r>
      <w:r w:rsidRPr="0018468E">
        <w:t xml:space="preserve"> NVIDIA GeForce RTX 4090 (mobilní verze)</w:t>
      </w:r>
    </w:p>
    <w:p w14:paraId="005E3D76" w14:textId="77777777" w:rsidR="000559AE" w:rsidRPr="0018468E" w:rsidRDefault="000559AE" w:rsidP="00442C9A">
      <w:pPr>
        <w:pStyle w:val="Odstavecseseznamem"/>
        <w:numPr>
          <w:ilvl w:val="0"/>
          <w:numId w:val="29"/>
        </w:numPr>
      </w:pPr>
      <w:r w:rsidRPr="0018468E">
        <w:rPr>
          <w:b/>
          <w:bCs/>
        </w:rPr>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29DF13F9" w14:textId="0A79DF8E" w:rsidR="00C24C23" w:rsidRDefault="00C24C23" w:rsidP="00442C9A">
      <w:r w:rsidRPr="00C24C23">
        <w:t xml:space="preserve">Veškerá měření byla realizována výhradně v prohlížeči </w:t>
      </w:r>
      <w:r w:rsidRPr="00C90A87">
        <w:rPr>
          <w:b/>
          <w:bCs/>
        </w:rPr>
        <w:t>Google Chrome</w:t>
      </w:r>
      <w:r w:rsidRPr="00C24C23">
        <w:t xml:space="preserve"> (aktuální stabilní verze v době testování), protože </w:t>
      </w:r>
      <w:r>
        <w:t>během vývoje se ukázal jako nejjednoduší pro práci s experimentálním WebGPU</w:t>
      </w:r>
      <w:r w:rsidR="0001600C">
        <w:t xml:space="preserve"> </w:t>
      </w:r>
      <w:sdt>
        <w:sdtPr>
          <w:id w:val="1490445801"/>
          <w:citation/>
        </w:sdtPr>
        <w:sdtContent>
          <w:r w:rsidR="0001600C">
            <w:fldChar w:fldCharType="begin"/>
          </w:r>
          <w:r w:rsidR="0001600C">
            <w:instrText xml:space="preserve"> CITATION Can24 \l 1029 </w:instrText>
          </w:r>
          <w:r w:rsidR="0001600C">
            <w:fldChar w:fldCharType="separate"/>
          </w:r>
          <w:r w:rsidR="006428B1">
            <w:t>(Can I use, 2024)</w:t>
          </w:r>
          <w:r w:rsidR="0001600C">
            <w:fldChar w:fldCharType="end"/>
          </w:r>
        </w:sdtContent>
      </w:sdt>
      <w:r w:rsidRPr="00C24C23">
        <w:t>. Zdrojový kód byl vyvíjen v prostředí Visual Studio Code s rozšířeními pro WGSL/GLSL, verzován pomocí Gitu a spouštěn přes lokální HTTP server, čímž se eliminovala omezení CORS a simulovalo produkční nasazení. Před každou sérií testů byl Chrome restartován a vyčištěna jeho cache, aby se minimalizoval vliv reziduálních dat a bylo zajištěno konzistentní, opakovatelné měření výkonu.</w:t>
      </w:r>
      <w:r>
        <w:t xml:space="preserve"> Bližší popis vývoje a prostředí nalezneme v kapitolach 6 a 7.</w:t>
      </w:r>
    </w:p>
    <w:p w14:paraId="19895B2C" w14:textId="77777777" w:rsidR="00C24C23" w:rsidRDefault="00C24C23" w:rsidP="00442C9A"/>
    <w:p w14:paraId="43ECD42A" w14:textId="18C9B984" w:rsidR="00C24C23" w:rsidRPr="0018468E" w:rsidRDefault="00C24C23" w:rsidP="00442C9A"/>
    <w:p w14:paraId="13F248C0" w14:textId="3C7D5E76" w:rsidR="000559AE" w:rsidRPr="0018468E" w:rsidRDefault="000559AE" w:rsidP="00FD0344">
      <w:pPr>
        <w:pStyle w:val="Nadpis2"/>
        <w:rPr>
          <w:rFonts w:cstheme="minorHAnsi"/>
        </w:rPr>
      </w:pPr>
      <w:bookmarkStart w:id="453" w:name="_Toc202905372"/>
      <w:r w:rsidRPr="0018468E">
        <w:rPr>
          <w:rFonts w:cstheme="minorHAnsi"/>
        </w:rPr>
        <w:lastRenderedPageBreak/>
        <w:t>Definice testovacích scénářů</w:t>
      </w:r>
      <w:bookmarkEnd w:id="453"/>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4648F566" w14:textId="61EAC25C" w:rsidR="00DB7E87" w:rsidRDefault="00DB7E87" w:rsidP="00DB7E87">
      <w:pPr>
        <w:pStyle w:val="TabulkaCaption"/>
      </w:pPr>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35E76">
        <w:rPr>
          <w:b/>
          <w:bCs w:val="0"/>
        </w:rPr>
        <w:t>4</w:t>
      </w:r>
      <w:r w:rsidRPr="00C90A87">
        <w:rPr>
          <w:b/>
          <w:bCs w:val="0"/>
        </w:rPr>
        <w:fldChar w:fldCharType="end"/>
      </w:r>
      <w:r w:rsidRPr="00C90A87">
        <w:rPr>
          <w:b/>
          <w:bCs w:val="0"/>
        </w:rPr>
        <w:t>:</w:t>
      </w:r>
      <w:r>
        <w:t xml:space="preserve"> </w:t>
      </w:r>
      <w:r>
        <w:t>Testovací scénaře</w:t>
      </w:r>
    </w:p>
    <w:tbl>
      <w:tblPr>
        <w:tblStyle w:val="Prosttabulka1"/>
        <w:tblW w:w="9634" w:type="dxa"/>
        <w:tblLook w:val="04A0" w:firstRow="1" w:lastRow="0" w:firstColumn="1" w:lastColumn="0" w:noHBand="0" w:noVBand="1"/>
      </w:tblPr>
      <w:tblGrid>
        <w:gridCol w:w="2405"/>
        <w:gridCol w:w="4253"/>
        <w:gridCol w:w="2976"/>
        <w:tblGridChange w:id="454">
          <w:tblGrid>
            <w:gridCol w:w="2405"/>
            <w:gridCol w:w="4253"/>
            <w:gridCol w:w="2976"/>
          </w:tblGrid>
        </w:tblGridChange>
      </w:tblGrid>
      <w:tr w:rsidR="00340814" w14:paraId="6B1ADFD8" w14:textId="77777777" w:rsidTr="00340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B168E" w14:textId="6A050535" w:rsidR="00DB7E87" w:rsidRPr="003D50BC" w:rsidRDefault="00DB7E87" w:rsidP="003D50BC">
            <w:pPr>
              <w:rPr>
                <w:rStyle w:val="Siln"/>
                <w:b/>
                <w:bCs/>
              </w:rPr>
            </w:pPr>
            <w:r>
              <w:rPr>
                <w:rStyle w:val="Siln"/>
                <w:b/>
                <w:bCs/>
              </w:rPr>
              <w:t>Scénař</w:t>
            </w:r>
          </w:p>
        </w:tc>
        <w:tc>
          <w:tcPr>
            <w:tcW w:w="4253" w:type="dxa"/>
          </w:tcPr>
          <w:p w14:paraId="769D30E1" w14:textId="27CD2A8F"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Popis</w:t>
            </w:r>
          </w:p>
        </w:tc>
        <w:tc>
          <w:tcPr>
            <w:tcW w:w="2976" w:type="dxa"/>
          </w:tcPr>
          <w:p w14:paraId="07692C24" w14:textId="0E2E5AA3"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Účel</w:t>
            </w:r>
          </w:p>
        </w:tc>
      </w:tr>
      <w:tr w:rsidR="00340814" w14:paraId="65EBDC5F"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0A408F" w14:textId="71CF911C" w:rsidR="00DB7E87" w:rsidRPr="003D50BC" w:rsidRDefault="00DB7E87" w:rsidP="003D50BC">
            <w:pPr>
              <w:rPr>
                <w:rStyle w:val="Siln"/>
              </w:rPr>
            </w:pPr>
            <w:r>
              <w:rPr>
                <w:rStyle w:val="Siln"/>
              </w:rPr>
              <w:t>Objektová komplexita</w:t>
            </w:r>
          </w:p>
        </w:tc>
        <w:tc>
          <w:tcPr>
            <w:tcW w:w="4253" w:type="dxa"/>
          </w:tcPr>
          <w:p w14:paraId="015B4E66" w14:textId="0755676C" w:rsidR="00DB7E87" w:rsidRPr="00DB7E87"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 tis. / 10 tis. / 100 tis. krychlí</w:t>
            </w:r>
          </w:p>
        </w:tc>
        <w:tc>
          <w:tcPr>
            <w:tcW w:w="2976" w:type="dxa"/>
          </w:tcPr>
          <w:p w14:paraId="26DB451F" w14:textId="2F2DCA6A"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Škálování draw-callů</w:t>
            </w:r>
          </w:p>
        </w:tc>
      </w:tr>
      <w:tr w:rsidR="00340814" w14:paraId="460F6871" w14:textId="77777777" w:rsidTr="00340814">
        <w:tc>
          <w:tcPr>
            <w:cnfStyle w:val="001000000000" w:firstRow="0" w:lastRow="0" w:firstColumn="1" w:lastColumn="0" w:oddVBand="0" w:evenVBand="0" w:oddHBand="0" w:evenHBand="0" w:firstRowFirstColumn="0" w:firstRowLastColumn="0" w:lastRowFirstColumn="0" w:lastRowLastColumn="0"/>
            <w:tcW w:w="2405" w:type="dxa"/>
          </w:tcPr>
          <w:p w14:paraId="247209EC" w14:textId="2773BBA0" w:rsidR="00DB7E87" w:rsidRPr="003D50BC" w:rsidRDefault="00340814" w:rsidP="003D50BC">
            <w:pPr>
              <w:rPr>
                <w:rStyle w:val="Siln"/>
              </w:rPr>
            </w:pPr>
            <w:r>
              <w:rPr>
                <w:rStyle w:val="Siln"/>
              </w:rPr>
              <w:t>Shaderová komplexita</w:t>
            </w:r>
          </w:p>
        </w:tc>
        <w:tc>
          <w:tcPr>
            <w:tcW w:w="4253" w:type="dxa"/>
          </w:tcPr>
          <w:p w14:paraId="45F35B4E" w14:textId="6D93E43C"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Parallax mapping, procedurální animace</w:t>
            </w:r>
          </w:p>
        </w:tc>
        <w:tc>
          <w:tcPr>
            <w:tcW w:w="2976" w:type="dxa"/>
          </w:tcPr>
          <w:p w14:paraId="24029E7F" w14:textId="3835BE07"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Dopad shaderů</w:t>
            </w:r>
          </w:p>
        </w:tc>
      </w:tr>
      <w:tr w:rsidR="00340814" w14:paraId="384496A3"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269FE0" w14:textId="7FDD3C33" w:rsidR="00DB7E87" w:rsidRPr="003D50BC" w:rsidRDefault="00340814" w:rsidP="003D50BC">
            <w:pPr>
              <w:rPr>
                <w:rStyle w:val="Siln"/>
              </w:rPr>
            </w:pPr>
            <w:r>
              <w:rPr>
                <w:rStyle w:val="Siln"/>
              </w:rPr>
              <w:t>Interaktivita</w:t>
            </w:r>
          </w:p>
        </w:tc>
        <w:tc>
          <w:tcPr>
            <w:tcW w:w="4253" w:type="dxa"/>
          </w:tcPr>
          <w:p w14:paraId="5CD032A2" w14:textId="6B83D9B8"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 xml:space="preserve">Orbit kamera </w:t>
            </w:r>
          </w:p>
        </w:tc>
        <w:tc>
          <w:tcPr>
            <w:tcW w:w="2976" w:type="dxa"/>
          </w:tcPr>
          <w:p w14:paraId="3A335E06" w14:textId="6C9F9FF3"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Latence při uživatelském vstupu</w:t>
            </w:r>
          </w:p>
        </w:tc>
      </w:tr>
    </w:tbl>
    <w:p w14:paraId="047F4C59" w14:textId="40F2BA20" w:rsidR="00DB7E87" w:rsidRPr="0018468E" w:rsidRDefault="00DB7E87" w:rsidP="00C90A87">
      <w:pPr>
        <w:pStyle w:val="TabulkaCaption"/>
      </w:pPr>
      <w:r>
        <w:t xml:space="preserve">Zdroj: </w:t>
      </w:r>
      <w:r w:rsidR="00340814">
        <w:t xml:space="preserve">inspirováno </w:t>
      </w:r>
      <w:sdt>
        <w:sdtPr>
          <w:id w:val="-1647660692"/>
          <w:citation/>
        </w:sdtPr>
        <w:sdtContent>
          <w:r w:rsidR="00340814">
            <w:fldChar w:fldCharType="begin"/>
          </w:r>
          <w:r w:rsidR="00340814">
            <w:instrText xml:space="preserve"> CITATION Fra24 \l 1029 </w:instrText>
          </w:r>
          <w:r w:rsidR="00340814">
            <w:fldChar w:fldCharType="separate"/>
          </w:r>
          <w:r w:rsidR="006428B1">
            <w:t>(Fransson, a další, 2024)</w:t>
          </w:r>
          <w:r w:rsidR="00340814">
            <w:fldChar w:fldCharType="end"/>
          </w:r>
        </w:sdtContent>
      </w:sdt>
    </w:p>
    <w:p w14:paraId="32F35A3F" w14:textId="544D0CF1" w:rsidR="000559AE" w:rsidRPr="0018468E" w:rsidRDefault="000559AE" w:rsidP="00442C9A">
      <w:r w:rsidRPr="0018468E">
        <w:t xml:space="preserve">Standardní rozlišení pro všechny testy je </w:t>
      </w:r>
      <w:r w:rsidRPr="00C90A87">
        <w:t>1920×1080 pixelů</w:t>
      </w:r>
      <w:r w:rsidRPr="00DB7E87">
        <w:t xml:space="preserve"> </w:t>
      </w:r>
      <w:r w:rsidRPr="0018468E">
        <w:t xml:space="preserve">(Full HD), </w:t>
      </w:r>
      <w:r w:rsidR="00175F2B" w:rsidRPr="00175F2B">
        <w:t>což odpovídá maximálnímu nativnímu rozlišení testovacího zařízení</w:t>
      </w:r>
      <w:r w:rsidR="00175F2B">
        <w:t>.</w:t>
      </w:r>
    </w:p>
    <w:p w14:paraId="0EDE7E7B" w14:textId="56BAB9B7" w:rsidR="000559AE" w:rsidRDefault="000559AE" w:rsidP="00442C9A">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w:t>
      </w:r>
      <w:r w:rsidR="00340814">
        <w:t>y</w:t>
      </w:r>
      <w:r w:rsidRPr="0018468E">
        <w:t xml:space="preserve"> tedy obsahuje přibližně </w:t>
      </w:r>
      <w:r w:rsidRPr="0018468E">
        <w:rPr>
          <w:b/>
          <w:bCs/>
        </w:rPr>
        <w:t>120 000 trojúhelníků</w:t>
      </w:r>
      <w:r w:rsidRPr="0018468E">
        <w:t>, což představuje realistickou zátěž pro střední až pokročilé 3D webové aplikace.</w:t>
      </w:r>
    </w:p>
    <w:p w14:paraId="014FF27E" w14:textId="0BD2B9D4" w:rsidR="00340814" w:rsidRDefault="0001600C" w:rsidP="0001600C">
      <w:pPr>
        <w:pStyle w:val="Nadpis2"/>
      </w:pPr>
      <w:bookmarkStart w:id="455" w:name="_Toc202905373"/>
      <w:r>
        <w:t>Měřené metriky</w:t>
      </w:r>
      <w:bookmarkEnd w:id="455"/>
    </w:p>
    <w:p w14:paraId="5061D117" w14:textId="01698B38" w:rsidR="0001600C" w:rsidRPr="00C90A87" w:rsidRDefault="0001600C" w:rsidP="00C90A87">
      <w:pPr>
        <w:pStyle w:val="Odstavecseseznamem"/>
        <w:numPr>
          <w:ilvl w:val="0"/>
          <w:numId w:val="73"/>
        </w:numPr>
        <w:rPr>
          <w:lang w:eastAsia="cs-CZ"/>
        </w:rPr>
      </w:pPr>
      <w:r w:rsidRPr="00C90A87">
        <w:rPr>
          <w:b/>
          <w:bCs/>
          <w:lang w:eastAsia="cs-CZ"/>
        </w:rPr>
        <w:t>FPS</w:t>
      </w:r>
      <w:r>
        <w:rPr>
          <w:lang w:eastAsia="cs-CZ"/>
        </w:rPr>
        <w:t>:</w:t>
      </w:r>
      <w:r w:rsidRPr="00C90A87">
        <w:rPr>
          <w:lang w:eastAsia="cs-CZ"/>
        </w:rPr>
        <w:t xml:space="preserve"> snímková frekvence vzorkovaná knihovnou </w:t>
      </w:r>
      <w:r w:rsidRPr="00C90A87">
        <w:rPr>
          <w:i/>
          <w:iCs/>
          <w:lang w:eastAsia="cs-CZ"/>
        </w:rPr>
        <w:t>stats.js</w:t>
      </w:r>
      <w:r w:rsidRPr="00C90A87">
        <w:rPr>
          <w:lang w:eastAsia="cs-CZ"/>
        </w:rPr>
        <w:t xml:space="preserve"> každým </w:t>
      </w:r>
      <w:r>
        <w:rPr>
          <w:lang w:eastAsia="cs-CZ"/>
        </w:rPr>
        <w:t>snímkem</w:t>
      </w:r>
      <w:r w:rsidRPr="00C90A87">
        <w:rPr>
          <w:lang w:eastAsia="cs-CZ"/>
        </w:rPr>
        <w:t xml:space="preserve"> po dobu 180 s</w:t>
      </w:r>
      <w:r w:rsidR="00175F2B">
        <w:rPr>
          <w:lang w:eastAsia="cs-CZ"/>
        </w:rPr>
        <w:t>. U</w:t>
      </w:r>
      <w:r w:rsidRPr="00C90A87">
        <w:rPr>
          <w:lang w:eastAsia="cs-CZ"/>
        </w:rPr>
        <w:t>kládají se minimum, maximum, medián a průměr.</w:t>
      </w:r>
    </w:p>
    <w:p w14:paraId="539F4987" w14:textId="2489031A" w:rsidR="0001600C" w:rsidRPr="00C90A87" w:rsidRDefault="0001600C" w:rsidP="00C90A87">
      <w:pPr>
        <w:pStyle w:val="Odstavecseseznamem"/>
        <w:numPr>
          <w:ilvl w:val="0"/>
          <w:numId w:val="73"/>
        </w:numPr>
        <w:rPr>
          <w:lang w:eastAsia="cs-CZ"/>
        </w:rPr>
      </w:pPr>
      <w:r w:rsidRPr="00C90A87">
        <w:rPr>
          <w:b/>
          <w:bCs/>
          <w:lang w:eastAsia="cs-CZ"/>
        </w:rPr>
        <w:t>Paměť</w:t>
      </w:r>
      <w:r>
        <w:rPr>
          <w:lang w:eastAsia="cs-CZ"/>
        </w:rPr>
        <w:t>:</w:t>
      </w:r>
      <w:r w:rsidRPr="00C90A87">
        <w:rPr>
          <w:lang w:eastAsia="cs-CZ"/>
        </w:rPr>
        <w:t xml:space="preserve"> </w:t>
      </w:r>
      <w:r w:rsidRPr="00C90A87">
        <w:rPr>
          <w:i/>
          <w:iCs/>
          <w:lang w:eastAsia="cs-CZ"/>
        </w:rPr>
        <w:t>Chrome DevTools</w:t>
      </w:r>
      <w:r w:rsidRPr="00C90A87">
        <w:rPr>
          <w:lang w:eastAsia="cs-CZ"/>
        </w:rPr>
        <w:t xml:space="preserve"> (heap) a </w:t>
      </w:r>
      <w:r w:rsidRPr="00C90A87">
        <w:rPr>
          <w:i/>
          <w:iCs/>
          <w:lang w:eastAsia="cs-CZ"/>
        </w:rPr>
        <w:t>WebGL/WebGPU Inspector</w:t>
      </w:r>
      <w:r w:rsidRPr="00C90A87">
        <w:rPr>
          <w:lang w:eastAsia="cs-CZ"/>
        </w:rPr>
        <w:t xml:space="preserve"> (VRAM); před / po testu se sleduje případn</w:t>
      </w:r>
      <w:r>
        <w:rPr>
          <w:lang w:eastAsia="cs-CZ"/>
        </w:rPr>
        <w:t>ý leak</w:t>
      </w:r>
      <w:r w:rsidRPr="00C90A87">
        <w:rPr>
          <w:lang w:eastAsia="cs-CZ"/>
        </w:rPr>
        <w:t>.</w:t>
      </w:r>
    </w:p>
    <w:p w14:paraId="20D4A8A5" w14:textId="73A27D11" w:rsidR="0001600C" w:rsidRPr="00C90A87" w:rsidRDefault="0001600C" w:rsidP="00C90A87">
      <w:pPr>
        <w:pStyle w:val="Odstavecseseznamem"/>
        <w:numPr>
          <w:ilvl w:val="0"/>
          <w:numId w:val="73"/>
        </w:numPr>
        <w:rPr>
          <w:lang w:eastAsia="cs-CZ"/>
        </w:rPr>
      </w:pPr>
      <w:r w:rsidRPr="00C90A87">
        <w:rPr>
          <w:b/>
          <w:bCs/>
          <w:lang w:eastAsia="cs-CZ"/>
        </w:rPr>
        <w:t>Časy načtení</w:t>
      </w:r>
      <w:r>
        <w:rPr>
          <w:lang w:eastAsia="cs-CZ"/>
        </w:rPr>
        <w:t>:</w:t>
      </w:r>
      <w:r w:rsidRPr="00C90A87">
        <w:rPr>
          <w:lang w:eastAsia="cs-CZ"/>
        </w:rPr>
        <w:t xml:space="preserve"> doba parsování assetů, kompilace shaderů a </w:t>
      </w:r>
      <w:r w:rsidRPr="00C90A87">
        <w:rPr>
          <w:i/>
          <w:iCs/>
          <w:lang w:eastAsia="cs-CZ"/>
        </w:rPr>
        <w:t>time-to-first-frame</w:t>
      </w:r>
      <w:r w:rsidRPr="00C90A87">
        <w:rPr>
          <w:lang w:eastAsia="cs-CZ"/>
        </w:rPr>
        <w:t xml:space="preserve"> z interního loggeru.</w:t>
      </w:r>
    </w:p>
    <w:p w14:paraId="19568B4D" w14:textId="4607E5E8" w:rsidR="0001600C" w:rsidRPr="00C90A87" w:rsidRDefault="0001600C" w:rsidP="00C90A87">
      <w:pPr>
        <w:rPr>
          <w:lang w:eastAsia="cs-CZ"/>
        </w:rPr>
      </w:pPr>
      <w:r w:rsidRPr="00C90A87">
        <w:rPr>
          <w:lang w:eastAsia="cs-CZ"/>
        </w:rPr>
        <w:t xml:space="preserve">Naměřené hodnoty jsou automaticky exportovány do </w:t>
      </w:r>
      <w:r w:rsidRPr="00C90A87">
        <w:rPr>
          <w:b/>
          <w:bCs/>
          <w:lang w:eastAsia="cs-CZ"/>
        </w:rPr>
        <w:t>JSON</w:t>
      </w:r>
      <w:r w:rsidRPr="00C90A87">
        <w:rPr>
          <w:lang w:eastAsia="cs-CZ"/>
        </w:rPr>
        <w:t>, agregovány skriptem a vizualizovány v tabulkách a grafech.</w:t>
      </w:r>
      <w:r w:rsidR="00175F2B">
        <w:rPr>
          <w:lang w:eastAsia="cs-CZ"/>
        </w:rPr>
        <w:t xml:space="preserve"> Metriky jsou navrženy dle doporučení v</w:t>
      </w:r>
      <w:sdt>
        <w:sdtPr>
          <w:rPr>
            <w:lang w:eastAsia="cs-CZ"/>
          </w:rPr>
          <w:id w:val="1173064112"/>
          <w:citation/>
        </w:sdtPr>
        <w:sdtContent>
          <w:r>
            <w:rPr>
              <w:lang w:eastAsia="cs-CZ"/>
            </w:rPr>
            <w:fldChar w:fldCharType="begin"/>
          </w:r>
          <w:r>
            <w:rPr>
              <w:lang w:eastAsia="cs-CZ"/>
            </w:rPr>
            <w:instrText xml:space="preserve"> CITATION Bal22 \l 1029 </w:instrText>
          </w:r>
          <w:r>
            <w:rPr>
              <w:lang w:eastAsia="cs-CZ"/>
            </w:rPr>
            <w:fldChar w:fldCharType="separate"/>
          </w:r>
          <w:r w:rsidR="006428B1">
            <w:rPr>
              <w:lang w:eastAsia="cs-CZ"/>
            </w:rPr>
            <w:t xml:space="preserve"> (Balenson, 2022)</w:t>
          </w:r>
          <w:r>
            <w:rPr>
              <w:lang w:eastAsia="cs-CZ"/>
            </w:rPr>
            <w:fldChar w:fldCharType="end"/>
          </w:r>
        </w:sdtContent>
      </w:sdt>
      <w:r w:rsidR="00175F2B">
        <w:rPr>
          <w:lang w:eastAsia="cs-CZ"/>
        </w:rPr>
        <w:t>.</w:t>
      </w:r>
    </w:p>
    <w:p w14:paraId="13FB773F" w14:textId="77777777" w:rsidR="00340814" w:rsidRPr="0018468E" w:rsidRDefault="00340814" w:rsidP="00442C9A"/>
    <w:p w14:paraId="124A4EBA" w14:textId="425D472C" w:rsidR="00442C9A" w:rsidRPr="0018468E" w:rsidRDefault="00442C9A" w:rsidP="00442C9A">
      <w:pPr>
        <w:pStyle w:val="Nadpis1"/>
        <w:rPr>
          <w:rFonts w:eastAsia="Times New Roman" w:cstheme="minorHAnsi"/>
          <w:noProof w:val="0"/>
          <w:sz w:val="48"/>
        </w:rPr>
      </w:pPr>
      <w:bookmarkStart w:id="456" w:name="_Toc202905374"/>
      <w:r w:rsidRPr="0018468E">
        <w:rPr>
          <w:rFonts w:cstheme="minorHAnsi"/>
        </w:rPr>
        <w:lastRenderedPageBreak/>
        <w:t xml:space="preserve">Implementace </w:t>
      </w:r>
      <w:r w:rsidR="00340814">
        <w:rPr>
          <w:rFonts w:cstheme="minorHAnsi"/>
        </w:rPr>
        <w:t>RGB trojúhelníků</w:t>
      </w:r>
      <w:bookmarkEnd w:id="456"/>
    </w:p>
    <w:p w14:paraId="7C4D05CA" w14:textId="2FC93FEF" w:rsidR="00340814" w:rsidRPr="0018468E" w:rsidRDefault="00442C9A" w:rsidP="00442C9A">
      <w:r w:rsidRPr="0018468E">
        <w:t>Kapitola představuje praktický úvod do vývoje 3D aplikací na webu prostřednictvím implementace základní</w:t>
      </w:r>
      <w:r w:rsidR="00340814">
        <w:t xml:space="preserve"> aplikace</w:t>
      </w:r>
      <w:r w:rsidRPr="0018468E">
        <w:t xml:space="preserve">. </w:t>
      </w:r>
      <w:r w:rsidR="00175F2B" w:rsidRPr="00175F2B">
        <w:t xml:space="preserve">Úmyslem není předvést estetický výsledek, nýbrž </w:t>
      </w:r>
      <w:r w:rsidR="00175F2B" w:rsidRPr="00C90A87">
        <w:t>kvantifikovat minimální množství kódu a počet volání API</w:t>
      </w:r>
      <w:r w:rsidR="00175F2B" w:rsidRPr="00175F2B">
        <w:t>, které vývojář potřebuje k dosažení funkční scény.</w:t>
      </w: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75126E06" w:rsidR="00442C9A" w:rsidRPr="0018468E" w:rsidRDefault="00442C9A" w:rsidP="00FD0344">
      <w:pPr>
        <w:pStyle w:val="Nadpis2"/>
        <w:rPr>
          <w:rFonts w:cstheme="minorHAnsi"/>
        </w:rPr>
      </w:pPr>
      <w:bookmarkStart w:id="457" w:name="_Toc202905375"/>
      <w:r w:rsidRPr="0018468E">
        <w:rPr>
          <w:rFonts w:cstheme="minorHAnsi"/>
        </w:rPr>
        <w:t>WebGL</w:t>
      </w:r>
      <w:bookmarkEnd w:id="457"/>
      <w:r w:rsidR="0064500A">
        <w:rPr>
          <w:rFonts w:cstheme="minorHAnsi"/>
        </w:rPr>
        <w:t xml:space="preserve"> </w:t>
      </w:r>
    </w:p>
    <w:p w14:paraId="065E2DC2" w14:textId="43092B5E" w:rsidR="00175F2B" w:rsidRPr="00175F2B" w:rsidRDefault="00175F2B" w:rsidP="00175F2B">
      <w:r w:rsidRPr="00175F2B">
        <w:t xml:space="preserve">WebGL je tenká vrstva nad OpenGL ES 2.0; implementace trojúhelníku proto vyžaduje ruční: (i) zkompilovat vertex i fragment shader, (ii) vytvořit a naplnit vertex buffer, (iii) namapovat atributy a spustit gl.drawArrays() </w:t>
      </w:r>
      <w:sdt>
        <w:sdtPr>
          <w:id w:val="-336842668"/>
          <w:citation/>
        </w:sdtPr>
        <w:sdtContent>
          <w:r>
            <w:fldChar w:fldCharType="begin"/>
          </w:r>
          <w:r>
            <w:instrText xml:space="preserve"> CITATION MOZ24 \l 1029 </w:instrText>
          </w:r>
          <w:r>
            <w:fldChar w:fldCharType="separate"/>
          </w:r>
          <w:r w:rsidR="006428B1">
            <w:t>(MDN Web Docs, 2024)</w:t>
          </w:r>
          <w:r>
            <w:fldChar w:fldCharType="end"/>
          </w:r>
        </w:sdtContent>
      </w:sdt>
      <w:r w:rsidRPr="00175F2B">
        <w:t xml:space="preserve">. API je </w:t>
      </w:r>
      <w:r w:rsidRPr="00175F2B">
        <w:rPr>
          <w:b/>
          <w:bCs/>
        </w:rPr>
        <w:t>imperativní</w:t>
      </w:r>
      <w:r w:rsidRPr="00175F2B">
        <w:t xml:space="preserve"> a každé volání mění globální stav vykreslovacího kontextu, což komplikuje větší projekty.</w:t>
      </w:r>
    </w:p>
    <w:p w14:paraId="660E2339" w14:textId="77777777" w:rsidR="00175F2B" w:rsidRPr="00C90A87" w:rsidRDefault="00175F2B" w:rsidP="00175F2B">
      <w:pPr>
        <w:rPr>
          <w:b/>
          <w:bCs/>
        </w:rPr>
      </w:pPr>
      <w:r w:rsidRPr="00C90A87">
        <w:rPr>
          <w:b/>
          <w:bCs/>
        </w:rPr>
        <w:t>Klíčové charakteristiky:</w:t>
      </w:r>
    </w:p>
    <w:p w14:paraId="476A20F1" w14:textId="77777777" w:rsidR="00175F2B" w:rsidRPr="00175F2B" w:rsidRDefault="00175F2B" w:rsidP="00175F2B">
      <w:pPr>
        <w:numPr>
          <w:ilvl w:val="0"/>
          <w:numId w:val="74"/>
        </w:numPr>
      </w:pPr>
      <w:r w:rsidRPr="00175F2B">
        <w:t>explicitní správa shaderů a jejich uniformních proměnných;</w:t>
      </w:r>
    </w:p>
    <w:p w14:paraId="4D7E9238" w14:textId="77777777" w:rsidR="00175F2B" w:rsidRPr="00175F2B" w:rsidRDefault="00175F2B" w:rsidP="00175F2B">
      <w:pPr>
        <w:numPr>
          <w:ilvl w:val="0"/>
          <w:numId w:val="74"/>
        </w:numPr>
      </w:pPr>
      <w:r w:rsidRPr="00175F2B">
        <w:t>stavově orientovaný návrh (ENABLE, DISABLE, BIND_BUFFER);</w:t>
      </w:r>
    </w:p>
    <w:p w14:paraId="0BBC51ED" w14:textId="77777777" w:rsidR="00175F2B" w:rsidRPr="00175F2B" w:rsidRDefault="00175F2B" w:rsidP="00175F2B">
      <w:pPr>
        <w:numPr>
          <w:ilvl w:val="0"/>
          <w:numId w:val="74"/>
        </w:numPr>
      </w:pPr>
      <w:r w:rsidRPr="00175F2B">
        <w:t>manuální práce s vertex buffery a indexací.</w:t>
      </w:r>
    </w:p>
    <w:p w14:paraId="21DC5FED" w14:textId="77777777" w:rsidR="00340814" w:rsidRDefault="00340814" w:rsidP="00442C9A"/>
    <w:p w14:paraId="1AFF537C" w14:textId="388C6562" w:rsidR="00175F2B" w:rsidRDefault="00175F2B">
      <w:pPr>
        <w:widowControl w:val="0"/>
        <w:autoSpaceDE w:val="0"/>
        <w:autoSpaceDN w:val="0"/>
        <w:spacing w:before="0" w:beforeAutospacing="0" w:after="0" w:afterAutospacing="0" w:line="240" w:lineRule="auto"/>
        <w:jc w:val="left"/>
      </w:pPr>
      <w:r>
        <w:br w:type="page"/>
      </w:r>
    </w:p>
    <w:p w14:paraId="6B3A05AD" w14:textId="2C2B02F4" w:rsidR="00340814" w:rsidRDefault="00340814" w:rsidP="00C90A87">
      <w:pPr>
        <w:pStyle w:val="TabulkaCaption"/>
      </w:pPr>
      <w:r w:rsidRPr="00C90A87">
        <w:rPr>
          <w:b/>
          <w:bCs w:val="0"/>
        </w:rPr>
        <w:lastRenderedPageBreak/>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35E76">
        <w:rPr>
          <w:b/>
          <w:bCs w:val="0"/>
        </w:rPr>
        <w:t>1</w:t>
      </w:r>
      <w:r w:rsidRPr="00C90A87">
        <w:rPr>
          <w:b/>
          <w:bCs w:val="0"/>
        </w:rPr>
        <w:fldChar w:fldCharType="end"/>
      </w:r>
      <w:r>
        <w:t>:</w:t>
      </w:r>
      <w:r>
        <w:t xml:space="preserve"> RGB trojůhelník pomocí WebGL</w:t>
      </w:r>
    </w:p>
    <w:p w14:paraId="43262C31" w14:textId="7E3038C8" w:rsidR="00442C9A" w:rsidRPr="0018468E" w:rsidRDefault="00A5435A" w:rsidP="00442C9A">
      <w:r w:rsidRPr="0018468E">
        <w:drawing>
          <wp:inline distT="0" distB="0" distL="0" distR="0" wp14:anchorId="045FCDB7" wp14:editId="46078CE0">
            <wp:extent cx="5563487" cy="5968266"/>
            <wp:effectExtent l="0" t="0" r="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rotWithShape="1">
                    <a:blip r:embed="rId20"/>
                    <a:srcRect l="1860" t="1396" r="5897" b="2028"/>
                    <a:stretch>
                      <a:fillRect/>
                    </a:stretch>
                  </pic:blipFill>
                  <pic:spPr bwMode="auto">
                    <a:xfrm>
                      <a:off x="0" y="0"/>
                      <a:ext cx="5564613" cy="5969474"/>
                    </a:xfrm>
                    <a:prstGeom prst="rect">
                      <a:avLst/>
                    </a:prstGeom>
                    <a:ln>
                      <a:noFill/>
                    </a:ln>
                    <a:extLst>
                      <a:ext uri="{53640926-AAD7-44D8-BBD7-CCE9431645EC}">
                        <a14:shadowObscured xmlns:a14="http://schemas.microsoft.com/office/drawing/2010/main"/>
                      </a:ext>
                    </a:extLst>
                  </pic:spPr>
                </pic:pic>
              </a:graphicData>
            </a:graphic>
          </wp:inline>
        </w:drawing>
      </w:r>
    </w:p>
    <w:p w14:paraId="617658A0" w14:textId="194C35D0" w:rsidR="00175F2B" w:rsidRDefault="00175F2B" w:rsidP="00175F2B">
      <w:pPr>
        <w:pStyle w:val="TabulkaCaption"/>
      </w:pPr>
      <w:r>
        <w:t>Zdroj: vlastní kód</w:t>
      </w:r>
    </w:p>
    <w:p w14:paraId="1BB934CC" w14:textId="77777777" w:rsidR="00175F2B" w:rsidRDefault="00175F2B">
      <w:pPr>
        <w:widowControl w:val="0"/>
        <w:autoSpaceDE w:val="0"/>
        <w:autoSpaceDN w:val="0"/>
        <w:spacing w:before="0" w:beforeAutospacing="0" w:after="0" w:afterAutospacing="0" w:line="240" w:lineRule="auto"/>
        <w:jc w:val="left"/>
        <w:rPr>
          <w:bCs/>
          <w:i/>
          <w:iCs/>
          <w:sz w:val="20"/>
          <w:szCs w:val="18"/>
        </w:rPr>
      </w:pPr>
      <w:r>
        <w:br w:type="page"/>
      </w:r>
    </w:p>
    <w:p w14:paraId="033ADB79" w14:textId="7968D621" w:rsidR="00442C9A" w:rsidRPr="0018468E" w:rsidRDefault="00442C9A" w:rsidP="00FD0344">
      <w:pPr>
        <w:pStyle w:val="Nadpis2"/>
        <w:rPr>
          <w:rFonts w:cstheme="minorHAnsi"/>
        </w:rPr>
      </w:pPr>
      <w:bookmarkStart w:id="458" w:name="_Toc202905376"/>
      <w:r w:rsidRPr="0018468E">
        <w:rPr>
          <w:rFonts w:cstheme="minorHAnsi"/>
        </w:rPr>
        <w:lastRenderedPageBreak/>
        <w:t>WebGL</w:t>
      </w:r>
      <w:r w:rsidR="00175F2B">
        <w:rPr>
          <w:rFonts w:cstheme="minorHAnsi"/>
        </w:rPr>
        <w:t xml:space="preserve"> </w:t>
      </w:r>
      <w:r w:rsidRPr="0018468E">
        <w:rPr>
          <w:rFonts w:cstheme="minorHAnsi"/>
        </w:rPr>
        <w:t>2</w:t>
      </w:r>
      <w:bookmarkEnd w:id="458"/>
    </w:p>
    <w:p w14:paraId="31ACE86B" w14:textId="3DF5FCAD" w:rsidR="00175F2B" w:rsidRPr="0018468E" w:rsidRDefault="006A0B57" w:rsidP="00442C9A">
      <w:r w:rsidRPr="0018468E">
        <w:t xml:space="preserve">WebGL2 rozšiřuje původní WebGL o funkce z OpenGL ES 3.0, ale zachovává podobnou syntaxi. </w:t>
      </w:r>
    </w:p>
    <w:p w14:paraId="3740926B" w14:textId="4E788523" w:rsidR="00175F2B" w:rsidRDefault="00175F2B" w:rsidP="00C90A87">
      <w:pPr>
        <w:pStyle w:val="TabulkaCaption"/>
      </w:pPr>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35E76">
        <w:rPr>
          <w:b/>
          <w:bCs w:val="0"/>
        </w:rPr>
        <w:t>2</w:t>
      </w:r>
      <w:r w:rsidRPr="00C90A87">
        <w:rPr>
          <w:b/>
          <w:bCs w:val="0"/>
        </w:rPr>
        <w:fldChar w:fldCharType="end"/>
      </w:r>
      <w:r w:rsidRPr="00C90A87">
        <w:rPr>
          <w:b/>
          <w:bCs w:val="0"/>
        </w:rPr>
        <w:t>:</w:t>
      </w:r>
      <w:r>
        <w:t xml:space="preserve"> </w:t>
      </w:r>
      <w:r w:rsidRPr="00B93471">
        <w:t>RGB trojůhelník pomocí WebGL</w:t>
      </w:r>
      <w:r>
        <w:t xml:space="preserve"> 2</w:t>
      </w:r>
    </w:p>
    <w:p w14:paraId="0D613105" w14:textId="1C7F0073" w:rsidR="00442C9A" w:rsidRDefault="00A5435A" w:rsidP="00442C9A">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21"/>
                    <a:stretch>
                      <a:fillRect/>
                    </a:stretch>
                  </pic:blipFill>
                  <pic:spPr>
                    <a:xfrm>
                      <a:off x="0" y="0"/>
                      <a:ext cx="5096586" cy="6134956"/>
                    </a:xfrm>
                    <a:prstGeom prst="rect">
                      <a:avLst/>
                    </a:prstGeom>
                  </pic:spPr>
                </pic:pic>
              </a:graphicData>
            </a:graphic>
          </wp:inline>
        </w:drawing>
      </w:r>
    </w:p>
    <w:p w14:paraId="2808D6BD" w14:textId="4063FF38" w:rsidR="00175F2B" w:rsidRPr="00442C9A" w:rsidRDefault="00175F2B" w:rsidP="00C90A87">
      <w:pPr>
        <w:pStyle w:val="TabulkaCaption"/>
      </w:pPr>
      <w:r>
        <w:t>Zdroj: vlastní kód</w:t>
      </w:r>
    </w:p>
    <w:p w14:paraId="129886BF" w14:textId="185EFFEF" w:rsidR="00C1187C" w:rsidRPr="0018468E" w:rsidRDefault="00C1187C" w:rsidP="006A0B57">
      <w:r w:rsidRPr="0018468E">
        <w:t>WebGL2 implementace využívá rozšířený kontext webgl2 namísto základního webgl. Při implementaci RGB trojúhelníku jsou rozdíly minimální</w:t>
      </w:r>
      <w:r w:rsidR="00175F2B">
        <w:t xml:space="preserve">. </w:t>
      </w:r>
      <w:r w:rsidRPr="0018468E">
        <w:t>API zůstává kompatibilní s WebGL.</w:t>
      </w:r>
    </w:p>
    <w:p w14:paraId="36DA31EF" w14:textId="148DF8C7" w:rsidR="00442C9A" w:rsidRPr="0018468E" w:rsidRDefault="00442C9A" w:rsidP="00FD0344">
      <w:pPr>
        <w:pStyle w:val="Nadpis2"/>
        <w:rPr>
          <w:rFonts w:cstheme="minorHAnsi"/>
        </w:rPr>
      </w:pPr>
      <w:bookmarkStart w:id="459" w:name="_Toc202905377"/>
      <w:r w:rsidRPr="0018468E">
        <w:rPr>
          <w:rFonts w:cstheme="minorHAnsi"/>
        </w:rPr>
        <w:lastRenderedPageBreak/>
        <w:t>WebGPU</w:t>
      </w:r>
      <w:bookmarkEnd w:id="459"/>
    </w:p>
    <w:p w14:paraId="14AE1CFF" w14:textId="66D21841" w:rsidR="0064500A" w:rsidRDefault="006A0B57" w:rsidP="00D60D7B">
      <w:r w:rsidRPr="0018468E">
        <w:t>WebGPU představuje zásadní změnu v přístupu k programování GPU na webu. Místo imperativního stavového modelu používá explicitní pipeline objekty. Implementace je složitější, ale poskytuje větší kontrolu nad vykreslovacím procesem.</w:t>
      </w:r>
      <w:r w:rsidR="0064500A">
        <w:t xml:space="preserve"> </w:t>
      </w:r>
      <w:r w:rsidR="0064500A" w:rsidRPr="0064500A">
        <w:t xml:space="preserve">Implementace trojúhelníku tak zahrnuje vytvoření GPUDevice, GPURenderPipeline a předání dat bufferu do grafu příkazů, jak demonstruje oficiální tutoriál </w:t>
      </w:r>
      <w:sdt>
        <w:sdtPr>
          <w:id w:val="-2031559187"/>
          <w:citation/>
        </w:sdtPr>
        <w:sdtContent>
          <w:r w:rsidR="0064500A">
            <w:fldChar w:fldCharType="begin"/>
          </w:r>
          <w:r w:rsidR="0064500A">
            <w:instrText xml:space="preserve"> CITATION Moz25 \l 1029 </w:instrText>
          </w:r>
          <w:r w:rsidR="0064500A">
            <w:fldChar w:fldCharType="separate"/>
          </w:r>
          <w:r w:rsidR="006428B1">
            <w:t>(MDN Web Docs, 2025)</w:t>
          </w:r>
          <w:r w:rsidR="0064500A">
            <w:fldChar w:fldCharType="end"/>
          </w:r>
        </w:sdtContent>
      </w:sdt>
      <w:r w:rsidR="0064500A">
        <w:t>.</w:t>
      </w:r>
    </w:p>
    <w:p w14:paraId="7EF1483D" w14:textId="4948AEE6" w:rsidR="0064500A" w:rsidRDefault="0064500A" w:rsidP="00C90A87">
      <w:pPr>
        <w:pStyle w:val="Nadpis3"/>
      </w:pPr>
      <w:bookmarkStart w:id="460" w:name="_Toc202905378"/>
      <w:r>
        <w:t>Bezpečnost a CORS</w:t>
      </w:r>
      <w:bookmarkEnd w:id="460"/>
    </w:p>
    <w:p w14:paraId="520B5102" w14:textId="38D464E5" w:rsidR="00D60D7B" w:rsidRPr="00D60D7B" w:rsidRDefault="00D60D7B" w:rsidP="00D60D7B">
      <w:r w:rsidRPr="00D60D7B">
        <w:t xml:space="preserve">Prvním významným problémem při vývoji </w:t>
      </w:r>
      <w:r w:rsidR="0064500A">
        <w:t>za použití WebGPU API</w:t>
      </w:r>
      <w:r w:rsidRPr="00D60D7B">
        <w:t xml:space="preserve">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03B06D04"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w:t>
      </w:r>
      <w:r w:rsidR="0064500A">
        <w:t>byl zvolen</w:t>
      </w:r>
      <w:r w:rsidR="00B736CF" w:rsidRPr="0018468E">
        <w:t xml:space="preserve"> příkaz </w:t>
      </w:r>
      <w:r w:rsidR="00B736CF" w:rsidRPr="0018468E">
        <w:rPr>
          <w:i/>
          <w:iCs/>
        </w:rPr>
        <w:t>python -m http.server 8000</w:t>
      </w:r>
      <w:r w:rsidR="00B736CF" w:rsidRPr="0018468E">
        <w:t xml:space="preserve"> </w:t>
      </w:r>
      <w:r w:rsidR="0064500A">
        <w:t>viz níže</w:t>
      </w:r>
    </w:p>
    <w:p w14:paraId="495945C2" w14:textId="27921E87" w:rsidR="0064500A" w:rsidRDefault="0064500A" w:rsidP="00C90A87">
      <w:pPr>
        <w:pStyle w:val="TabulkaCaption"/>
      </w:pPr>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935E76">
        <w:rPr>
          <w:b/>
          <w:bCs w:val="0"/>
        </w:rPr>
        <w:t>3</w:t>
      </w:r>
      <w:r w:rsidRPr="00C90A87">
        <w:rPr>
          <w:b/>
          <w:bCs w:val="0"/>
        </w:rPr>
        <w:fldChar w:fldCharType="end"/>
      </w:r>
      <w:r w:rsidRPr="00C90A87">
        <w:rPr>
          <w:b/>
          <w:bCs w:val="0"/>
        </w:rPr>
        <w:t>:</w:t>
      </w:r>
      <w:r>
        <w:t xml:space="preserve"> </w:t>
      </w:r>
      <w:r>
        <w:t>Terminál spuštění a použití serveru</w:t>
      </w:r>
    </w:p>
    <w:p w14:paraId="66C57464" w14:textId="482C7336" w:rsidR="00B736CF" w:rsidRPr="00D60D7B" w:rsidRDefault="00B736CF" w:rsidP="00D60D7B">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2"/>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2F74CEE6" w14:textId="233E41DC" w:rsidR="0064500A" w:rsidRDefault="0064500A" w:rsidP="0064500A">
      <w:pPr>
        <w:pStyle w:val="TabulkaCaption"/>
      </w:pPr>
      <w:r>
        <w:t>Zdroj: vlastní kód</w:t>
      </w:r>
    </w:p>
    <w:p w14:paraId="15C2031B" w14:textId="77777777" w:rsidR="0064500A" w:rsidRDefault="0064500A" w:rsidP="0064500A">
      <w:pPr>
        <w:pStyle w:val="TabulkaCaption"/>
      </w:pPr>
    </w:p>
    <w:p w14:paraId="2369034C" w14:textId="77777777" w:rsidR="00FD0344" w:rsidRPr="00D60D7B" w:rsidRDefault="00FD0344" w:rsidP="00D60D7B"/>
    <w:p w14:paraId="2BD6E016" w14:textId="125374CF" w:rsidR="00D60D7B" w:rsidDel="006428B1" w:rsidRDefault="00D60D7B" w:rsidP="006428B1">
      <w:pPr>
        <w:pStyle w:val="TabulkaCaption"/>
        <w:rPr>
          <w:del w:id="461" w:author="Valerij Šlovikov" w:date="2025-07-08T22:03:00Z" w16du:dateUtc="2025-07-08T20:03:00Z"/>
          <w:b/>
        </w:rPr>
      </w:pPr>
      <w:del w:id="462" w:author="Valerij Šlovikov" w:date="2025-07-08T22:03:00Z" w16du:dateUtc="2025-07-08T20:03:00Z">
        <w:r w:rsidRPr="00D60D7B" w:rsidDel="006428B1">
          <w:rPr>
            <w:b/>
          </w:rPr>
          <w:lastRenderedPageBreak/>
          <w:delText>Chrome (úspěšná implementace):</w:delText>
        </w:r>
        <w:bookmarkStart w:id="463" w:name="_Toc202905379"/>
        <w:bookmarkEnd w:id="463"/>
      </w:del>
    </w:p>
    <w:p w14:paraId="4019BF8B" w14:textId="48CAC397" w:rsidR="006428B1" w:rsidRPr="00D60D7B" w:rsidRDefault="006428B1" w:rsidP="006428B1">
      <w:pPr>
        <w:pStyle w:val="Nadpis3"/>
        <w:rPr>
          <w:ins w:id="464" w:author="Valerij Šlovikov" w:date="2025-07-08T22:03:00Z" w16du:dateUtc="2025-07-08T20:03:00Z"/>
        </w:rPr>
        <w:pPrChange w:id="465" w:author="Valerij Šlovikov" w:date="2025-07-08T22:03:00Z" w16du:dateUtc="2025-07-08T20:03:00Z">
          <w:pPr/>
        </w:pPrChange>
      </w:pPr>
      <w:bookmarkStart w:id="466" w:name="_Toc202905380"/>
      <w:ins w:id="467" w:author="Valerij Šlovikov" w:date="2025-07-08T22:03:00Z" w16du:dateUtc="2025-07-08T20:03:00Z">
        <w:r>
          <w:t>Kompatibilita prohlížečů</w:t>
        </w:r>
        <w:bookmarkEnd w:id="466"/>
      </w:ins>
    </w:p>
    <w:p w14:paraId="6D5F7113" w14:textId="0299D500" w:rsidR="00D60D7B" w:rsidRPr="00D60D7B" w:rsidDel="006428B1" w:rsidRDefault="00D60D7B" w:rsidP="00D60D7B">
      <w:pPr>
        <w:numPr>
          <w:ilvl w:val="0"/>
          <w:numId w:val="48"/>
        </w:numPr>
        <w:rPr>
          <w:del w:id="468" w:author="Valerij Šlovikov" w:date="2025-07-08T22:03:00Z" w16du:dateUtc="2025-07-08T20:03:00Z"/>
        </w:rPr>
      </w:pPr>
      <w:del w:id="469" w:author="Valerij Šlovikov" w:date="2025-07-08T22:03:00Z" w16du:dateUtc="2025-07-08T20:03:00Z">
        <w:r w:rsidRPr="00D60D7B" w:rsidDel="006428B1">
          <w:delText>WebGL/WebGL2: Plná podpora bez dodatečných nastavení</w:delText>
        </w:r>
      </w:del>
    </w:p>
    <w:p w14:paraId="0181D1E1" w14:textId="0A02050E" w:rsidR="00D60D7B" w:rsidRPr="00D60D7B" w:rsidDel="006428B1" w:rsidRDefault="00D60D7B" w:rsidP="00D60D7B">
      <w:pPr>
        <w:numPr>
          <w:ilvl w:val="0"/>
          <w:numId w:val="48"/>
        </w:numPr>
        <w:rPr>
          <w:del w:id="470" w:author="Valerij Šlovikov" w:date="2025-07-08T22:03:00Z" w16du:dateUtc="2025-07-08T20:03:00Z"/>
        </w:rPr>
      </w:pPr>
      <w:del w:id="471" w:author="Valerij Šlovikov" w:date="2025-07-08T22:03:00Z" w16du:dateUtc="2025-07-08T20:03:00Z">
        <w:r w:rsidRPr="00D60D7B" w:rsidDel="006428B1">
          <w:delText>WebGPU: Funkční od verze 113+, vyžaduje však explicitní povolení v chrome://flags v older verzích</w:delText>
        </w:r>
      </w:del>
    </w:p>
    <w:p w14:paraId="0F72E7B1" w14:textId="16EE2214" w:rsidR="00FD0344" w:rsidRPr="0018468E" w:rsidDel="006428B1" w:rsidRDefault="00D60D7B" w:rsidP="00D60D7B">
      <w:pPr>
        <w:rPr>
          <w:del w:id="472" w:author="Valerij Šlovikov" w:date="2025-07-08T22:03:00Z" w16du:dateUtc="2025-07-08T20:03:00Z"/>
        </w:rPr>
      </w:pPr>
      <w:del w:id="473" w:author="Valerij Šlovikov" w:date="2025-07-08T22:03:00Z" w16du:dateUtc="2025-07-08T20:03:00Z">
        <w:r w:rsidRPr="00D60D7B" w:rsidDel="006428B1">
          <w:rPr>
            <w:b/>
            <w:bCs/>
          </w:rPr>
          <w:delText>Firefox (limitovaná podpora):</w:delText>
        </w:r>
        <w:r w:rsidRPr="00D60D7B" w:rsidDel="006428B1">
          <w:delText xml:space="preserve"> </w:delText>
        </w:r>
      </w:del>
    </w:p>
    <w:p w14:paraId="6A9AEF24" w14:textId="6FE6AAB3" w:rsidR="00FD0344" w:rsidRPr="0018468E" w:rsidDel="006428B1" w:rsidRDefault="00D60D7B" w:rsidP="003F72D8">
      <w:pPr>
        <w:pStyle w:val="Odstavecseseznamem"/>
        <w:numPr>
          <w:ilvl w:val="0"/>
          <w:numId w:val="49"/>
        </w:numPr>
        <w:rPr>
          <w:del w:id="474" w:author="Valerij Šlovikov" w:date="2025-07-08T22:03:00Z" w16du:dateUtc="2025-07-08T20:03:00Z"/>
          <w:i/>
          <w:iCs/>
        </w:rPr>
      </w:pPr>
      <w:del w:id="475" w:author="Valerij Šlovikov" w:date="2025-07-08T22:03:00Z" w16du:dateUtc="2025-07-08T20:03:00Z">
        <w:r w:rsidRPr="0018468E" w:rsidDel="006428B1">
          <w:delText>WebGPU v běžné verzi Firefoxu vygeneroval následující chybu:</w:delText>
        </w:r>
        <w:r w:rsidR="00FD0344" w:rsidRPr="0018468E" w:rsidDel="006428B1">
          <w:delText xml:space="preserve"> </w:delText>
        </w:r>
        <w:r w:rsidR="00FD0344" w:rsidRPr="0018468E" w:rsidDel="006428B1">
          <w:rPr>
            <w:rStyle w:val="objectbox-stacktrace"/>
            <w:i/>
            <w:iCs/>
          </w:rPr>
          <w:delText xml:space="preserve">DOMException: </w:delText>
        </w:r>
        <w:r w:rsidR="00FD0344" w:rsidRPr="0018468E" w:rsidDel="006428B1">
          <w:rPr>
            <w:rStyle w:val="objectbox"/>
            <w:i/>
            <w:iCs/>
          </w:rPr>
          <w:delText>WebGPU is not yet available in Release or late Beta builds.</w:delText>
        </w:r>
      </w:del>
    </w:p>
    <w:p w14:paraId="537FFFF3" w14:textId="5F8289EC" w:rsidR="00D60D7B" w:rsidRPr="00D60D7B" w:rsidDel="006428B1" w:rsidRDefault="00D60D7B" w:rsidP="003F72D8">
      <w:pPr>
        <w:pStyle w:val="Odstavecseseznamem"/>
        <w:numPr>
          <w:ilvl w:val="0"/>
          <w:numId w:val="49"/>
        </w:numPr>
        <w:rPr>
          <w:del w:id="476" w:author="Valerij Šlovikov" w:date="2025-07-08T22:03:00Z" w16du:dateUtc="2025-07-08T20:03:00Z"/>
        </w:rPr>
      </w:pPr>
      <w:del w:id="477" w:author="Valerij Šlovikov" w:date="2025-07-08T22:03:00Z" w16du:dateUtc="2025-07-08T20:03:00Z">
        <w:r w:rsidRPr="00D60D7B" w:rsidDel="006428B1">
          <w:delText>WebGL/WebGL2: Plná podpora</w:delText>
        </w:r>
      </w:del>
    </w:p>
    <w:p w14:paraId="708ADC8D" w14:textId="66EC49B2" w:rsidR="00D60D7B" w:rsidRPr="00D60D7B" w:rsidDel="006428B1" w:rsidRDefault="00D60D7B" w:rsidP="00D60D7B">
      <w:pPr>
        <w:numPr>
          <w:ilvl w:val="0"/>
          <w:numId w:val="49"/>
        </w:numPr>
        <w:rPr>
          <w:del w:id="478" w:author="Valerij Šlovikov" w:date="2025-07-08T22:03:00Z" w16du:dateUtc="2025-07-08T20:03:00Z"/>
        </w:rPr>
      </w:pPr>
      <w:del w:id="479" w:author="Valerij Šlovikov" w:date="2025-07-08T22:03:00Z" w16du:dateUtc="2025-07-08T20:03:00Z">
        <w:r w:rsidRPr="00D60D7B" w:rsidDel="006428B1">
          <w:delText>WebGPU: Dostupné pouze v Nightly builds s manual flags</w:delText>
        </w:r>
      </w:del>
    </w:p>
    <w:p w14:paraId="1A3BEDCF" w14:textId="11902598" w:rsidR="00D60D7B" w:rsidRPr="00D60D7B" w:rsidDel="006428B1" w:rsidRDefault="00D60D7B" w:rsidP="00D60D7B">
      <w:pPr>
        <w:rPr>
          <w:del w:id="480" w:author="Valerij Šlovikov" w:date="2025-07-08T22:03:00Z" w16du:dateUtc="2025-07-08T20:03:00Z"/>
        </w:rPr>
      </w:pPr>
      <w:del w:id="481" w:author="Valerij Šlovikov" w:date="2025-07-08T22:03:00Z" w16du:dateUtc="2025-07-08T20:03:00Z">
        <w:r w:rsidRPr="00D60D7B" w:rsidDel="006428B1">
          <w:rPr>
            <w:b/>
            <w:bCs/>
          </w:rPr>
          <w:delText>Implikace pro vývoj:</w:delText>
        </w:r>
      </w:del>
    </w:p>
    <w:p w14:paraId="081ED6EC" w14:textId="0E429F35" w:rsidR="00D60D7B" w:rsidRPr="00D60D7B" w:rsidDel="006428B1" w:rsidRDefault="00D60D7B" w:rsidP="00D60D7B">
      <w:pPr>
        <w:numPr>
          <w:ilvl w:val="0"/>
          <w:numId w:val="50"/>
        </w:numPr>
        <w:rPr>
          <w:del w:id="482" w:author="Valerij Šlovikov" w:date="2025-07-08T22:03:00Z" w16du:dateUtc="2025-07-08T20:03:00Z"/>
        </w:rPr>
      </w:pPr>
      <w:del w:id="483" w:author="Valerij Šlovikov" w:date="2025-07-08T22:03:00Z" w16du:dateUtc="2025-07-08T20:03:00Z">
        <w:r w:rsidRPr="00D60D7B" w:rsidDel="006428B1">
          <w:delText>Nutnost feature detection a fallback strategií</w:delText>
        </w:r>
      </w:del>
    </w:p>
    <w:p w14:paraId="2227E278" w14:textId="0475E553" w:rsidR="00D60D7B" w:rsidRPr="00D60D7B" w:rsidDel="006428B1" w:rsidRDefault="00D60D7B" w:rsidP="00D60D7B">
      <w:pPr>
        <w:numPr>
          <w:ilvl w:val="0"/>
          <w:numId w:val="50"/>
        </w:numPr>
        <w:rPr>
          <w:del w:id="484" w:author="Valerij Šlovikov" w:date="2025-07-08T22:03:00Z" w16du:dateUtc="2025-07-08T20:03:00Z"/>
        </w:rPr>
      </w:pPr>
      <w:del w:id="485" w:author="Valerij Šlovikov" w:date="2025-07-08T22:03:00Z" w16du:dateUtc="2025-07-08T20:03:00Z">
        <w:r w:rsidRPr="00D60D7B" w:rsidDel="006428B1">
          <w:delText>Testování napříč více prohlížeči během development fáze</w:delText>
        </w:r>
      </w:del>
    </w:p>
    <w:p w14:paraId="2B24EAB3" w14:textId="17831DC2" w:rsidR="006428B1" w:rsidRDefault="00D60D7B" w:rsidP="006428B1">
      <w:pPr>
        <w:pStyle w:val="TabulkaCaption"/>
        <w:rPr>
          <w:ins w:id="486" w:author="Valerij Šlovikov" w:date="2025-07-08T21:59:00Z" w16du:dateUtc="2025-07-08T19:59:00Z"/>
        </w:rPr>
        <w:pPrChange w:id="487" w:author="Valerij Šlovikov" w:date="2025-07-08T22:02:00Z" w16du:dateUtc="2025-07-08T20:02:00Z">
          <w:pPr>
            <w:numPr>
              <w:numId w:val="50"/>
            </w:numPr>
            <w:tabs>
              <w:tab w:val="num" w:pos="720"/>
            </w:tabs>
            <w:ind w:left="720" w:hanging="360"/>
          </w:pPr>
        </w:pPrChange>
      </w:pPr>
      <w:del w:id="488" w:author="Valerij Šlovikov" w:date="2025-07-08T22:03:00Z" w16du:dateUtc="2025-07-08T20:03:00Z">
        <w:r w:rsidRPr="00D60D7B" w:rsidDel="006428B1">
          <w:delText>Dokumentace browser requirements pro end-users</w:delText>
        </w:r>
      </w:del>
      <w:ins w:id="489" w:author="Valerij Šlovikov" w:date="2025-07-08T22:01:00Z" w16du:dateUtc="2025-07-08T20:01:00Z">
        <w:r w:rsidR="006428B1" w:rsidRPr="006428B1">
          <w:rPr>
            <w:b/>
            <w:bCs w:val="0"/>
            <w:rPrChange w:id="490" w:author="Valerij Šlovikov" w:date="2025-07-08T22:02:00Z" w16du:dateUtc="2025-07-08T20:02:00Z">
              <w:rPr>
                <w:bCs/>
              </w:rPr>
            </w:rPrChange>
          </w:rPr>
          <w:t xml:space="preserve">Tabulka </w:t>
        </w:r>
        <w:r w:rsidR="006428B1" w:rsidRPr="006428B1">
          <w:rPr>
            <w:b/>
            <w:bCs w:val="0"/>
            <w:rPrChange w:id="491" w:author="Valerij Šlovikov" w:date="2025-07-08T22:02:00Z" w16du:dateUtc="2025-07-08T20:02:00Z">
              <w:rPr>
                <w:bCs/>
              </w:rPr>
            </w:rPrChange>
          </w:rPr>
          <w:fldChar w:fldCharType="begin"/>
        </w:r>
        <w:r w:rsidR="006428B1" w:rsidRPr="006428B1">
          <w:rPr>
            <w:b/>
            <w:bCs w:val="0"/>
            <w:rPrChange w:id="492" w:author="Valerij Šlovikov" w:date="2025-07-08T22:02:00Z" w16du:dateUtc="2025-07-08T20:02:00Z">
              <w:rPr>
                <w:bCs/>
              </w:rPr>
            </w:rPrChange>
          </w:rPr>
          <w:instrText xml:space="preserve"> SEQ Tabulka \* ARABIC </w:instrText>
        </w:r>
      </w:ins>
      <w:r w:rsidR="006428B1" w:rsidRPr="006428B1">
        <w:rPr>
          <w:b/>
          <w:bCs w:val="0"/>
          <w:rPrChange w:id="493" w:author="Valerij Šlovikov" w:date="2025-07-08T22:02:00Z" w16du:dateUtc="2025-07-08T20:02:00Z">
            <w:rPr>
              <w:bCs/>
            </w:rPr>
          </w:rPrChange>
        </w:rPr>
        <w:fldChar w:fldCharType="separate"/>
      </w:r>
      <w:ins w:id="494" w:author="Valerij Šlovikov" w:date="2025-07-08T22:17:00Z" w16du:dateUtc="2025-07-08T20:17:00Z">
        <w:r w:rsidR="00935E76">
          <w:rPr>
            <w:b/>
            <w:bCs w:val="0"/>
          </w:rPr>
          <w:t>5</w:t>
        </w:r>
      </w:ins>
      <w:ins w:id="495" w:author="Valerij Šlovikov" w:date="2025-07-08T22:01:00Z" w16du:dateUtc="2025-07-08T20:01:00Z">
        <w:r w:rsidR="006428B1" w:rsidRPr="006428B1">
          <w:rPr>
            <w:b/>
            <w:bCs w:val="0"/>
            <w:rPrChange w:id="496" w:author="Valerij Šlovikov" w:date="2025-07-08T22:02:00Z" w16du:dateUtc="2025-07-08T20:02:00Z">
              <w:rPr>
                <w:bCs/>
              </w:rPr>
            </w:rPrChange>
          </w:rPr>
          <w:fldChar w:fldCharType="end"/>
        </w:r>
        <w:r w:rsidR="006428B1" w:rsidRPr="006428B1">
          <w:rPr>
            <w:b/>
            <w:bCs w:val="0"/>
            <w:rPrChange w:id="497" w:author="Valerij Šlovikov" w:date="2025-07-08T22:02:00Z" w16du:dateUtc="2025-07-08T20:02:00Z">
              <w:rPr/>
            </w:rPrChange>
          </w:rPr>
          <w:t>:</w:t>
        </w:r>
        <w:r w:rsidR="006428B1">
          <w:t xml:space="preserve"> </w:t>
        </w:r>
        <w:r w:rsidR="006428B1">
          <w:t>Podpora WebGPU</w:t>
        </w:r>
      </w:ins>
    </w:p>
    <w:tbl>
      <w:tblPr>
        <w:tblStyle w:val="Prosttabulka1"/>
        <w:tblW w:w="0" w:type="auto"/>
        <w:tblLook w:val="04A0" w:firstRow="1" w:lastRow="0" w:firstColumn="1" w:lastColumn="0" w:noHBand="0" w:noVBand="1"/>
        <w:tblPrChange w:id="498" w:author="Valerij Šlovikov" w:date="2025-07-08T22:00:00Z" w16du:dateUtc="2025-07-08T20:00:00Z">
          <w:tblPr>
            <w:tblStyle w:val="Prosttabulka1"/>
            <w:tblW w:w="0" w:type="auto"/>
            <w:tblLook w:val="04A0" w:firstRow="1" w:lastRow="0" w:firstColumn="1" w:lastColumn="0" w:noHBand="0" w:noVBand="1"/>
          </w:tblPr>
        </w:tblPrChange>
      </w:tblPr>
      <w:tblGrid>
        <w:gridCol w:w="1398"/>
        <w:gridCol w:w="1574"/>
        <w:gridCol w:w="2977"/>
        <w:gridCol w:w="3541"/>
        <w:tblGridChange w:id="499">
          <w:tblGrid>
            <w:gridCol w:w="1398"/>
            <w:gridCol w:w="1500"/>
            <w:gridCol w:w="74"/>
            <w:gridCol w:w="2123"/>
            <w:gridCol w:w="429"/>
            <w:gridCol w:w="425"/>
            <w:gridCol w:w="3541"/>
          </w:tblGrid>
        </w:tblGridChange>
      </w:tblGrid>
      <w:tr w:rsidR="006428B1" w:rsidRPr="006428B1" w14:paraId="47A2120B" w14:textId="77777777" w:rsidTr="006428B1">
        <w:trPr>
          <w:cnfStyle w:val="100000000000" w:firstRow="1" w:lastRow="0" w:firstColumn="0" w:lastColumn="0" w:oddVBand="0" w:evenVBand="0" w:oddHBand="0" w:evenHBand="0" w:firstRowFirstColumn="0" w:firstRowLastColumn="0" w:lastRowFirstColumn="0" w:lastRowLastColumn="0"/>
          <w:ins w:id="500"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01" w:author="Valerij Šlovikov" w:date="2025-07-08T22:00:00Z" w16du:dateUtc="2025-07-08T20:00:00Z">
              <w:tcPr>
                <w:tcW w:w="1398" w:type="dxa"/>
                <w:hideMark/>
              </w:tcPr>
            </w:tcPrChange>
          </w:tcPr>
          <w:p w14:paraId="4E7E6618" w14:textId="77777777" w:rsidR="006428B1" w:rsidRPr="006428B1" w:rsidRDefault="006428B1" w:rsidP="006428B1">
            <w:pPr>
              <w:cnfStyle w:val="101000000000" w:firstRow="1" w:lastRow="0" w:firstColumn="1" w:lastColumn="0" w:oddVBand="0" w:evenVBand="0" w:oddHBand="0" w:evenHBand="0" w:firstRowFirstColumn="0" w:firstRowLastColumn="0" w:lastRowFirstColumn="0" w:lastRowLastColumn="0"/>
              <w:rPr>
                <w:ins w:id="502" w:author="Valerij Šlovikov" w:date="2025-07-08T21:59:00Z"/>
              </w:rPr>
            </w:pPr>
            <w:ins w:id="503" w:author="Valerij Šlovikov" w:date="2025-07-08T21:59:00Z">
              <w:r w:rsidRPr="006428B1">
                <w:t>Prohlížeč</w:t>
              </w:r>
            </w:ins>
          </w:p>
        </w:tc>
        <w:tc>
          <w:tcPr>
            <w:tcW w:w="1574" w:type="dxa"/>
            <w:hideMark/>
            <w:tcPrChange w:id="504" w:author="Valerij Šlovikov" w:date="2025-07-08T22:00:00Z" w16du:dateUtc="2025-07-08T20:00:00Z">
              <w:tcPr>
                <w:tcW w:w="1500" w:type="dxa"/>
                <w:hideMark/>
              </w:tcPr>
            </w:tcPrChange>
          </w:tcPr>
          <w:p w14:paraId="621F8ABF" w14:textId="76F1097C"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05" w:author="Valerij Šlovikov" w:date="2025-07-08T21:59:00Z"/>
              </w:rPr>
            </w:pPr>
            <w:ins w:id="506" w:author="Valerij Šlovikov" w:date="2025-07-08T21:59:00Z">
              <w:r w:rsidRPr="006428B1">
                <w:t xml:space="preserve">WebGL </w:t>
              </w:r>
            </w:ins>
          </w:p>
        </w:tc>
        <w:tc>
          <w:tcPr>
            <w:tcW w:w="2977" w:type="dxa"/>
            <w:hideMark/>
            <w:tcPrChange w:id="507" w:author="Valerij Šlovikov" w:date="2025-07-08T22:00:00Z" w16du:dateUtc="2025-07-08T20:00:00Z">
              <w:tcPr>
                <w:tcW w:w="2626" w:type="dxa"/>
                <w:gridSpan w:val="3"/>
                <w:hideMark/>
              </w:tcPr>
            </w:tcPrChange>
          </w:tcPr>
          <w:p w14:paraId="6F1AAE08"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08" w:author="Valerij Šlovikov" w:date="2025-07-08T21:59:00Z"/>
              </w:rPr>
            </w:pPr>
            <w:ins w:id="509" w:author="Valerij Šlovikov" w:date="2025-07-08T21:59:00Z">
              <w:r w:rsidRPr="006428B1">
                <w:t>WebGPU (stav 07/2025)</w:t>
              </w:r>
            </w:ins>
          </w:p>
        </w:tc>
        <w:tc>
          <w:tcPr>
            <w:tcW w:w="3541" w:type="dxa"/>
            <w:hideMark/>
            <w:tcPrChange w:id="510" w:author="Valerij Šlovikov" w:date="2025-07-08T22:00:00Z" w16du:dateUtc="2025-07-08T20:00:00Z">
              <w:tcPr>
                <w:tcW w:w="3966" w:type="dxa"/>
                <w:gridSpan w:val="2"/>
                <w:hideMark/>
              </w:tcPr>
            </w:tcPrChange>
          </w:tcPr>
          <w:p w14:paraId="6D935147"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11" w:author="Valerij Šlovikov" w:date="2025-07-08T21:59:00Z"/>
              </w:rPr>
            </w:pPr>
            <w:ins w:id="512" w:author="Valerij Šlovikov" w:date="2025-07-08T21:59:00Z">
              <w:r w:rsidRPr="006428B1">
                <w:t>Poznámka k zapnutí</w:t>
              </w:r>
            </w:ins>
          </w:p>
        </w:tc>
      </w:tr>
      <w:tr w:rsidR="006428B1" w:rsidRPr="006428B1" w14:paraId="7B6E5515" w14:textId="77777777" w:rsidTr="006428B1">
        <w:trPr>
          <w:cnfStyle w:val="000000100000" w:firstRow="0" w:lastRow="0" w:firstColumn="0" w:lastColumn="0" w:oddVBand="0" w:evenVBand="0" w:oddHBand="1" w:evenHBand="0" w:firstRowFirstColumn="0" w:firstRowLastColumn="0" w:lastRowFirstColumn="0" w:lastRowLastColumn="0"/>
          <w:ins w:id="513"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14" w:author="Valerij Šlovikov" w:date="2025-07-08T22:00:00Z" w16du:dateUtc="2025-07-08T20:00:00Z">
              <w:tcPr>
                <w:tcW w:w="1398" w:type="dxa"/>
                <w:hideMark/>
              </w:tcPr>
            </w:tcPrChange>
          </w:tcPr>
          <w:p w14:paraId="2F9B1693"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515" w:author="Valerij Šlovikov" w:date="2025-07-08T21:59:00Z"/>
              </w:rPr>
            </w:pPr>
            <w:ins w:id="516" w:author="Valerij Šlovikov" w:date="2025-07-08T21:59:00Z">
              <w:r w:rsidRPr="006428B1">
                <w:t>Chrome 113+</w:t>
              </w:r>
            </w:ins>
          </w:p>
        </w:tc>
        <w:tc>
          <w:tcPr>
            <w:tcW w:w="1574" w:type="dxa"/>
            <w:hideMark/>
            <w:tcPrChange w:id="517" w:author="Valerij Šlovikov" w:date="2025-07-08T22:00:00Z" w16du:dateUtc="2025-07-08T20:00:00Z">
              <w:tcPr>
                <w:tcW w:w="1500" w:type="dxa"/>
                <w:hideMark/>
              </w:tcPr>
            </w:tcPrChange>
          </w:tcPr>
          <w:p w14:paraId="6BBDD26D"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18" w:author="Valerij Šlovikov" w:date="2025-07-08T21:59:00Z"/>
              </w:rPr>
            </w:pPr>
            <w:ins w:id="519" w:author="Valerij Šlovikov" w:date="2025-07-08T21:59:00Z">
              <w:r w:rsidRPr="006428B1">
                <w:t>Plná podpora</w:t>
              </w:r>
            </w:ins>
          </w:p>
        </w:tc>
        <w:tc>
          <w:tcPr>
            <w:tcW w:w="2977" w:type="dxa"/>
            <w:hideMark/>
            <w:tcPrChange w:id="520" w:author="Valerij Šlovikov" w:date="2025-07-08T22:00:00Z" w16du:dateUtc="2025-07-08T20:00:00Z">
              <w:tcPr>
                <w:tcW w:w="0" w:type="auto"/>
                <w:gridSpan w:val="2"/>
                <w:hideMark/>
              </w:tcPr>
            </w:tcPrChange>
          </w:tcPr>
          <w:p w14:paraId="6C3E954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21" w:author="Valerij Šlovikov" w:date="2025-07-08T21:59:00Z"/>
              </w:rPr>
            </w:pPr>
            <w:ins w:id="522" w:author="Valerij Šlovikov" w:date="2025-07-08T21:59:00Z">
              <w:r w:rsidRPr="006428B1">
                <w:rPr>
                  <w:b/>
                  <w:bCs/>
                </w:rPr>
                <w:t>Stabilní</w:t>
              </w:r>
              <w:r w:rsidRPr="006428B1">
                <w:t xml:space="preserve"> (od 113)</w:t>
              </w:r>
            </w:ins>
          </w:p>
        </w:tc>
        <w:tc>
          <w:tcPr>
            <w:tcW w:w="3541" w:type="dxa"/>
            <w:hideMark/>
            <w:tcPrChange w:id="523" w:author="Valerij Šlovikov" w:date="2025-07-08T22:00:00Z" w16du:dateUtc="2025-07-08T20:00:00Z">
              <w:tcPr>
                <w:tcW w:w="0" w:type="auto"/>
                <w:gridSpan w:val="3"/>
                <w:hideMark/>
              </w:tcPr>
            </w:tcPrChange>
          </w:tcPr>
          <w:p w14:paraId="37F2DF53"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24" w:author="Valerij Šlovikov" w:date="2025-07-08T21:59:00Z"/>
              </w:rPr>
            </w:pPr>
            <w:ins w:id="525" w:author="Valerij Šlovikov" w:date="2025-07-08T21:59:00Z">
              <w:r w:rsidRPr="006428B1">
                <w:t>Bez flagů</w:t>
              </w:r>
            </w:ins>
          </w:p>
        </w:tc>
      </w:tr>
      <w:tr w:rsidR="006428B1" w:rsidRPr="006428B1" w14:paraId="07649E75" w14:textId="77777777" w:rsidTr="006428B1">
        <w:trPr>
          <w:ins w:id="526"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27" w:author="Valerij Šlovikov" w:date="2025-07-08T22:00:00Z" w16du:dateUtc="2025-07-08T20:00:00Z">
              <w:tcPr>
                <w:tcW w:w="1398" w:type="dxa"/>
                <w:hideMark/>
              </w:tcPr>
            </w:tcPrChange>
          </w:tcPr>
          <w:p w14:paraId="52C2EFFA" w14:textId="77777777" w:rsidR="006428B1" w:rsidRPr="006428B1" w:rsidRDefault="006428B1" w:rsidP="006428B1">
            <w:pPr>
              <w:rPr>
                <w:ins w:id="528" w:author="Valerij Šlovikov" w:date="2025-07-08T21:59:00Z"/>
              </w:rPr>
            </w:pPr>
            <w:ins w:id="529" w:author="Valerij Šlovikov" w:date="2025-07-08T21:59:00Z">
              <w:r w:rsidRPr="006428B1">
                <w:t>Chrome ≤112</w:t>
              </w:r>
            </w:ins>
          </w:p>
        </w:tc>
        <w:tc>
          <w:tcPr>
            <w:tcW w:w="1574" w:type="dxa"/>
            <w:hideMark/>
            <w:tcPrChange w:id="530" w:author="Valerij Šlovikov" w:date="2025-07-08T22:00:00Z" w16du:dateUtc="2025-07-08T20:00:00Z">
              <w:tcPr>
                <w:tcW w:w="1500" w:type="dxa"/>
                <w:hideMark/>
              </w:tcPr>
            </w:tcPrChange>
          </w:tcPr>
          <w:p w14:paraId="1B7D32A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31" w:author="Valerij Šlovikov" w:date="2025-07-08T21:59:00Z"/>
              </w:rPr>
            </w:pPr>
            <w:ins w:id="532" w:author="Valerij Šlovikov" w:date="2025-07-08T21:59:00Z">
              <w:r w:rsidRPr="006428B1">
                <w:t>Plná</w:t>
              </w:r>
            </w:ins>
          </w:p>
        </w:tc>
        <w:tc>
          <w:tcPr>
            <w:tcW w:w="2977" w:type="dxa"/>
            <w:hideMark/>
            <w:tcPrChange w:id="533" w:author="Valerij Šlovikov" w:date="2025-07-08T22:00:00Z" w16du:dateUtc="2025-07-08T20:00:00Z">
              <w:tcPr>
                <w:tcW w:w="2626" w:type="dxa"/>
                <w:gridSpan w:val="3"/>
                <w:hideMark/>
              </w:tcPr>
            </w:tcPrChange>
          </w:tcPr>
          <w:p w14:paraId="2D0CC234"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34" w:author="Valerij Šlovikov" w:date="2025-07-08T21:59:00Z"/>
              </w:rPr>
            </w:pPr>
            <w:ins w:id="535" w:author="Valerij Šlovikov" w:date="2025-07-08T21:59:00Z">
              <w:r w:rsidRPr="006428B1">
                <w:t>Experimentální</w:t>
              </w:r>
            </w:ins>
          </w:p>
        </w:tc>
        <w:tc>
          <w:tcPr>
            <w:tcW w:w="3541" w:type="dxa"/>
            <w:hideMark/>
            <w:tcPrChange w:id="536" w:author="Valerij Šlovikov" w:date="2025-07-08T22:00:00Z" w16du:dateUtc="2025-07-08T20:00:00Z">
              <w:tcPr>
                <w:tcW w:w="3966" w:type="dxa"/>
                <w:gridSpan w:val="2"/>
                <w:hideMark/>
              </w:tcPr>
            </w:tcPrChange>
          </w:tcPr>
          <w:p w14:paraId="5D830BB2"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37" w:author="Valerij Šlovikov" w:date="2025-07-08T21:59:00Z"/>
              </w:rPr>
            </w:pPr>
            <w:ins w:id="538" w:author="Valerij Šlovikov" w:date="2025-07-08T21:59:00Z">
              <w:r w:rsidRPr="006428B1">
                <w:t xml:space="preserve">Nutné </w:t>
              </w:r>
              <w:r w:rsidRPr="006428B1">
                <w:rPr>
                  <w:i/>
                  <w:iCs/>
                  <w:rPrChange w:id="539" w:author="Valerij Šlovikov" w:date="2025-07-08T22:00:00Z" w16du:dateUtc="2025-07-08T20:00:00Z">
                    <w:rPr/>
                  </w:rPrChange>
                </w:rPr>
                <w:t>chrome://flags#enable-unsafe-webgpu</w:t>
              </w:r>
            </w:ins>
          </w:p>
        </w:tc>
      </w:tr>
      <w:tr w:rsidR="006428B1" w:rsidRPr="006428B1" w14:paraId="332C3126" w14:textId="77777777" w:rsidTr="006428B1">
        <w:trPr>
          <w:cnfStyle w:val="000000100000" w:firstRow="0" w:lastRow="0" w:firstColumn="0" w:lastColumn="0" w:oddVBand="0" w:evenVBand="0" w:oddHBand="1" w:evenHBand="0" w:firstRowFirstColumn="0" w:firstRowLastColumn="0" w:lastRowFirstColumn="0" w:lastRowLastColumn="0"/>
          <w:ins w:id="540"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41" w:author="Valerij Šlovikov" w:date="2025-07-08T22:00:00Z" w16du:dateUtc="2025-07-08T20:00:00Z">
              <w:tcPr>
                <w:tcW w:w="1398" w:type="dxa"/>
                <w:hideMark/>
              </w:tcPr>
            </w:tcPrChange>
          </w:tcPr>
          <w:p w14:paraId="3A1FAC78"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542" w:author="Valerij Šlovikov" w:date="2025-07-08T21:59:00Z"/>
              </w:rPr>
            </w:pPr>
            <w:ins w:id="543" w:author="Valerij Šlovikov" w:date="2025-07-08T21:59:00Z">
              <w:r w:rsidRPr="006428B1">
                <w:t>Firefox Release</w:t>
              </w:r>
            </w:ins>
          </w:p>
        </w:tc>
        <w:tc>
          <w:tcPr>
            <w:tcW w:w="1574" w:type="dxa"/>
            <w:hideMark/>
            <w:tcPrChange w:id="544" w:author="Valerij Šlovikov" w:date="2025-07-08T22:00:00Z" w16du:dateUtc="2025-07-08T20:00:00Z">
              <w:tcPr>
                <w:tcW w:w="1500" w:type="dxa"/>
                <w:hideMark/>
              </w:tcPr>
            </w:tcPrChange>
          </w:tcPr>
          <w:p w14:paraId="6C2859B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45" w:author="Valerij Šlovikov" w:date="2025-07-08T21:59:00Z"/>
              </w:rPr>
            </w:pPr>
            <w:ins w:id="546" w:author="Valerij Šlovikov" w:date="2025-07-08T21:59:00Z">
              <w:r w:rsidRPr="006428B1">
                <w:t>Plná</w:t>
              </w:r>
            </w:ins>
          </w:p>
        </w:tc>
        <w:tc>
          <w:tcPr>
            <w:tcW w:w="2977" w:type="dxa"/>
            <w:hideMark/>
            <w:tcPrChange w:id="547" w:author="Valerij Šlovikov" w:date="2025-07-08T22:00:00Z" w16du:dateUtc="2025-07-08T20:00:00Z">
              <w:tcPr>
                <w:tcW w:w="0" w:type="auto"/>
                <w:gridSpan w:val="2"/>
                <w:hideMark/>
              </w:tcPr>
            </w:tcPrChange>
          </w:tcPr>
          <w:p w14:paraId="6307F2A4"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48" w:author="Valerij Šlovikov" w:date="2025-07-08T21:59:00Z"/>
              </w:rPr>
            </w:pPr>
            <w:ins w:id="549" w:author="Valerij Šlovikov" w:date="2025-07-08T21:59:00Z">
              <w:r w:rsidRPr="006428B1">
                <w:rPr>
                  <w:b/>
                  <w:bCs/>
                </w:rPr>
                <w:t>Nepodporováno</w:t>
              </w:r>
            </w:ins>
          </w:p>
        </w:tc>
        <w:tc>
          <w:tcPr>
            <w:tcW w:w="3541" w:type="dxa"/>
            <w:hideMark/>
            <w:tcPrChange w:id="550" w:author="Valerij Šlovikov" w:date="2025-07-08T22:00:00Z" w16du:dateUtc="2025-07-08T20:00:00Z">
              <w:tcPr>
                <w:tcW w:w="0" w:type="auto"/>
                <w:gridSpan w:val="3"/>
                <w:hideMark/>
              </w:tcPr>
            </w:tcPrChange>
          </w:tcPr>
          <w:p w14:paraId="42F459F7"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51" w:author="Valerij Šlovikov" w:date="2025-07-08T21:59:00Z"/>
              </w:rPr>
            </w:pPr>
            <w:ins w:id="552" w:author="Valerij Šlovikov" w:date="2025-07-08T21:59:00Z">
              <w:r w:rsidRPr="006428B1">
                <w:t>API vrací DOMException – WebGPU není dostupné (Mozilla, 2025)</w:t>
              </w:r>
            </w:ins>
          </w:p>
        </w:tc>
      </w:tr>
      <w:tr w:rsidR="006428B1" w:rsidRPr="006428B1" w14:paraId="440F06F2" w14:textId="77777777" w:rsidTr="006428B1">
        <w:trPr>
          <w:ins w:id="553"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54" w:author="Valerij Šlovikov" w:date="2025-07-08T22:00:00Z" w16du:dateUtc="2025-07-08T20:00:00Z">
              <w:tcPr>
                <w:tcW w:w="1398" w:type="dxa"/>
                <w:hideMark/>
              </w:tcPr>
            </w:tcPrChange>
          </w:tcPr>
          <w:p w14:paraId="41663F2B" w14:textId="77777777" w:rsidR="006428B1" w:rsidRPr="006428B1" w:rsidRDefault="006428B1" w:rsidP="006428B1">
            <w:pPr>
              <w:rPr>
                <w:ins w:id="555" w:author="Valerij Šlovikov" w:date="2025-07-08T21:59:00Z"/>
              </w:rPr>
            </w:pPr>
            <w:ins w:id="556" w:author="Valerij Šlovikov" w:date="2025-07-08T21:59:00Z">
              <w:r w:rsidRPr="006428B1">
                <w:t>Firefox Nightly</w:t>
              </w:r>
            </w:ins>
          </w:p>
        </w:tc>
        <w:tc>
          <w:tcPr>
            <w:tcW w:w="1574" w:type="dxa"/>
            <w:hideMark/>
            <w:tcPrChange w:id="557" w:author="Valerij Šlovikov" w:date="2025-07-08T22:00:00Z" w16du:dateUtc="2025-07-08T20:00:00Z">
              <w:tcPr>
                <w:tcW w:w="1500" w:type="dxa"/>
                <w:hideMark/>
              </w:tcPr>
            </w:tcPrChange>
          </w:tcPr>
          <w:p w14:paraId="0A922F9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58" w:author="Valerij Šlovikov" w:date="2025-07-08T21:59:00Z"/>
              </w:rPr>
            </w:pPr>
            <w:ins w:id="559" w:author="Valerij Šlovikov" w:date="2025-07-08T21:59:00Z">
              <w:r w:rsidRPr="006428B1">
                <w:t>Plná</w:t>
              </w:r>
            </w:ins>
          </w:p>
        </w:tc>
        <w:tc>
          <w:tcPr>
            <w:tcW w:w="2977" w:type="dxa"/>
            <w:hideMark/>
            <w:tcPrChange w:id="560" w:author="Valerij Šlovikov" w:date="2025-07-08T22:00:00Z" w16du:dateUtc="2025-07-08T20:00:00Z">
              <w:tcPr>
                <w:tcW w:w="2626" w:type="dxa"/>
                <w:gridSpan w:val="3"/>
                <w:hideMark/>
              </w:tcPr>
            </w:tcPrChange>
          </w:tcPr>
          <w:p w14:paraId="2538549A"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61" w:author="Valerij Šlovikov" w:date="2025-07-08T21:59:00Z"/>
              </w:rPr>
            </w:pPr>
            <w:ins w:id="562" w:author="Valerij Šlovikov" w:date="2025-07-08T21:59:00Z">
              <w:r w:rsidRPr="006428B1">
                <w:t>Experimentální</w:t>
              </w:r>
            </w:ins>
          </w:p>
        </w:tc>
        <w:tc>
          <w:tcPr>
            <w:tcW w:w="3541" w:type="dxa"/>
            <w:hideMark/>
            <w:tcPrChange w:id="563" w:author="Valerij Šlovikov" w:date="2025-07-08T22:00:00Z" w16du:dateUtc="2025-07-08T20:00:00Z">
              <w:tcPr>
                <w:tcW w:w="3966" w:type="dxa"/>
                <w:gridSpan w:val="2"/>
                <w:hideMark/>
              </w:tcPr>
            </w:tcPrChange>
          </w:tcPr>
          <w:p w14:paraId="7D1259E1"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64" w:author="Valerij Šlovikov" w:date="2025-07-08T21:59:00Z"/>
              </w:rPr>
            </w:pPr>
            <w:ins w:id="565" w:author="Valerij Šlovikov" w:date="2025-07-08T21:59:00Z">
              <w:r w:rsidRPr="006428B1">
                <w:t>Povolit gfx.webgpu.enabled v about:config</w:t>
              </w:r>
            </w:ins>
          </w:p>
        </w:tc>
      </w:tr>
    </w:tbl>
    <w:p w14:paraId="40952998" w14:textId="6B37AA10" w:rsidR="006428B1" w:rsidRPr="0018468E" w:rsidRDefault="006428B1" w:rsidP="006428B1">
      <w:pPr>
        <w:pStyle w:val="TabulkaCaption"/>
        <w:pPrChange w:id="566" w:author="Valerij Šlovikov" w:date="2025-07-08T22:02:00Z" w16du:dateUtc="2025-07-08T20:02:00Z">
          <w:pPr>
            <w:numPr>
              <w:numId w:val="50"/>
            </w:numPr>
            <w:tabs>
              <w:tab w:val="num" w:pos="720"/>
            </w:tabs>
            <w:ind w:left="720" w:hanging="360"/>
          </w:pPr>
        </w:pPrChange>
      </w:pPr>
      <w:ins w:id="567" w:author="Valerij Šlovikov" w:date="2025-07-08T22:02:00Z" w16du:dateUtc="2025-07-08T20:02:00Z">
        <w:r>
          <w:t xml:space="preserve">Zdroj: vlastní zkušenost během vývoje a </w:t>
        </w:r>
      </w:ins>
      <w:customXmlInsRangeStart w:id="568" w:author="Valerij Šlovikov" w:date="2025-07-08T22:02:00Z"/>
      <w:sdt>
        <w:sdtPr>
          <w:id w:val="-1340462852"/>
          <w:citation/>
        </w:sdtPr>
        <w:sdtContent>
          <w:customXmlInsRangeEnd w:id="568"/>
          <w:ins w:id="569" w:author="Valerij Šlovikov" w:date="2025-07-08T22:02:00Z" w16du:dateUtc="2025-07-08T20:02:00Z">
            <w:r>
              <w:fldChar w:fldCharType="begin"/>
            </w:r>
            <w:r>
              <w:instrText xml:space="preserve"> CITATION Can24 \l 1029 </w:instrText>
            </w:r>
          </w:ins>
          <w:r>
            <w:fldChar w:fldCharType="separate"/>
          </w:r>
          <w:ins w:id="570" w:author="Valerij Šlovikov" w:date="2025-07-08T22:02:00Z" w16du:dateUtc="2025-07-08T20:02:00Z">
            <w:r>
              <w:t>(Can I use, 2024)</w:t>
            </w:r>
            <w:r>
              <w:fldChar w:fldCharType="end"/>
            </w:r>
          </w:ins>
          <w:customXmlInsRangeStart w:id="571" w:author="Valerij Šlovikov" w:date="2025-07-08T22:02:00Z"/>
        </w:sdtContent>
      </w:sdt>
      <w:customXmlInsRangeEnd w:id="571"/>
    </w:p>
    <w:p w14:paraId="2DBC6F69" w14:textId="77777777" w:rsidR="006428B1" w:rsidRDefault="006428B1" w:rsidP="006428B1">
      <w:pPr>
        <w:rPr>
          <w:ins w:id="572" w:author="Valerij Šlovikov" w:date="2025-07-08T22:05:00Z" w16du:dateUtc="2025-07-08T20:05:00Z"/>
        </w:rPr>
        <w:pPrChange w:id="573" w:author="Valerij Šlovikov" w:date="2025-07-08T22:05:00Z" w16du:dateUtc="2025-07-08T20:05:00Z">
          <w:pPr>
            <w:widowControl w:val="0"/>
            <w:autoSpaceDE w:val="0"/>
            <w:autoSpaceDN w:val="0"/>
            <w:spacing w:before="0" w:beforeAutospacing="0" w:after="0" w:afterAutospacing="0" w:line="240" w:lineRule="auto"/>
            <w:jc w:val="left"/>
          </w:pPr>
        </w:pPrChange>
      </w:pPr>
      <w:ins w:id="574" w:author="Valerij Šlovikov" w:date="2025-07-08T22:03:00Z" w16du:dateUtc="2025-07-08T20:03:00Z">
        <w:r>
          <w:t>Během implementace a vývoje aplikace se uká</w:t>
        </w:r>
      </w:ins>
      <w:ins w:id="575" w:author="Valerij Šlovikov" w:date="2025-07-08T22:04:00Z" w16du:dateUtc="2025-07-08T20:04:00Z">
        <w:r>
          <w:t xml:space="preserve">zalo jako nejstabilnější použití Chrome prohlížeče s povoleným flagem </w:t>
        </w:r>
        <w:r w:rsidRPr="003D50BC">
          <w:rPr>
            <w:i/>
            <w:iCs/>
          </w:rPr>
          <w:t>chrome://flags#enable-unsafe-webgpu</w:t>
        </w:r>
        <w:r>
          <w:t xml:space="preserve">. Proto jak bylo zmíněno v kapitole 5 </w:t>
        </w:r>
      </w:ins>
      <w:ins w:id="576" w:author="Valerij Šlovikov" w:date="2025-07-08T22:05:00Z" w16du:dateUtc="2025-07-08T20:05:00Z">
        <w:r>
          <w:t xml:space="preserve">bude další vývoj pokračovat právě pomocí Chrome. </w:t>
        </w:r>
      </w:ins>
    </w:p>
    <w:p w14:paraId="08997900" w14:textId="77777777" w:rsidR="006428B1" w:rsidRPr="006428B1" w:rsidRDefault="006428B1" w:rsidP="006428B1">
      <w:pPr>
        <w:rPr>
          <w:ins w:id="577" w:author="Valerij Šlovikov" w:date="2025-07-08T22:05:00Z"/>
        </w:rPr>
        <w:pPrChange w:id="578" w:author="Valerij Šlovikov" w:date="2025-07-08T22:05:00Z" w16du:dateUtc="2025-07-08T20:05:00Z">
          <w:pPr>
            <w:widowControl w:val="0"/>
            <w:autoSpaceDE w:val="0"/>
            <w:autoSpaceDN w:val="0"/>
            <w:spacing w:before="0" w:beforeAutospacing="0" w:after="0" w:afterAutospacing="0" w:line="240" w:lineRule="auto"/>
            <w:jc w:val="left"/>
          </w:pPr>
        </w:pPrChange>
      </w:pPr>
      <w:ins w:id="579" w:author="Valerij Šlovikov" w:date="2025-07-08T22:05:00Z">
        <w:r w:rsidRPr="006428B1">
          <w:rPr>
            <w:b/>
            <w:bCs/>
          </w:rPr>
          <w:t>Důsledky pro implementaci:</w:t>
        </w:r>
      </w:ins>
    </w:p>
    <w:p w14:paraId="02C3AC60" w14:textId="77777777" w:rsidR="006428B1" w:rsidRPr="006428B1" w:rsidRDefault="006428B1" w:rsidP="006428B1">
      <w:pPr>
        <w:pStyle w:val="Odstavecseseznamem"/>
        <w:numPr>
          <w:ilvl w:val="0"/>
          <w:numId w:val="76"/>
        </w:numPr>
        <w:rPr>
          <w:ins w:id="580" w:author="Valerij Šlovikov" w:date="2025-07-08T22:05:00Z"/>
        </w:rPr>
        <w:pPrChange w:id="581"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582" w:author="Valerij Šlovikov" w:date="2025-07-08T22:05:00Z">
        <w:r w:rsidRPr="006428B1">
          <w:t>Nástroj feature-detection (kontrola navigator.gpu) a fallback na WebGL 2 jsou nutností.</w:t>
        </w:r>
      </w:ins>
    </w:p>
    <w:p w14:paraId="27B89B45" w14:textId="77777777" w:rsidR="006428B1" w:rsidRPr="006428B1" w:rsidRDefault="006428B1" w:rsidP="006428B1">
      <w:pPr>
        <w:pStyle w:val="Odstavecseseznamem"/>
        <w:numPr>
          <w:ilvl w:val="0"/>
          <w:numId w:val="76"/>
        </w:numPr>
        <w:rPr>
          <w:ins w:id="583" w:author="Valerij Šlovikov" w:date="2025-07-08T22:05:00Z"/>
        </w:rPr>
        <w:pPrChange w:id="584"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585" w:author="Valerij Šlovikov" w:date="2025-07-08T22:05:00Z">
        <w:r w:rsidRPr="006428B1">
          <w:t>Vývoj probíhá primárně v Chromu; ve Firefoxu Nightly se scénáře ověřují pouze regresně.</w:t>
        </w:r>
      </w:ins>
    </w:p>
    <w:p w14:paraId="702968FA" w14:textId="77777777" w:rsidR="006428B1" w:rsidRPr="006428B1" w:rsidRDefault="006428B1" w:rsidP="006428B1">
      <w:pPr>
        <w:pStyle w:val="Odstavecseseznamem"/>
        <w:numPr>
          <w:ilvl w:val="0"/>
          <w:numId w:val="76"/>
        </w:numPr>
        <w:rPr>
          <w:ins w:id="586" w:author="Valerij Šlovikov" w:date="2025-07-08T22:05:00Z"/>
        </w:rPr>
        <w:pPrChange w:id="587"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588" w:author="Valerij Šlovikov" w:date="2025-07-08T22:05:00Z">
        <w:r w:rsidRPr="006428B1">
          <w:t>Dokumentace projektu musí jasně uvádět, že finální build vyžaduje Chrome 113+ nebo ekvivalentní Edge/Opera s povoleným WebGPU.</w:t>
        </w:r>
      </w:ins>
    </w:p>
    <w:p w14:paraId="4E10E214" w14:textId="0D7FDE04" w:rsidR="0064500A" w:rsidRDefault="0064500A">
      <w:pPr>
        <w:widowControl w:val="0"/>
        <w:autoSpaceDE w:val="0"/>
        <w:autoSpaceDN w:val="0"/>
        <w:spacing w:before="0" w:beforeAutospacing="0" w:after="0" w:afterAutospacing="0" w:line="240" w:lineRule="auto"/>
        <w:jc w:val="left"/>
      </w:pPr>
      <w:r>
        <w:br w:type="page"/>
      </w:r>
      <w:ins w:id="589" w:author="Valerij Šlovikov" w:date="2025-07-08T22:45:00Z" w16du:dateUtc="2025-07-08T20:45:00Z">
        <w:r w:rsidR="007C4BB6" w:rsidRPr="007C4BB6">
          <w:lastRenderedPageBreak/>
          <w:drawing>
            <wp:inline distT="0" distB="0" distL="0" distR="0" wp14:anchorId="7D7504E9" wp14:editId="5748BD08">
              <wp:extent cx="6032500" cy="1594485"/>
              <wp:effectExtent l="0" t="0" r="6350" b="5715"/>
              <wp:docPr id="2953342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4200" name=""/>
                      <pic:cNvPicPr/>
                    </pic:nvPicPr>
                    <pic:blipFill>
                      <a:blip r:embed="rId23"/>
                      <a:stretch>
                        <a:fillRect/>
                      </a:stretch>
                    </pic:blipFill>
                    <pic:spPr>
                      <a:xfrm>
                        <a:off x="0" y="0"/>
                        <a:ext cx="6032500" cy="1594485"/>
                      </a:xfrm>
                      <a:prstGeom prst="rect">
                        <a:avLst/>
                      </a:prstGeom>
                    </pic:spPr>
                  </pic:pic>
                </a:graphicData>
              </a:graphic>
            </wp:inline>
          </w:drawing>
        </w:r>
      </w:ins>
    </w:p>
    <w:bookmarkStart w:id="590" w:name="_Toc202905381" w:displacedByCustomXml="next"/>
    <w:sdt>
      <w:sdtPr>
        <w:rPr>
          <w:rFonts w:eastAsia="Caladea" w:cstheme="minorHAnsi"/>
          <w:b w:val="0"/>
          <w:bCs w:val="0"/>
          <w:sz w:val="24"/>
          <w:szCs w:val="22"/>
        </w:rPr>
        <w:id w:val="810293299"/>
        <w:docPartObj>
          <w:docPartGallery w:val="Bibliographies"/>
          <w:docPartUnique/>
        </w:docPartObj>
      </w:sdtPr>
      <w:sdtContent>
        <w:p w14:paraId="5EBAF679" w14:textId="5A9EC631" w:rsidR="00FF7538" w:rsidRDefault="00FF7538">
          <w:pPr>
            <w:pStyle w:val="Nadpis1"/>
          </w:pPr>
          <w:r>
            <w:t>Reference</w:t>
          </w:r>
          <w:bookmarkEnd w:id="590"/>
        </w:p>
        <w:sdt>
          <w:sdtPr>
            <w:id w:val="-573587230"/>
            <w:bibliography/>
          </w:sdtPr>
          <w:sdtContent>
            <w:p w14:paraId="1DDFF6A9" w14:textId="77777777" w:rsidR="006428B1" w:rsidRDefault="00FF7538" w:rsidP="006428B1">
              <w:pPr>
                <w:pStyle w:val="Bibliografie"/>
                <w:rPr>
                  <w:szCs w:val="24"/>
                </w:rPr>
              </w:pPr>
              <w:r>
                <w:fldChar w:fldCharType="begin"/>
              </w:r>
              <w:r>
                <w:instrText>BIBLIOGRAPHY</w:instrText>
              </w:r>
              <w:r>
                <w:fldChar w:fldCharType="separate"/>
              </w:r>
              <w:r w:rsidR="006428B1">
                <w:rPr>
                  <w:b/>
                  <w:bCs/>
                </w:rPr>
                <w:t>Adobe. 2021.</w:t>
              </w:r>
              <w:r w:rsidR="006428B1">
                <w:t xml:space="preserve"> Adobe Flash Player EOL General Information. </w:t>
              </w:r>
              <w:r w:rsidR="006428B1">
                <w:rPr>
                  <w:i/>
                  <w:iCs/>
                </w:rPr>
                <w:t xml:space="preserve">Adobe. </w:t>
              </w:r>
              <w:r w:rsidR="006428B1">
                <w:t>[Online] 13. 1 2021. [Citace: 04. 07 2025.] https://www.adobe.com/products/flashplayer/end-of-life-alternative.html#.</w:t>
              </w:r>
            </w:p>
            <w:p w14:paraId="340680D2" w14:textId="77777777" w:rsidR="006428B1" w:rsidRDefault="006428B1" w:rsidP="006428B1">
              <w:pPr>
                <w:pStyle w:val="Bibliografie"/>
              </w:pPr>
              <w:r>
                <w:rPr>
                  <w:b/>
                  <w:bCs/>
                </w:rPr>
                <w:t>A-Frame. 2025.</w:t>
              </w:r>
              <w:r>
                <w:t xml:space="preserve"> A-Frame. </w:t>
              </w:r>
              <w:r>
                <w:rPr>
                  <w:i/>
                  <w:iCs/>
                </w:rPr>
                <w:t xml:space="preserve">GitHub. </w:t>
              </w:r>
              <w:r>
                <w:t>[Online] 2025. [Citace: 07. 07 2025.] https://github.com/aframevr.</w:t>
              </w:r>
            </w:p>
            <w:p w14:paraId="7888C071" w14:textId="77777777" w:rsidR="006428B1" w:rsidRDefault="006428B1" w:rsidP="006428B1">
              <w:pPr>
                <w:pStyle w:val="Bibliografie"/>
              </w:pPr>
              <w:r>
                <w:rPr>
                  <w:b/>
                  <w:bCs/>
                </w:rPr>
                <w:t>Babylon.js. 2025.</w:t>
              </w:r>
              <w:r>
                <w:t xml:space="preserve"> Babylon.js. </w:t>
              </w:r>
              <w:r>
                <w:rPr>
                  <w:i/>
                  <w:iCs/>
                </w:rPr>
                <w:t xml:space="preserve">GitHub. </w:t>
              </w:r>
              <w:r>
                <w:t>[Online] 2025. [Citace: 07. 07 2025.] https://github.com/babylonjs.</w:t>
              </w:r>
            </w:p>
            <w:p w14:paraId="314BAC2F" w14:textId="77777777" w:rsidR="006428B1" w:rsidRDefault="006428B1" w:rsidP="006428B1">
              <w:pPr>
                <w:pStyle w:val="Bibliografie"/>
              </w:pPr>
              <w:r>
                <w:rPr>
                  <w:b/>
                  <w:bCs/>
                </w:rPr>
                <w:t>Babylon.js Team. n.d..</w:t>
              </w:r>
              <w:r>
                <w:t xml:space="preserve"> Babylon.js Documentation. </w:t>
              </w:r>
              <w:r>
                <w:rPr>
                  <w:i/>
                  <w:iCs/>
                </w:rPr>
                <w:t xml:space="preserve">doc.babylonjs.com. </w:t>
              </w:r>
              <w:r>
                <w:t>[Online] n.d. [Citace: 03. 05 2025.] https://doc.babylonjs.com/.</w:t>
              </w:r>
            </w:p>
            <w:p w14:paraId="3F1947BD" w14:textId="77777777" w:rsidR="006428B1" w:rsidRDefault="006428B1" w:rsidP="006428B1">
              <w:pPr>
                <w:pStyle w:val="Bibliografie"/>
              </w:pPr>
              <w:r>
                <w:rPr>
                  <w:b/>
                  <w:bCs/>
                </w:rPr>
                <w:t>—. n.d..</w:t>
              </w:r>
              <w:r>
                <w:t xml:space="preserve"> WebGPU Support. </w:t>
              </w:r>
              <w:r>
                <w:rPr>
                  <w:i/>
                  <w:iCs/>
                </w:rPr>
                <w:t xml:space="preserve">doc.babylonjs.com. </w:t>
              </w:r>
              <w:r>
                <w:t>[Online] n.d. [Citace: 04. 06 2025.] https://doc.babylonjs.com/setup/support/webGPU.</w:t>
              </w:r>
            </w:p>
            <w:p w14:paraId="47E1EE22" w14:textId="77777777" w:rsidR="006428B1" w:rsidRDefault="006428B1" w:rsidP="006428B1">
              <w:pPr>
                <w:pStyle w:val="Bibliografie"/>
              </w:pPr>
              <w:r>
                <w:rPr>
                  <w:b/>
                  <w:bCs/>
                </w:rPr>
                <w:t>Balenson, David and Benzel, Terry and Eide, Eric and Emmerich, David and Johnson, David and Mirkovic, Jelena and Tinnel, Laura. 2022.</w:t>
              </w:r>
              <w:r>
                <w:t xml:space="preserve"> Toward Findable, Accessible, Interoperable, and Reusable Cybersecurity Artifacts. </w:t>
              </w:r>
              <w:r>
                <w:rPr>
                  <w:i/>
                  <w:iCs/>
                </w:rPr>
                <w:t xml:space="preserve">ACM Digital Library. </w:t>
              </w:r>
              <w:r>
                <w:t>[Online] 08. 08 2022. [Citace: 07. 07 2025.] https://dl.acm.org/doi/10.1145/3546096.3546104.</w:t>
              </w:r>
            </w:p>
            <w:p w14:paraId="41796B56" w14:textId="77777777" w:rsidR="006428B1" w:rsidRDefault="006428B1" w:rsidP="006428B1">
              <w:pPr>
                <w:pStyle w:val="Bibliografie"/>
              </w:pPr>
              <w:r>
                <w:rPr>
                  <w:b/>
                  <w:bCs/>
                </w:rPr>
                <w:t>Beaufort, François a Wallez , Corentin. 2023.</w:t>
              </w:r>
              <w:r>
                <w:t xml:space="preserve"> Chrome ships WebGPU. </w:t>
              </w:r>
              <w:r>
                <w:rPr>
                  <w:i/>
                  <w:iCs/>
                </w:rPr>
                <w:t xml:space="preserve">Chrome for developers. </w:t>
              </w:r>
              <w:r>
                <w:t>[Online] Chrome, 06. 04 2023. [Citace: 01. 07 2025.] https://developer.chrome.com/blog/webgpu-release.</w:t>
              </w:r>
            </w:p>
            <w:p w14:paraId="6A17AC0A" w14:textId="77777777" w:rsidR="006428B1" w:rsidRDefault="006428B1" w:rsidP="006428B1">
              <w:pPr>
                <w:pStyle w:val="Bibliografie"/>
              </w:pPr>
              <w:r>
                <w:rPr>
                  <w:b/>
                  <w:bCs/>
                </w:rPr>
                <w:lastRenderedPageBreak/>
                <w:t>Beaufort, François. 2023.</w:t>
              </w:r>
              <w:r>
                <w:t xml:space="preserve"> WebGPU Fundamentals. </w:t>
              </w:r>
              <w:r>
                <w:rPr>
                  <w:i/>
                  <w:iCs/>
                </w:rPr>
                <w:t xml:space="preserve">Google Developers. </w:t>
              </w:r>
              <w:r>
                <w:t>[Online] 2023. [Citace: 01. 07 2025.] https://developers.google.com/web/updates/2023/webgpu.</w:t>
              </w:r>
            </w:p>
            <w:p w14:paraId="292FE7C2" w14:textId="77777777" w:rsidR="006428B1" w:rsidRDefault="006428B1" w:rsidP="006428B1">
              <w:pPr>
                <w:pStyle w:val="Bibliografie"/>
              </w:pPr>
              <w:r>
                <w:rPr>
                  <w:b/>
                  <w:bCs/>
                </w:rPr>
                <w:t>—. 2023.</w:t>
              </w:r>
              <w:r>
                <w:t xml:space="preserve"> What's New in WebGPU (Chrome 113). </w:t>
              </w:r>
              <w:r>
                <w:rPr>
                  <w:i/>
                  <w:iCs/>
                </w:rPr>
                <w:t xml:space="preserve">Chrome Developers Blog. </w:t>
              </w:r>
              <w:r>
                <w:t>[Online] 2023. [Citace: 01. 07 2025.] https://developer.chrome.com/blog/new-in-webgpu-113/.</w:t>
              </w:r>
            </w:p>
            <w:p w14:paraId="2DDAB513" w14:textId="77777777" w:rsidR="006428B1" w:rsidRDefault="006428B1" w:rsidP="006428B1">
              <w:pPr>
                <w:pStyle w:val="Bibliografie"/>
              </w:pPr>
              <w:r>
                <w:rPr>
                  <w:b/>
                  <w:bCs/>
                </w:rPr>
                <w:t>Bernhardsson, A. 2024.</w:t>
              </w:r>
              <w:r>
                <w:t xml:space="preserve"> Vulkan synchronization for WebGPU. </w:t>
              </w:r>
              <w:r>
                <w:rPr>
                  <w:i/>
                  <w:iCs/>
                </w:rPr>
                <w:t xml:space="preserve">vulkan.org. </w:t>
              </w:r>
              <w:r>
                <w:t>[Online] 2024. [Citace: 01. 04 2025.] https://vulkan.org/user/pages/09.events/vulkanised-2024/vulkanised-2024-albin-bernhardsson-arm.pdf.</w:t>
              </w:r>
            </w:p>
            <w:p w14:paraId="3A616B33" w14:textId="77777777" w:rsidR="006428B1" w:rsidRDefault="006428B1" w:rsidP="006428B1">
              <w:pPr>
                <w:pStyle w:val="Bibliografie"/>
              </w:pPr>
              <w:r>
                <w:rPr>
                  <w:b/>
                  <w:bCs/>
                </w:rPr>
                <w:t>Cabello, R. et al. 2025.</w:t>
              </w:r>
              <w:r>
                <w:t xml:space="preserve"> Three.js Documentation. </w:t>
              </w:r>
              <w:r>
                <w:rPr>
                  <w:i/>
                  <w:iCs/>
                </w:rPr>
                <w:t xml:space="preserve">threejs.org. </w:t>
              </w:r>
              <w:r>
                <w:t>[Online] 2025. [Citace: 12. 06 2025.] https://threejs.org/docs/.</w:t>
              </w:r>
            </w:p>
            <w:p w14:paraId="465A6070" w14:textId="77777777" w:rsidR="006428B1" w:rsidRDefault="006428B1" w:rsidP="006428B1">
              <w:pPr>
                <w:pStyle w:val="Bibliografie"/>
              </w:pPr>
              <w:r>
                <w:rPr>
                  <w:b/>
                  <w:bCs/>
                </w:rPr>
                <w:t>Can I use. 2024.</w:t>
              </w:r>
              <w:r>
                <w:t xml:space="preserve"> Can I use... Support tables for HTML5, CSS3, etc. [Online] 2024. [Citace: 04. 07 2025.] https://caniuse.com.</w:t>
              </w:r>
            </w:p>
            <w:p w14:paraId="14328B85" w14:textId="77777777" w:rsidR="006428B1" w:rsidRDefault="006428B1" w:rsidP="006428B1">
              <w:pPr>
                <w:pStyle w:val="Bibliografie"/>
              </w:pPr>
              <w:r>
                <w:rPr>
                  <w:b/>
                  <w:bCs/>
                </w:rPr>
                <w:t>Chickerur, Satyadhyan. 2024.</w:t>
              </w:r>
              <w:r>
                <w:t xml:space="preserve"> WebGL vs. WebGPU: A Performance Analysis for Web 3.0. </w:t>
              </w:r>
              <w:r>
                <w:rPr>
                  <w:i/>
                  <w:iCs/>
                </w:rPr>
                <w:t xml:space="preserve">Procedia Computer Science. </w:t>
              </w:r>
              <w:r>
                <w:t>2024, stránky 1829-1838.</w:t>
              </w:r>
            </w:p>
            <w:p w14:paraId="721F3731" w14:textId="77777777" w:rsidR="006428B1" w:rsidRDefault="006428B1" w:rsidP="006428B1">
              <w:pPr>
                <w:pStyle w:val="Bibliografie"/>
              </w:pPr>
              <w:r>
                <w:rPr>
                  <w:b/>
                  <w:bCs/>
                </w:rPr>
                <w:t>Craven, Ben. 2023.</w:t>
              </w:r>
              <w:r>
                <w:t xml:space="preserve"> Web runtime updates are here. </w:t>
              </w:r>
              <w:r>
                <w:rPr>
                  <w:i/>
                  <w:iCs/>
                </w:rPr>
                <w:t xml:space="preserve">Unity Blog. </w:t>
              </w:r>
              <w:r>
                <w:t>[Online] 2023. [Citace: 01. 07 2025.] https://unity.com/blog/engine-platform/web-runtime-updates-enhance-browser-experience.</w:t>
              </w:r>
            </w:p>
            <w:p w14:paraId="329556C0" w14:textId="77777777" w:rsidR="006428B1" w:rsidRDefault="006428B1" w:rsidP="006428B1">
              <w:pPr>
                <w:pStyle w:val="Bibliografie"/>
              </w:pPr>
              <w:r>
                <w:rPr>
                  <w:b/>
                  <w:bCs/>
                </w:rPr>
                <w:t>Fransson,  E., Hermansson,  J. a  Hu,  Y. 2024.</w:t>
              </w:r>
              <w:r>
                <w:t xml:space="preserve"> A Comparison of Performance on WebGPU and WebGL in the Godot Game Engine. </w:t>
              </w:r>
              <w:r>
                <w:rPr>
                  <w:i/>
                  <w:iCs/>
                </w:rPr>
                <w:t xml:space="preserve">diva-portal. </w:t>
              </w:r>
              <w:r>
                <w:t>[Online] 2024. [Citace: 01. 07 2025.] https://www.diva-portal.org/smash/get/diva2%3A1762429/FULLTEXT01.pdf.</w:t>
              </w:r>
            </w:p>
            <w:p w14:paraId="262DD8A5" w14:textId="77777777" w:rsidR="006428B1" w:rsidRDefault="006428B1" w:rsidP="006428B1">
              <w:pPr>
                <w:pStyle w:val="Bibliografie"/>
              </w:pPr>
              <w:r>
                <w:rPr>
                  <w:b/>
                  <w:bCs/>
                </w:rPr>
                <w:t>Google. n.d..</w:t>
              </w:r>
              <w:r>
                <w:t xml:space="preserve"> Sandbox. </w:t>
              </w:r>
              <w:r>
                <w:rPr>
                  <w:i/>
                  <w:iCs/>
                </w:rPr>
                <w:t xml:space="preserve">Chromium Docs. </w:t>
              </w:r>
              <w:r>
                <w:t>[Online] n.d. [Citace: 07. 07 2025.] https://chromium.googlesource.com/chromium/src/%2B/refs/heads/lkgr/docs/design/sandbox.md.</w:t>
              </w:r>
            </w:p>
            <w:p w14:paraId="47DD0410" w14:textId="77777777" w:rsidR="006428B1" w:rsidRDefault="006428B1" w:rsidP="006428B1">
              <w:pPr>
                <w:pStyle w:val="Bibliografie"/>
              </w:pPr>
              <w:r>
                <w:rPr>
                  <w:b/>
                  <w:bCs/>
                </w:rPr>
                <w:t>—. n.d..</w:t>
              </w:r>
              <w:r>
                <w:t xml:space="preserve"> WebGPU Technical Report. </w:t>
              </w:r>
              <w:r>
                <w:rPr>
                  <w:i/>
                  <w:iCs/>
                </w:rPr>
                <w:t xml:space="preserve">Chromium Docs. </w:t>
              </w:r>
              <w:r>
                <w:t>[Online] n.d. [Citace: 07. 07 2025.] https://chromium.googlesource.com/chromium/src/+/main/docs/security/research/graphics/webgpu_technical_report.md.</w:t>
              </w:r>
            </w:p>
            <w:p w14:paraId="04F1B6A7" w14:textId="77777777" w:rsidR="006428B1" w:rsidRDefault="006428B1" w:rsidP="006428B1">
              <w:pPr>
                <w:pStyle w:val="Bibliografie"/>
              </w:pPr>
              <w:r>
                <w:rPr>
                  <w:b/>
                  <w:bCs/>
                </w:rPr>
                <w:lastRenderedPageBreak/>
                <w:t>Graz University of Technology. 2018.</w:t>
              </w:r>
              <w:r>
                <w:t xml:space="preserve"> Meltdown and Spectre. </w:t>
              </w:r>
              <w:r>
                <w:rPr>
                  <w:i/>
                  <w:iCs/>
                </w:rPr>
                <w:t xml:space="preserve">https://meltdownattack.com/. </w:t>
              </w:r>
              <w:r>
                <w:t>[Online] 2018. [Citace: 06. 07 2025.] https://meltdownattack.com/.</w:t>
              </w:r>
            </w:p>
            <w:p w14:paraId="47F8DA2B" w14:textId="77777777" w:rsidR="006428B1" w:rsidRDefault="006428B1" w:rsidP="006428B1">
              <w:pPr>
                <w:pStyle w:val="Bibliografie"/>
              </w:pPr>
              <w:r>
                <w:rPr>
                  <w:b/>
                  <w:bCs/>
                </w:rPr>
                <w:t>Kenwright, Ben. 2022.</w:t>
              </w:r>
              <w:r>
                <w:t xml:space="preserve"> </w:t>
              </w:r>
              <w:r>
                <w:rPr>
                  <w:i/>
                  <w:iCs/>
                </w:rPr>
                <w:t xml:space="preserve">Introduction to Computer Graphics with WebGL/WebGPU. </w:t>
              </w:r>
              <w:r>
                <w:t>místo neznámé : CRC Press, 2022.</w:t>
              </w:r>
            </w:p>
            <w:p w14:paraId="30D6719F" w14:textId="77777777" w:rsidR="006428B1" w:rsidRDefault="006428B1" w:rsidP="006428B1">
              <w:pPr>
                <w:pStyle w:val="Bibliografie"/>
              </w:pPr>
              <w:r>
                <w:rPr>
                  <w:b/>
                  <w:bCs/>
                </w:rPr>
                <w:t>kvark. 2017.</w:t>
              </w:r>
              <w:r>
                <w:t xml:space="preserve"> GitHub Issue #27 - WebGPU memory-barrier discussion. </w:t>
              </w:r>
              <w:r>
                <w:rPr>
                  <w:i/>
                  <w:iCs/>
                </w:rPr>
                <w:t xml:space="preserve">GitHub. </w:t>
              </w:r>
              <w:r>
                <w:t>[Online] 2017. [Citace: 02. 07 2025.] https://github.com/gpuweb/gpuweb/issues/27.</w:t>
              </w:r>
            </w:p>
            <w:p w14:paraId="2DD1BDF9" w14:textId="77777777" w:rsidR="006428B1" w:rsidRDefault="006428B1" w:rsidP="006428B1">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6271D1CC" w14:textId="77777777" w:rsidR="006428B1" w:rsidRDefault="006428B1" w:rsidP="006428B1">
              <w:pPr>
                <w:pStyle w:val="Bibliografie"/>
              </w:pPr>
              <w:r>
                <w:rPr>
                  <w:b/>
                  <w:bCs/>
                </w:rPr>
                <w:t>—. 2024.</w:t>
              </w:r>
              <w:r>
                <w:t xml:space="preserve"> WebGL API. </w:t>
              </w:r>
              <w:r>
                <w:rPr>
                  <w:i/>
                  <w:iCs/>
                </w:rPr>
                <w:t xml:space="preserve">MDN Web Docs. </w:t>
              </w:r>
              <w:r>
                <w:t>[Online] 2024. [Citace: 24. 04 2025 .] https://developer.mozilla.org/en-US/docs/Web/API/WebGL_API.</w:t>
              </w:r>
            </w:p>
            <w:p w14:paraId="438A5EDE" w14:textId="77777777" w:rsidR="006428B1" w:rsidRDefault="006428B1" w:rsidP="006428B1">
              <w:pPr>
                <w:pStyle w:val="Bibliografie"/>
              </w:pPr>
              <w:r>
                <w:rPr>
                  <w:b/>
                  <w:bCs/>
                </w:rPr>
                <w:t>—. 2025.</w:t>
              </w:r>
              <w:r>
                <w:t xml:space="preserve"> WebGPU API. </w:t>
              </w:r>
              <w:r>
                <w:rPr>
                  <w:i/>
                  <w:iCs/>
                </w:rPr>
                <w:t xml:space="preserve">MDN Web docs. </w:t>
              </w:r>
              <w:r>
                <w:t>[Online] 2025. [Citace: 01. 07 2025.] https://developer.mozilla.org/en-US/docs/Web/API/WebGPU_API.</w:t>
              </w:r>
            </w:p>
            <w:p w14:paraId="2E6649BC" w14:textId="77777777" w:rsidR="006428B1" w:rsidRDefault="006428B1" w:rsidP="006428B1">
              <w:pPr>
                <w:pStyle w:val="Bibliografie"/>
              </w:pPr>
              <w:r>
                <w:rPr>
                  <w:b/>
                  <w:bCs/>
                </w:rPr>
                <w:t>Mozilla Security Team. 2024.</w:t>
              </w:r>
              <w:r>
                <w:t xml:space="preserve"> Firefox Release Notes. </w:t>
              </w:r>
              <w:r>
                <w:rPr>
                  <w:i/>
                  <w:iCs/>
                </w:rPr>
                <w:t xml:space="preserve">Mozilla Security Blog. </w:t>
              </w:r>
              <w:r>
                <w:t>[Online] 2024. [Citace: 04. 07 2025.] https://www.mozilla.org/en-US/firefox/110.0/releasenotes/.</w:t>
              </w:r>
            </w:p>
            <w:p w14:paraId="25277808" w14:textId="77777777" w:rsidR="006428B1" w:rsidRDefault="006428B1" w:rsidP="006428B1">
              <w:pPr>
                <w:pStyle w:val="Bibliografie"/>
              </w:pPr>
              <w:r>
                <w:rPr>
                  <w:b/>
                  <w:bCs/>
                </w:rPr>
                <w:t>PlayCanvas. 2025.</w:t>
              </w:r>
              <w:r>
                <w:t xml:space="preserve"> Developer Guide. [Online] 2025. [Citace: 01. 07 2025.] https://developer.playcanvas.com/.</w:t>
              </w:r>
            </w:p>
            <w:p w14:paraId="7634905D" w14:textId="77777777" w:rsidR="006428B1" w:rsidRDefault="006428B1" w:rsidP="006428B1">
              <w:pPr>
                <w:pStyle w:val="Bibliografie"/>
              </w:pPr>
              <w:r>
                <w:rPr>
                  <w:b/>
                  <w:bCs/>
                </w:rPr>
                <w:t>—. 2025.</w:t>
              </w:r>
              <w:r>
                <w:t xml:space="preserve"> PlayCanvas. </w:t>
              </w:r>
              <w:r>
                <w:rPr>
                  <w:i/>
                  <w:iCs/>
                </w:rPr>
                <w:t xml:space="preserve">GitHub. </w:t>
              </w:r>
              <w:r>
                <w:t>[Online] 2025. [Citace: 07. 07 2025.] https://github.com/playcanvas.</w:t>
              </w:r>
            </w:p>
            <w:p w14:paraId="5993283C" w14:textId="77777777" w:rsidR="006428B1" w:rsidRDefault="006428B1" w:rsidP="006428B1">
              <w:pPr>
                <w:pStyle w:val="Bibliografie"/>
              </w:pPr>
              <w:r>
                <w:rPr>
                  <w:b/>
                  <w:bCs/>
                </w:rPr>
                <w:t>Tatarchuk, Natalya. 2006.</w:t>
              </w:r>
              <w:r>
                <w:t xml:space="preserve"> Dynamic Parallax Occlusion Mapping with Approximate Soft Shadows. </w:t>
              </w:r>
              <w:r>
                <w:rPr>
                  <w:i/>
                  <w:iCs/>
                </w:rPr>
                <w:t xml:space="preserve">gitea.yiem. </w:t>
              </w:r>
              <w:r>
                <w:t>[Online] 2006. [Citace: 07. 07 2025.] https://gitea.yiem.net/QianMo/Real-Time-Rendering-4th-Bibliography-Collection/raw/branch/main/Chapter%201-24/%5B1742%5D%C2%A0%5BSIGGRAPH%202006%5D%20Dynamic%20Parallax%20Occlusion%20Mapping%20with%20Approximate%20Soft%20Shadows.pdf.</w:t>
              </w:r>
            </w:p>
            <w:p w14:paraId="7D7B67BA" w14:textId="77777777" w:rsidR="006428B1" w:rsidRDefault="006428B1" w:rsidP="006428B1">
              <w:pPr>
                <w:pStyle w:val="Bibliografie"/>
              </w:pPr>
              <w:r>
                <w:rPr>
                  <w:b/>
                  <w:bCs/>
                </w:rPr>
                <w:t>The Khronos Group. 2025.</w:t>
              </w:r>
              <w:r>
                <w:t xml:space="preserve"> Vulkan® 1.4.320 - A Specification. </w:t>
              </w:r>
              <w:r>
                <w:rPr>
                  <w:i/>
                  <w:iCs/>
                </w:rPr>
                <w:t xml:space="preserve">khronos.org. </w:t>
              </w:r>
              <w:r>
                <w:t>[Online] 2025. [Citace: 01. 07 2025.] https://registry.khronos.org/vulkan/specs/latest/pdf/vkspec.pdf.</w:t>
              </w:r>
            </w:p>
            <w:p w14:paraId="024733EC" w14:textId="77777777" w:rsidR="006428B1" w:rsidRDefault="006428B1" w:rsidP="006428B1">
              <w:pPr>
                <w:pStyle w:val="Bibliografie"/>
              </w:pPr>
              <w:r>
                <w:rPr>
                  <w:b/>
                  <w:bCs/>
                </w:rPr>
                <w:lastRenderedPageBreak/>
                <w:t>—. 2017.</w:t>
              </w:r>
              <w:r>
                <w:t xml:space="preserve"> WebGL 2.0 Specification. </w:t>
              </w:r>
              <w:r>
                <w:rPr>
                  <w:i/>
                  <w:iCs/>
                </w:rPr>
                <w:t xml:space="preserve">Khronos.org. </w:t>
              </w:r>
              <w:r>
                <w:t>[Online] 1 2017. [Citace: 02. 06 2025.] https://www.khronos.org/registry/webgl/specs/latest/2.0/.</w:t>
              </w:r>
            </w:p>
            <w:p w14:paraId="009FA733" w14:textId="77777777" w:rsidR="006428B1" w:rsidRDefault="006428B1" w:rsidP="006428B1">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07DE076E" w14:textId="77777777" w:rsidR="006428B1" w:rsidRDefault="006428B1" w:rsidP="006428B1">
              <w:pPr>
                <w:pStyle w:val="Bibliografie"/>
              </w:pPr>
              <w:r>
                <w:rPr>
                  <w:b/>
                  <w:bCs/>
                </w:rPr>
                <w:t>three.js. 2025.</w:t>
              </w:r>
              <w:r>
                <w:t xml:space="preserve"> three.js. </w:t>
              </w:r>
              <w:r>
                <w:rPr>
                  <w:i/>
                  <w:iCs/>
                </w:rPr>
                <w:t xml:space="preserve">GitHub. </w:t>
              </w:r>
              <w:r>
                <w:t>[Online] 2025. [Citace: 07. 07 2025.] https://github.com/mrdoob/three.js.</w:t>
              </w:r>
            </w:p>
            <w:p w14:paraId="6BCFBE66" w14:textId="77777777" w:rsidR="006428B1" w:rsidRDefault="006428B1" w:rsidP="006428B1">
              <w:pPr>
                <w:pStyle w:val="Bibliografie"/>
              </w:pPr>
              <w:r>
                <w:rPr>
                  <w:b/>
                  <w:bCs/>
                </w:rPr>
                <w:t>W3C. 2024.</w:t>
              </w:r>
              <w:r>
                <w:t xml:space="preserve"> W3C Invites Implementations of WebGPU. </w:t>
              </w:r>
              <w:r>
                <w:rPr>
                  <w:i/>
                  <w:iCs/>
                </w:rPr>
                <w:t xml:space="preserve">W3C News. </w:t>
              </w:r>
              <w:r>
                <w:t>[Online] 2024. [Citace: 01. 07 2025.] https://www.w3.org/news/2024/w3c-invites-implementations-of-webgpu/.</w:t>
              </w:r>
            </w:p>
            <w:p w14:paraId="1BC84C05" w14:textId="77777777" w:rsidR="006428B1" w:rsidRDefault="006428B1" w:rsidP="006428B1">
              <w:pPr>
                <w:pStyle w:val="Bibliografie"/>
              </w:pPr>
              <w:r>
                <w:rPr>
                  <w:b/>
                  <w:bCs/>
                </w:rPr>
                <w:t>—. 2025.</w:t>
              </w:r>
              <w:r>
                <w:t xml:space="preserve"> WebGPU API — Latest Working Draft. </w:t>
              </w:r>
              <w:r>
                <w:rPr>
                  <w:i/>
                  <w:iCs/>
                </w:rPr>
                <w:t xml:space="preserve">w3.org. </w:t>
              </w:r>
              <w:r>
                <w:t>[Online] 2025. [Citace: 20. 06 2025.] https://www.w3.org/TR/webgpu/.</w:t>
              </w:r>
            </w:p>
            <w:p w14:paraId="6E191655" w14:textId="77777777" w:rsidR="006428B1" w:rsidRDefault="006428B1" w:rsidP="006428B1">
              <w:pPr>
                <w:pStyle w:val="Bibliografie"/>
              </w:pPr>
              <w:r>
                <w:rPr>
                  <w:b/>
                  <w:bCs/>
                </w:rPr>
                <w:t>—. 2025.</w:t>
              </w:r>
              <w:r>
                <w:t xml:space="preserve"> WebGPU Explainer. </w:t>
              </w:r>
              <w:r>
                <w:rPr>
                  <w:i/>
                  <w:iCs/>
                </w:rPr>
                <w:t xml:space="preserve">GPU FOR THE WEB COMMUNITY GROUP. </w:t>
              </w:r>
              <w:r>
                <w:t>[Online] 2025. [Citace: 02. 07 2025.] https://gpuweb.github.io/gpuweb/explainer/.</w:t>
              </w:r>
            </w:p>
            <w:p w14:paraId="537AB5C3" w14:textId="77777777" w:rsidR="006428B1" w:rsidRDefault="006428B1" w:rsidP="006428B1">
              <w:pPr>
                <w:pStyle w:val="Bibliografie"/>
              </w:pPr>
              <w:r>
                <w:rPr>
                  <w:b/>
                  <w:bCs/>
                </w:rPr>
                <w:t>WebGPU Experts. 2024.</w:t>
              </w:r>
              <w:r>
                <w:t xml:space="preserve"> The Best of WebGPU in September 2024. </w:t>
              </w:r>
              <w:r>
                <w:rPr>
                  <w:i/>
                  <w:iCs/>
                </w:rPr>
                <w:t xml:space="preserve">WebGPUExperts.com. </w:t>
              </w:r>
              <w:r>
                <w:t>[Online] 2024. [Citace: 03. 06 2025.] https://www.webgpuexperts.com/best-webgpu-updates-september-2024.</w:t>
              </w:r>
            </w:p>
            <w:p w14:paraId="458E5CCB" w14:textId="532F5A0F" w:rsidR="00FF7538" w:rsidRDefault="00FF7538" w:rsidP="006428B1">
              <w:r>
                <w:rPr>
                  <w:b/>
                  <w:bCs/>
                </w:rPr>
                <w:fldChar w:fldCharType="end"/>
              </w:r>
            </w:p>
          </w:sdtContent>
        </w:sdt>
      </w:sdtContent>
    </w:sdt>
    <w:p w14:paraId="38370995" w14:textId="266668F9" w:rsidR="006C4AF9" w:rsidRPr="0018468E" w:rsidRDefault="006C4AF9" w:rsidP="002272CF"/>
    <w:sectPr w:rsidR="006C4AF9" w:rsidRPr="0018468E">
      <w:footerReference w:type="default" r:id="rId24"/>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6EEF4" w14:textId="77777777" w:rsidR="00DB1B78" w:rsidRPr="00F3089E" w:rsidRDefault="00DB1B78" w:rsidP="00442C9A">
      <w:r w:rsidRPr="00F3089E">
        <w:separator/>
      </w:r>
    </w:p>
  </w:endnote>
  <w:endnote w:type="continuationSeparator" w:id="0">
    <w:p w14:paraId="0EF0CAB9" w14:textId="77777777" w:rsidR="00DB1B78" w:rsidRPr="00F3089E" w:rsidRDefault="00DB1B78"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5D250EF7" w14:textId="445EACA0" w:rsidR="004D7DEC" w:rsidRPr="00F3089E" w:rsidRDefault="004D7DEC" w:rsidP="00C512A8">
        <w:pPr>
          <w:pStyle w:val="Zpat"/>
          <w:jc w:val="center"/>
        </w:pPr>
        <w:r w:rsidRPr="00F3089E">
          <w:fldChar w:fldCharType="begin"/>
        </w:r>
        <w:r w:rsidRPr="00F3089E">
          <w:instrText>PAGE   \* MERGEFORMAT</w:instrText>
        </w:r>
        <w:r w:rsidRPr="00F3089E">
          <w:fldChar w:fldCharType="separate"/>
        </w:r>
        <w:r w:rsidRPr="00F3089E">
          <w:t>2</w:t>
        </w:r>
        <w:r w:rsidRPr="00F3089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ED4BA" w14:textId="77777777" w:rsidR="00DB1B78" w:rsidRPr="00F3089E" w:rsidRDefault="00DB1B78" w:rsidP="00442C9A">
      <w:r w:rsidRPr="00F3089E">
        <w:separator/>
      </w:r>
    </w:p>
  </w:footnote>
  <w:footnote w:type="continuationSeparator" w:id="0">
    <w:p w14:paraId="165EB579" w14:textId="77777777" w:rsidR="00DB1B78" w:rsidRPr="00F3089E" w:rsidRDefault="00DB1B78"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30736"/>
    <w:multiLevelType w:val="hybridMultilevel"/>
    <w:tmpl w:val="9392D8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856F3"/>
    <w:multiLevelType w:val="multilevel"/>
    <w:tmpl w:val="DAA479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57A3B"/>
    <w:multiLevelType w:val="hybridMultilevel"/>
    <w:tmpl w:val="F1C23D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909EC"/>
    <w:multiLevelType w:val="multilevel"/>
    <w:tmpl w:val="82B4C8B4"/>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rPr>
    </w:lvl>
    <w:lvl w:ilvl="2">
      <w:start w:val="1"/>
      <w:numFmt w:val="decimal"/>
      <w:pStyle w:val="Nadpis3"/>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07B454B"/>
    <w:multiLevelType w:val="multilevel"/>
    <w:tmpl w:val="0D8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A11AD6"/>
    <w:multiLevelType w:val="multilevel"/>
    <w:tmpl w:val="44109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3B1FF4"/>
    <w:multiLevelType w:val="hybridMultilevel"/>
    <w:tmpl w:val="22EACC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7995213"/>
    <w:multiLevelType w:val="hybridMultilevel"/>
    <w:tmpl w:val="E0965ABA"/>
    <w:lvl w:ilvl="0" w:tplc="5DA882F8">
      <w:start w:val="1"/>
      <w:numFmt w:val="decimal"/>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9"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F679B4"/>
    <w:multiLevelType w:val="multilevel"/>
    <w:tmpl w:val="8DFC97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2C86960"/>
    <w:multiLevelType w:val="hybridMultilevel"/>
    <w:tmpl w:val="BA6C71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871CDD"/>
    <w:multiLevelType w:val="multilevel"/>
    <w:tmpl w:val="0BDC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5D0BB6"/>
    <w:multiLevelType w:val="hybridMultilevel"/>
    <w:tmpl w:val="CEFE81B2"/>
    <w:lvl w:ilvl="0" w:tplc="DD4899A4">
      <w:numFmt w:val="bullet"/>
      <w:lvlText w:val="•"/>
      <w:lvlJc w:val="left"/>
      <w:pPr>
        <w:ind w:left="720" w:hanging="360"/>
      </w:pPr>
      <w:rPr>
        <w:rFonts w:ascii="Calibri" w:eastAsia="Calade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52A12894"/>
    <w:multiLevelType w:val="hybridMultilevel"/>
    <w:tmpl w:val="6BBC88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59816A2F"/>
    <w:multiLevelType w:val="hybridMultilevel"/>
    <w:tmpl w:val="AEE4F7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B3398"/>
    <w:multiLevelType w:val="hybridMultilevel"/>
    <w:tmpl w:val="3AFEAE5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527EAC"/>
    <w:multiLevelType w:val="multilevel"/>
    <w:tmpl w:val="C7AC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F27637"/>
    <w:multiLevelType w:val="multilevel"/>
    <w:tmpl w:val="E91A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7D4C3B"/>
    <w:multiLevelType w:val="hybridMultilevel"/>
    <w:tmpl w:val="6C86E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28"/>
  </w:num>
  <w:num w:numId="2" w16cid:durableId="151334690">
    <w:abstractNumId w:val="37"/>
  </w:num>
  <w:num w:numId="3" w16cid:durableId="1303121327">
    <w:abstractNumId w:val="41"/>
  </w:num>
  <w:num w:numId="4" w16cid:durableId="774129665">
    <w:abstractNumId w:val="59"/>
  </w:num>
  <w:num w:numId="5" w16cid:durableId="1254317753">
    <w:abstractNumId w:val="69"/>
  </w:num>
  <w:num w:numId="6" w16cid:durableId="1473139686">
    <w:abstractNumId w:val="8"/>
  </w:num>
  <w:num w:numId="7" w16cid:durableId="2071004182">
    <w:abstractNumId w:val="44"/>
  </w:num>
  <w:num w:numId="8" w16cid:durableId="1206404698">
    <w:abstractNumId w:val="0"/>
  </w:num>
  <w:num w:numId="9" w16cid:durableId="492795377">
    <w:abstractNumId w:val="9"/>
  </w:num>
  <w:num w:numId="10" w16cid:durableId="1597441060">
    <w:abstractNumId w:val="22"/>
  </w:num>
  <w:num w:numId="11" w16cid:durableId="1738895454">
    <w:abstractNumId w:val="67"/>
  </w:num>
  <w:num w:numId="12" w16cid:durableId="1114180441">
    <w:abstractNumId w:val="39"/>
  </w:num>
  <w:num w:numId="13" w16cid:durableId="1721244210">
    <w:abstractNumId w:val="25"/>
  </w:num>
  <w:num w:numId="14" w16cid:durableId="1507935827">
    <w:abstractNumId w:val="35"/>
  </w:num>
  <w:num w:numId="15" w16cid:durableId="1317219964">
    <w:abstractNumId w:val="49"/>
  </w:num>
  <w:num w:numId="16" w16cid:durableId="1821923057">
    <w:abstractNumId w:val="33"/>
  </w:num>
  <w:num w:numId="17" w16cid:durableId="1746032986">
    <w:abstractNumId w:val="14"/>
  </w:num>
  <w:num w:numId="18" w16cid:durableId="711928739">
    <w:abstractNumId w:val="14"/>
    <w:lvlOverride w:ilvl="0">
      <w:startOverride w:val="1"/>
    </w:lvlOverride>
  </w:num>
  <w:num w:numId="19" w16cid:durableId="1086071740">
    <w:abstractNumId w:val="14"/>
  </w:num>
  <w:num w:numId="20" w16cid:durableId="2058819467">
    <w:abstractNumId w:val="64"/>
  </w:num>
  <w:num w:numId="21" w16cid:durableId="5575201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40"/>
  </w:num>
  <w:num w:numId="24" w16cid:durableId="1334916453">
    <w:abstractNumId w:val="15"/>
  </w:num>
  <w:num w:numId="25" w16cid:durableId="1063791579">
    <w:abstractNumId w:val="10"/>
  </w:num>
  <w:num w:numId="26" w16cid:durableId="455874809">
    <w:abstractNumId w:val="29"/>
  </w:num>
  <w:num w:numId="27" w16cid:durableId="513227262">
    <w:abstractNumId w:val="42"/>
  </w:num>
  <w:num w:numId="28" w16cid:durableId="1704943483">
    <w:abstractNumId w:val="18"/>
  </w:num>
  <w:num w:numId="29" w16cid:durableId="1214734204">
    <w:abstractNumId w:val="16"/>
  </w:num>
  <w:num w:numId="30" w16cid:durableId="1616713748">
    <w:abstractNumId w:val="65"/>
  </w:num>
  <w:num w:numId="31" w16cid:durableId="1979067205">
    <w:abstractNumId w:val="58"/>
  </w:num>
  <w:num w:numId="32" w16cid:durableId="417600996">
    <w:abstractNumId w:val="21"/>
  </w:num>
  <w:num w:numId="33" w16cid:durableId="707068791">
    <w:abstractNumId w:val="4"/>
  </w:num>
  <w:num w:numId="34" w16cid:durableId="1589070372">
    <w:abstractNumId w:val="17"/>
  </w:num>
  <w:num w:numId="35" w16cid:durableId="889415835">
    <w:abstractNumId w:val="2"/>
  </w:num>
  <w:num w:numId="36" w16cid:durableId="1001272571">
    <w:abstractNumId w:val="55"/>
  </w:num>
  <w:num w:numId="37" w16cid:durableId="224294148">
    <w:abstractNumId w:val="43"/>
  </w:num>
  <w:num w:numId="38" w16cid:durableId="1576747282">
    <w:abstractNumId w:val="66"/>
  </w:num>
  <w:num w:numId="39" w16cid:durableId="531498756">
    <w:abstractNumId w:val="13"/>
  </w:num>
  <w:num w:numId="40" w16cid:durableId="1086805835">
    <w:abstractNumId w:val="38"/>
  </w:num>
  <w:num w:numId="41" w16cid:durableId="187109933">
    <w:abstractNumId w:val="12"/>
  </w:num>
  <w:num w:numId="42" w16cid:durableId="1220674464">
    <w:abstractNumId w:val="26"/>
  </w:num>
  <w:num w:numId="43" w16cid:durableId="74937559">
    <w:abstractNumId w:val="19"/>
  </w:num>
  <w:num w:numId="44" w16cid:durableId="517308292">
    <w:abstractNumId w:val="54"/>
  </w:num>
  <w:num w:numId="45" w16cid:durableId="811098345">
    <w:abstractNumId w:val="5"/>
  </w:num>
  <w:num w:numId="46" w16cid:durableId="1191454764">
    <w:abstractNumId w:val="57"/>
  </w:num>
  <w:num w:numId="47" w16cid:durableId="1077165693">
    <w:abstractNumId w:val="1"/>
  </w:num>
  <w:num w:numId="48" w16cid:durableId="583417154">
    <w:abstractNumId w:val="52"/>
  </w:num>
  <w:num w:numId="49" w16cid:durableId="1351447496">
    <w:abstractNumId w:val="48"/>
  </w:num>
  <w:num w:numId="50" w16cid:durableId="1788281549">
    <w:abstractNumId w:val="6"/>
  </w:num>
  <w:num w:numId="51" w16cid:durableId="1493255897">
    <w:abstractNumId w:val="30"/>
  </w:num>
  <w:num w:numId="52" w16cid:durableId="569996154">
    <w:abstractNumId w:val="36"/>
  </w:num>
  <w:num w:numId="53" w16cid:durableId="1579899078">
    <w:abstractNumId w:val="53"/>
  </w:num>
  <w:num w:numId="54" w16cid:durableId="1092242148">
    <w:abstractNumId w:val="23"/>
  </w:num>
  <w:num w:numId="55" w16cid:durableId="931279374">
    <w:abstractNumId w:val="47"/>
  </w:num>
  <w:num w:numId="56" w16cid:durableId="543249908">
    <w:abstractNumId w:val="7"/>
  </w:num>
  <w:num w:numId="57" w16cid:durableId="1480341176">
    <w:abstractNumId w:val="68"/>
  </w:num>
  <w:num w:numId="58" w16cid:durableId="1349721735">
    <w:abstractNumId w:val="50"/>
  </w:num>
  <w:num w:numId="59" w16cid:durableId="1354922902">
    <w:abstractNumId w:val="3"/>
  </w:num>
  <w:num w:numId="60" w16cid:durableId="1488353684">
    <w:abstractNumId w:val="45"/>
  </w:num>
  <w:num w:numId="64" w16cid:durableId="245193172">
    <w:abstractNumId w:val="56"/>
  </w:num>
  <w:num w:numId="65" w16cid:durableId="1612742266">
    <w:abstractNumId w:val="46"/>
  </w:num>
  <w:num w:numId="66" w16cid:durableId="1124812054">
    <w:abstractNumId w:val="61"/>
  </w:num>
  <w:num w:numId="67" w16cid:durableId="1627814877">
    <w:abstractNumId w:val="24"/>
  </w:num>
  <w:num w:numId="68" w16cid:durableId="718942485">
    <w:abstractNumId w:val="32"/>
  </w:num>
  <w:num w:numId="69" w16cid:durableId="702168421">
    <w:abstractNumId w:val="11"/>
  </w:num>
  <w:num w:numId="70" w16cid:durableId="736827033">
    <w:abstractNumId w:val="27"/>
  </w:num>
  <w:num w:numId="71" w16cid:durableId="1047485223">
    <w:abstractNumId w:val="31"/>
  </w:num>
  <w:num w:numId="72" w16cid:durableId="2128429731">
    <w:abstractNumId w:val="20"/>
  </w:num>
  <w:num w:numId="73" w16cid:durableId="319038915">
    <w:abstractNumId w:val="51"/>
  </w:num>
  <w:num w:numId="74" w16cid:durableId="2078504181">
    <w:abstractNumId w:val="62"/>
  </w:num>
  <w:num w:numId="75" w16cid:durableId="175198996">
    <w:abstractNumId w:val="34"/>
  </w:num>
  <w:num w:numId="76" w16cid:durableId="694422921">
    <w:abstractNumId w:val="6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alerij Šlovikov">
    <w15:presenceInfo w15:providerId="AD" w15:userId="S::valerij.slovikov@unicornuniversity.net::390d0845-b07c-484b-8c16-e4e48e69b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1600C"/>
    <w:rsid w:val="00031C38"/>
    <w:rsid w:val="00031CB4"/>
    <w:rsid w:val="00043622"/>
    <w:rsid w:val="00050032"/>
    <w:rsid w:val="000559AE"/>
    <w:rsid w:val="0007195E"/>
    <w:rsid w:val="0007341C"/>
    <w:rsid w:val="00086413"/>
    <w:rsid w:val="00096E20"/>
    <w:rsid w:val="000A2A97"/>
    <w:rsid w:val="000B30E0"/>
    <w:rsid w:val="000B352C"/>
    <w:rsid w:val="000C09F7"/>
    <w:rsid w:val="000D1B9C"/>
    <w:rsid w:val="000F6C7D"/>
    <w:rsid w:val="00117315"/>
    <w:rsid w:val="00124503"/>
    <w:rsid w:val="00126B8D"/>
    <w:rsid w:val="00132162"/>
    <w:rsid w:val="00133D43"/>
    <w:rsid w:val="00133FEA"/>
    <w:rsid w:val="00137342"/>
    <w:rsid w:val="00144E5B"/>
    <w:rsid w:val="00146F45"/>
    <w:rsid w:val="001557FC"/>
    <w:rsid w:val="00156616"/>
    <w:rsid w:val="00175F2B"/>
    <w:rsid w:val="0018468E"/>
    <w:rsid w:val="00187BB0"/>
    <w:rsid w:val="001B7711"/>
    <w:rsid w:val="001D4F3A"/>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D5AD3"/>
    <w:rsid w:val="002F21E0"/>
    <w:rsid w:val="003026E3"/>
    <w:rsid w:val="00304F2E"/>
    <w:rsid w:val="003236A8"/>
    <w:rsid w:val="00334D85"/>
    <w:rsid w:val="00337593"/>
    <w:rsid w:val="00340814"/>
    <w:rsid w:val="00343CDB"/>
    <w:rsid w:val="00353B92"/>
    <w:rsid w:val="00370D1C"/>
    <w:rsid w:val="003753CF"/>
    <w:rsid w:val="003958FF"/>
    <w:rsid w:val="003A0679"/>
    <w:rsid w:val="003A6338"/>
    <w:rsid w:val="003A7616"/>
    <w:rsid w:val="003B4336"/>
    <w:rsid w:val="003C3CAB"/>
    <w:rsid w:val="003C6BE8"/>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9068D"/>
    <w:rsid w:val="004C11FF"/>
    <w:rsid w:val="004C7D0A"/>
    <w:rsid w:val="004D1467"/>
    <w:rsid w:val="004D7DEC"/>
    <w:rsid w:val="004E02BE"/>
    <w:rsid w:val="004E207F"/>
    <w:rsid w:val="004E5855"/>
    <w:rsid w:val="00536C8D"/>
    <w:rsid w:val="005433E2"/>
    <w:rsid w:val="00556674"/>
    <w:rsid w:val="005C3DA7"/>
    <w:rsid w:val="005D0F9A"/>
    <w:rsid w:val="00606C89"/>
    <w:rsid w:val="00611466"/>
    <w:rsid w:val="0061513E"/>
    <w:rsid w:val="00624BA4"/>
    <w:rsid w:val="00625576"/>
    <w:rsid w:val="00630C11"/>
    <w:rsid w:val="00641373"/>
    <w:rsid w:val="006428B1"/>
    <w:rsid w:val="00642ED0"/>
    <w:rsid w:val="00642FBD"/>
    <w:rsid w:val="0064500A"/>
    <w:rsid w:val="00665A10"/>
    <w:rsid w:val="006A0B57"/>
    <w:rsid w:val="006A711F"/>
    <w:rsid w:val="006C4AF9"/>
    <w:rsid w:val="006D03FB"/>
    <w:rsid w:val="006D5120"/>
    <w:rsid w:val="007158FC"/>
    <w:rsid w:val="00736C07"/>
    <w:rsid w:val="007418F3"/>
    <w:rsid w:val="007500A0"/>
    <w:rsid w:val="00757EC3"/>
    <w:rsid w:val="007657D4"/>
    <w:rsid w:val="00766527"/>
    <w:rsid w:val="00776CEE"/>
    <w:rsid w:val="00780ECC"/>
    <w:rsid w:val="007924DC"/>
    <w:rsid w:val="00793C1B"/>
    <w:rsid w:val="007B1C05"/>
    <w:rsid w:val="007C4BB6"/>
    <w:rsid w:val="007D1584"/>
    <w:rsid w:val="007D3A75"/>
    <w:rsid w:val="007D4D59"/>
    <w:rsid w:val="007D7C03"/>
    <w:rsid w:val="007E0BD4"/>
    <w:rsid w:val="007E5DEC"/>
    <w:rsid w:val="007E6543"/>
    <w:rsid w:val="007F2173"/>
    <w:rsid w:val="007F6809"/>
    <w:rsid w:val="008036C4"/>
    <w:rsid w:val="00805593"/>
    <w:rsid w:val="0081369A"/>
    <w:rsid w:val="008207DE"/>
    <w:rsid w:val="0082291D"/>
    <w:rsid w:val="008268DF"/>
    <w:rsid w:val="00830239"/>
    <w:rsid w:val="0084522E"/>
    <w:rsid w:val="008609B5"/>
    <w:rsid w:val="0086329D"/>
    <w:rsid w:val="0086736C"/>
    <w:rsid w:val="0086754E"/>
    <w:rsid w:val="00867B17"/>
    <w:rsid w:val="00867E40"/>
    <w:rsid w:val="00877648"/>
    <w:rsid w:val="00897BB6"/>
    <w:rsid w:val="008C0610"/>
    <w:rsid w:val="008D11C8"/>
    <w:rsid w:val="008D5018"/>
    <w:rsid w:val="008D63DB"/>
    <w:rsid w:val="008F1154"/>
    <w:rsid w:val="00914469"/>
    <w:rsid w:val="00923A57"/>
    <w:rsid w:val="009250E5"/>
    <w:rsid w:val="00935E76"/>
    <w:rsid w:val="00953959"/>
    <w:rsid w:val="00963C8B"/>
    <w:rsid w:val="009778A4"/>
    <w:rsid w:val="00981C97"/>
    <w:rsid w:val="0099094A"/>
    <w:rsid w:val="00993D00"/>
    <w:rsid w:val="009974D7"/>
    <w:rsid w:val="009A55FE"/>
    <w:rsid w:val="009B09C5"/>
    <w:rsid w:val="009B46FB"/>
    <w:rsid w:val="009C1BA6"/>
    <w:rsid w:val="009C58C7"/>
    <w:rsid w:val="009D41EA"/>
    <w:rsid w:val="009E4656"/>
    <w:rsid w:val="009E74A2"/>
    <w:rsid w:val="009F0D7F"/>
    <w:rsid w:val="00A032CE"/>
    <w:rsid w:val="00A052F1"/>
    <w:rsid w:val="00A0668B"/>
    <w:rsid w:val="00A076C9"/>
    <w:rsid w:val="00A31E13"/>
    <w:rsid w:val="00A352AB"/>
    <w:rsid w:val="00A42382"/>
    <w:rsid w:val="00A4645B"/>
    <w:rsid w:val="00A4741A"/>
    <w:rsid w:val="00A511BC"/>
    <w:rsid w:val="00A5435A"/>
    <w:rsid w:val="00A54D1C"/>
    <w:rsid w:val="00A60F40"/>
    <w:rsid w:val="00A66F9F"/>
    <w:rsid w:val="00A714AD"/>
    <w:rsid w:val="00A84A12"/>
    <w:rsid w:val="00AA13FC"/>
    <w:rsid w:val="00AB49D8"/>
    <w:rsid w:val="00AC4F53"/>
    <w:rsid w:val="00AC7625"/>
    <w:rsid w:val="00AD2142"/>
    <w:rsid w:val="00AE3168"/>
    <w:rsid w:val="00AF17AC"/>
    <w:rsid w:val="00B0047A"/>
    <w:rsid w:val="00B033B5"/>
    <w:rsid w:val="00B04C89"/>
    <w:rsid w:val="00B11EC7"/>
    <w:rsid w:val="00B136F4"/>
    <w:rsid w:val="00B52014"/>
    <w:rsid w:val="00B523DE"/>
    <w:rsid w:val="00B56F20"/>
    <w:rsid w:val="00B64DCA"/>
    <w:rsid w:val="00B736CF"/>
    <w:rsid w:val="00B7656A"/>
    <w:rsid w:val="00B856C8"/>
    <w:rsid w:val="00B87A03"/>
    <w:rsid w:val="00BA201F"/>
    <w:rsid w:val="00BC0BAD"/>
    <w:rsid w:val="00BC2C99"/>
    <w:rsid w:val="00BC6F73"/>
    <w:rsid w:val="00BD256E"/>
    <w:rsid w:val="00BD3BFF"/>
    <w:rsid w:val="00BE0FD5"/>
    <w:rsid w:val="00BF214F"/>
    <w:rsid w:val="00BF3444"/>
    <w:rsid w:val="00BF6F23"/>
    <w:rsid w:val="00BF76E0"/>
    <w:rsid w:val="00C01191"/>
    <w:rsid w:val="00C0527E"/>
    <w:rsid w:val="00C1187C"/>
    <w:rsid w:val="00C174F2"/>
    <w:rsid w:val="00C24C23"/>
    <w:rsid w:val="00C31AEB"/>
    <w:rsid w:val="00C32F2E"/>
    <w:rsid w:val="00C40A87"/>
    <w:rsid w:val="00C42A9F"/>
    <w:rsid w:val="00C432C0"/>
    <w:rsid w:val="00C51068"/>
    <w:rsid w:val="00C512A8"/>
    <w:rsid w:val="00C61AEB"/>
    <w:rsid w:val="00C67F13"/>
    <w:rsid w:val="00C75F92"/>
    <w:rsid w:val="00C90A87"/>
    <w:rsid w:val="00C9447D"/>
    <w:rsid w:val="00CB2D36"/>
    <w:rsid w:val="00CC0B51"/>
    <w:rsid w:val="00CC6276"/>
    <w:rsid w:val="00CF354F"/>
    <w:rsid w:val="00CF3F0F"/>
    <w:rsid w:val="00D026DE"/>
    <w:rsid w:val="00D107E3"/>
    <w:rsid w:val="00D1144C"/>
    <w:rsid w:val="00D235AA"/>
    <w:rsid w:val="00D3030D"/>
    <w:rsid w:val="00D32F0D"/>
    <w:rsid w:val="00D4075C"/>
    <w:rsid w:val="00D54EC4"/>
    <w:rsid w:val="00D5601A"/>
    <w:rsid w:val="00D56FFB"/>
    <w:rsid w:val="00D60D7B"/>
    <w:rsid w:val="00D63822"/>
    <w:rsid w:val="00D63874"/>
    <w:rsid w:val="00D9685A"/>
    <w:rsid w:val="00DA18A5"/>
    <w:rsid w:val="00DB1B78"/>
    <w:rsid w:val="00DB271D"/>
    <w:rsid w:val="00DB7E87"/>
    <w:rsid w:val="00DF0350"/>
    <w:rsid w:val="00DF05C6"/>
    <w:rsid w:val="00DF5AFD"/>
    <w:rsid w:val="00E3522E"/>
    <w:rsid w:val="00E4775A"/>
    <w:rsid w:val="00E51757"/>
    <w:rsid w:val="00E577F2"/>
    <w:rsid w:val="00E617C3"/>
    <w:rsid w:val="00E65CCA"/>
    <w:rsid w:val="00E6747C"/>
    <w:rsid w:val="00E715FB"/>
    <w:rsid w:val="00E83123"/>
    <w:rsid w:val="00E9358D"/>
    <w:rsid w:val="00EA03CA"/>
    <w:rsid w:val="00EA177D"/>
    <w:rsid w:val="00EB15EE"/>
    <w:rsid w:val="00EB2EDF"/>
    <w:rsid w:val="00EF42EF"/>
    <w:rsid w:val="00F02B8E"/>
    <w:rsid w:val="00F170BA"/>
    <w:rsid w:val="00F2199D"/>
    <w:rsid w:val="00F3089E"/>
    <w:rsid w:val="00F36B12"/>
    <w:rsid w:val="00F44369"/>
    <w:rsid w:val="00F46C27"/>
    <w:rsid w:val="00F61860"/>
    <w:rsid w:val="00F62154"/>
    <w:rsid w:val="00F652A6"/>
    <w:rsid w:val="00F658CD"/>
    <w:rsid w:val="00F767D3"/>
    <w:rsid w:val="00F80A27"/>
    <w:rsid w:val="00F9640C"/>
    <w:rsid w:val="00F96D2A"/>
    <w:rsid w:val="00FB46CC"/>
    <w:rsid w:val="00FC096E"/>
    <w:rsid w:val="00FC40DB"/>
    <w:rsid w:val="00FD0344"/>
    <w:rsid w:val="00FD5C0D"/>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B7E87"/>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442C9A"/>
    <w:pPr>
      <w:numPr>
        <w:numId w:val="17"/>
      </w:numPr>
      <w:outlineLvl w:val="0"/>
    </w:pPr>
    <w:rPr>
      <w:rFonts w:eastAsia="Carlito" w:cs="Carlito"/>
      <w:b/>
      <w:bCs/>
      <w:sz w:val="32"/>
      <w:szCs w:val="32"/>
    </w:rPr>
  </w:style>
  <w:style w:type="paragraph" w:styleId="Nadpis2">
    <w:name w:val="heading 2"/>
    <w:basedOn w:val="Nadpis1"/>
    <w:next w:val="Normln"/>
    <w:autoRedefine/>
    <w:uiPriority w:val="9"/>
    <w:unhideWhenUsed/>
    <w:qFormat/>
    <w:rsid w:val="00FD0344"/>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442C9A"/>
    <w:rPr>
      <w:rFonts w:eastAsia="Carlito" w:cs="Carlito"/>
      <w:b/>
      <w:bCs/>
      <w:noProof/>
      <w:sz w:val="32"/>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link w:val="TitulekChar"/>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 w:type="paragraph" w:customStyle="1" w:styleId="TabulkaCaption">
    <w:name w:val="Tabulka–Caption"/>
    <w:basedOn w:val="Titulek"/>
    <w:link w:val="TabulkaCaptionChar"/>
    <w:qFormat/>
    <w:rsid w:val="00B04C89"/>
    <w:rPr>
      <w:bCs/>
      <w:sz w:val="20"/>
    </w:rPr>
  </w:style>
  <w:style w:type="character" w:customStyle="1" w:styleId="TitulekChar">
    <w:name w:val="Titulek Char"/>
    <w:basedOn w:val="Standardnpsmoodstavce"/>
    <w:link w:val="Titulek"/>
    <w:uiPriority w:val="35"/>
    <w:rsid w:val="00A714AD"/>
    <w:rPr>
      <w:rFonts w:eastAsia="Caladea" w:cstheme="minorHAnsi"/>
      <w:i/>
      <w:iCs/>
      <w:noProof/>
      <w:sz w:val="24"/>
      <w:szCs w:val="18"/>
      <w:lang w:val="cs-CZ"/>
    </w:rPr>
  </w:style>
  <w:style w:type="character" w:customStyle="1" w:styleId="TabulkaCaptionChar">
    <w:name w:val="Tabulka–Caption Char"/>
    <w:basedOn w:val="TitulekChar"/>
    <w:link w:val="TabulkaCaption"/>
    <w:rsid w:val="00B04C89"/>
    <w:rPr>
      <w:rFonts w:eastAsia="Caladea" w:cstheme="minorHAnsi"/>
      <w:bCs/>
      <w:i/>
      <w:iCs/>
      <w:noProof/>
      <w:sz w:val="20"/>
      <w:szCs w:val="18"/>
      <w:lang w:val="cs-CZ"/>
    </w:rPr>
  </w:style>
  <w:style w:type="table" w:styleId="Prosttabulka1">
    <w:name w:val="Plain Table 1"/>
    <w:basedOn w:val="Normlntabulka"/>
    <w:uiPriority w:val="41"/>
    <w:rsid w:val="002D5A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1">
    <w:name w:val="ms-1"/>
    <w:basedOn w:val="Standardnpsmoodstavce"/>
    <w:rsid w:val="00F9640C"/>
  </w:style>
  <w:style w:type="character" w:customStyle="1" w:styleId="max-w-full">
    <w:name w:val="max-w-full"/>
    <w:basedOn w:val="Standardnpsmoodstavce"/>
    <w:rsid w:val="00F9640C"/>
  </w:style>
  <w:style w:type="character" w:styleId="Zstupntext">
    <w:name w:val="Placeholder Text"/>
    <w:basedOn w:val="Standardnpsmoodstavce"/>
    <w:uiPriority w:val="99"/>
    <w:semiHidden/>
    <w:rsid w:val="00D638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519">
      <w:bodyDiv w:val="1"/>
      <w:marLeft w:val="0"/>
      <w:marRight w:val="0"/>
      <w:marTop w:val="0"/>
      <w:marBottom w:val="0"/>
      <w:divBdr>
        <w:top w:val="none" w:sz="0" w:space="0" w:color="auto"/>
        <w:left w:val="none" w:sz="0" w:space="0" w:color="auto"/>
        <w:bottom w:val="none" w:sz="0" w:space="0" w:color="auto"/>
        <w:right w:val="none" w:sz="0" w:space="0" w:color="auto"/>
      </w:divBdr>
    </w:div>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17438160">
      <w:bodyDiv w:val="1"/>
      <w:marLeft w:val="0"/>
      <w:marRight w:val="0"/>
      <w:marTop w:val="0"/>
      <w:marBottom w:val="0"/>
      <w:divBdr>
        <w:top w:val="none" w:sz="0" w:space="0" w:color="auto"/>
        <w:left w:val="none" w:sz="0" w:space="0" w:color="auto"/>
        <w:bottom w:val="none" w:sz="0" w:space="0" w:color="auto"/>
        <w:right w:val="none" w:sz="0" w:space="0" w:color="auto"/>
      </w:divBdr>
    </w:div>
    <w:div w:id="17854139">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2900110">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38630842">
      <w:bodyDiv w:val="1"/>
      <w:marLeft w:val="0"/>
      <w:marRight w:val="0"/>
      <w:marTop w:val="0"/>
      <w:marBottom w:val="0"/>
      <w:divBdr>
        <w:top w:val="none" w:sz="0" w:space="0" w:color="auto"/>
        <w:left w:val="none" w:sz="0" w:space="0" w:color="auto"/>
        <w:bottom w:val="none" w:sz="0" w:space="0" w:color="auto"/>
        <w:right w:val="none" w:sz="0" w:space="0" w:color="auto"/>
      </w:divBdr>
    </w:div>
    <w:div w:id="40331914">
      <w:bodyDiv w:val="1"/>
      <w:marLeft w:val="0"/>
      <w:marRight w:val="0"/>
      <w:marTop w:val="0"/>
      <w:marBottom w:val="0"/>
      <w:divBdr>
        <w:top w:val="none" w:sz="0" w:space="0" w:color="auto"/>
        <w:left w:val="none" w:sz="0" w:space="0" w:color="auto"/>
        <w:bottom w:val="none" w:sz="0" w:space="0" w:color="auto"/>
        <w:right w:val="none" w:sz="0" w:space="0" w:color="auto"/>
      </w:divBdr>
    </w:div>
    <w:div w:id="61682128">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73283493">
      <w:bodyDiv w:val="1"/>
      <w:marLeft w:val="0"/>
      <w:marRight w:val="0"/>
      <w:marTop w:val="0"/>
      <w:marBottom w:val="0"/>
      <w:divBdr>
        <w:top w:val="none" w:sz="0" w:space="0" w:color="auto"/>
        <w:left w:val="none" w:sz="0" w:space="0" w:color="auto"/>
        <w:bottom w:val="none" w:sz="0" w:space="0" w:color="auto"/>
        <w:right w:val="none" w:sz="0" w:space="0" w:color="auto"/>
      </w:divBdr>
    </w:div>
    <w:div w:id="76563855">
      <w:bodyDiv w:val="1"/>
      <w:marLeft w:val="0"/>
      <w:marRight w:val="0"/>
      <w:marTop w:val="0"/>
      <w:marBottom w:val="0"/>
      <w:divBdr>
        <w:top w:val="none" w:sz="0" w:space="0" w:color="auto"/>
        <w:left w:val="none" w:sz="0" w:space="0" w:color="auto"/>
        <w:bottom w:val="none" w:sz="0" w:space="0" w:color="auto"/>
        <w:right w:val="none" w:sz="0" w:space="0" w:color="auto"/>
      </w:divBdr>
    </w:div>
    <w:div w:id="85198632">
      <w:bodyDiv w:val="1"/>
      <w:marLeft w:val="0"/>
      <w:marRight w:val="0"/>
      <w:marTop w:val="0"/>
      <w:marBottom w:val="0"/>
      <w:divBdr>
        <w:top w:val="none" w:sz="0" w:space="0" w:color="auto"/>
        <w:left w:val="none" w:sz="0" w:space="0" w:color="auto"/>
        <w:bottom w:val="none" w:sz="0" w:space="0" w:color="auto"/>
        <w:right w:val="none" w:sz="0" w:space="0" w:color="auto"/>
      </w:divBdr>
    </w:div>
    <w:div w:id="85461742">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97217651">
      <w:bodyDiv w:val="1"/>
      <w:marLeft w:val="0"/>
      <w:marRight w:val="0"/>
      <w:marTop w:val="0"/>
      <w:marBottom w:val="0"/>
      <w:divBdr>
        <w:top w:val="none" w:sz="0" w:space="0" w:color="auto"/>
        <w:left w:val="none" w:sz="0" w:space="0" w:color="auto"/>
        <w:bottom w:val="none" w:sz="0" w:space="0" w:color="auto"/>
        <w:right w:val="none" w:sz="0" w:space="0" w:color="auto"/>
      </w:divBdr>
    </w:div>
    <w:div w:id="106851875">
      <w:bodyDiv w:val="1"/>
      <w:marLeft w:val="0"/>
      <w:marRight w:val="0"/>
      <w:marTop w:val="0"/>
      <w:marBottom w:val="0"/>
      <w:divBdr>
        <w:top w:val="none" w:sz="0" w:space="0" w:color="auto"/>
        <w:left w:val="none" w:sz="0" w:space="0" w:color="auto"/>
        <w:bottom w:val="none" w:sz="0" w:space="0" w:color="auto"/>
        <w:right w:val="none" w:sz="0" w:space="0" w:color="auto"/>
      </w:divBdr>
    </w:div>
    <w:div w:id="110370547">
      <w:bodyDiv w:val="1"/>
      <w:marLeft w:val="0"/>
      <w:marRight w:val="0"/>
      <w:marTop w:val="0"/>
      <w:marBottom w:val="0"/>
      <w:divBdr>
        <w:top w:val="none" w:sz="0" w:space="0" w:color="auto"/>
        <w:left w:val="none" w:sz="0" w:space="0" w:color="auto"/>
        <w:bottom w:val="none" w:sz="0" w:space="0" w:color="auto"/>
        <w:right w:val="none" w:sz="0" w:space="0" w:color="auto"/>
      </w:divBdr>
    </w:div>
    <w:div w:id="113866406">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25583686">
      <w:bodyDiv w:val="1"/>
      <w:marLeft w:val="0"/>
      <w:marRight w:val="0"/>
      <w:marTop w:val="0"/>
      <w:marBottom w:val="0"/>
      <w:divBdr>
        <w:top w:val="none" w:sz="0" w:space="0" w:color="auto"/>
        <w:left w:val="none" w:sz="0" w:space="0" w:color="auto"/>
        <w:bottom w:val="none" w:sz="0" w:space="0" w:color="auto"/>
        <w:right w:val="none" w:sz="0" w:space="0" w:color="auto"/>
      </w:divBdr>
    </w:div>
    <w:div w:id="134294824">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757581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58929243">
      <w:bodyDiv w:val="1"/>
      <w:marLeft w:val="0"/>
      <w:marRight w:val="0"/>
      <w:marTop w:val="0"/>
      <w:marBottom w:val="0"/>
      <w:divBdr>
        <w:top w:val="none" w:sz="0" w:space="0" w:color="auto"/>
        <w:left w:val="none" w:sz="0" w:space="0" w:color="auto"/>
        <w:bottom w:val="none" w:sz="0" w:space="0" w:color="auto"/>
        <w:right w:val="none" w:sz="0" w:space="0" w:color="auto"/>
      </w:divBdr>
    </w:div>
    <w:div w:id="163252712">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5728783">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191962896">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14856314">
      <w:bodyDiv w:val="1"/>
      <w:marLeft w:val="0"/>
      <w:marRight w:val="0"/>
      <w:marTop w:val="0"/>
      <w:marBottom w:val="0"/>
      <w:divBdr>
        <w:top w:val="none" w:sz="0" w:space="0" w:color="auto"/>
        <w:left w:val="none" w:sz="0" w:space="0" w:color="auto"/>
        <w:bottom w:val="none" w:sz="0" w:space="0" w:color="auto"/>
        <w:right w:val="none" w:sz="0" w:space="0" w:color="auto"/>
      </w:divBdr>
    </w:div>
    <w:div w:id="216286939">
      <w:bodyDiv w:val="1"/>
      <w:marLeft w:val="0"/>
      <w:marRight w:val="0"/>
      <w:marTop w:val="0"/>
      <w:marBottom w:val="0"/>
      <w:divBdr>
        <w:top w:val="none" w:sz="0" w:space="0" w:color="auto"/>
        <w:left w:val="none" w:sz="0" w:space="0" w:color="auto"/>
        <w:bottom w:val="none" w:sz="0" w:space="0" w:color="auto"/>
        <w:right w:val="none" w:sz="0" w:space="0" w:color="auto"/>
      </w:divBdr>
    </w:div>
    <w:div w:id="218244471">
      <w:bodyDiv w:val="1"/>
      <w:marLeft w:val="0"/>
      <w:marRight w:val="0"/>
      <w:marTop w:val="0"/>
      <w:marBottom w:val="0"/>
      <w:divBdr>
        <w:top w:val="none" w:sz="0" w:space="0" w:color="auto"/>
        <w:left w:val="none" w:sz="0" w:space="0" w:color="auto"/>
        <w:bottom w:val="none" w:sz="0" w:space="0" w:color="auto"/>
        <w:right w:val="none" w:sz="0" w:space="0" w:color="auto"/>
      </w:divBdr>
    </w:div>
    <w:div w:id="224687137">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458461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091190">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5674522">
      <w:bodyDiv w:val="1"/>
      <w:marLeft w:val="0"/>
      <w:marRight w:val="0"/>
      <w:marTop w:val="0"/>
      <w:marBottom w:val="0"/>
      <w:divBdr>
        <w:top w:val="none" w:sz="0" w:space="0" w:color="auto"/>
        <w:left w:val="none" w:sz="0" w:space="0" w:color="auto"/>
        <w:bottom w:val="none" w:sz="0" w:space="0" w:color="auto"/>
        <w:right w:val="none" w:sz="0" w:space="0" w:color="auto"/>
      </w:divBdr>
    </w:div>
    <w:div w:id="256789997">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215167">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6318">
      <w:bodyDiv w:val="1"/>
      <w:marLeft w:val="0"/>
      <w:marRight w:val="0"/>
      <w:marTop w:val="0"/>
      <w:marBottom w:val="0"/>
      <w:divBdr>
        <w:top w:val="none" w:sz="0" w:space="0" w:color="auto"/>
        <w:left w:val="none" w:sz="0" w:space="0" w:color="auto"/>
        <w:bottom w:val="none" w:sz="0" w:space="0" w:color="auto"/>
        <w:right w:val="none" w:sz="0" w:space="0" w:color="auto"/>
      </w:divBdr>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0305977">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291373810">
      <w:bodyDiv w:val="1"/>
      <w:marLeft w:val="0"/>
      <w:marRight w:val="0"/>
      <w:marTop w:val="0"/>
      <w:marBottom w:val="0"/>
      <w:divBdr>
        <w:top w:val="none" w:sz="0" w:space="0" w:color="auto"/>
        <w:left w:val="none" w:sz="0" w:space="0" w:color="auto"/>
        <w:bottom w:val="none" w:sz="0" w:space="0" w:color="auto"/>
        <w:right w:val="none" w:sz="0" w:space="0" w:color="auto"/>
      </w:divBdr>
    </w:div>
    <w:div w:id="295647213">
      <w:bodyDiv w:val="1"/>
      <w:marLeft w:val="0"/>
      <w:marRight w:val="0"/>
      <w:marTop w:val="0"/>
      <w:marBottom w:val="0"/>
      <w:divBdr>
        <w:top w:val="none" w:sz="0" w:space="0" w:color="auto"/>
        <w:left w:val="none" w:sz="0" w:space="0" w:color="auto"/>
        <w:bottom w:val="none" w:sz="0" w:space="0" w:color="auto"/>
        <w:right w:val="none" w:sz="0" w:space="0" w:color="auto"/>
      </w:divBdr>
    </w:div>
    <w:div w:id="302121611">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0407917">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22319477">
      <w:bodyDiv w:val="1"/>
      <w:marLeft w:val="0"/>
      <w:marRight w:val="0"/>
      <w:marTop w:val="0"/>
      <w:marBottom w:val="0"/>
      <w:divBdr>
        <w:top w:val="none" w:sz="0" w:space="0" w:color="auto"/>
        <w:left w:val="none" w:sz="0" w:space="0" w:color="auto"/>
        <w:bottom w:val="none" w:sz="0" w:space="0" w:color="auto"/>
        <w:right w:val="none" w:sz="0" w:space="0" w:color="auto"/>
      </w:divBdr>
    </w:div>
    <w:div w:id="325943174">
      <w:bodyDiv w:val="1"/>
      <w:marLeft w:val="0"/>
      <w:marRight w:val="0"/>
      <w:marTop w:val="0"/>
      <w:marBottom w:val="0"/>
      <w:divBdr>
        <w:top w:val="none" w:sz="0" w:space="0" w:color="auto"/>
        <w:left w:val="none" w:sz="0" w:space="0" w:color="auto"/>
        <w:bottom w:val="none" w:sz="0" w:space="0" w:color="auto"/>
        <w:right w:val="none" w:sz="0" w:space="0" w:color="auto"/>
      </w:divBdr>
    </w:div>
    <w:div w:id="331950110">
      <w:bodyDiv w:val="1"/>
      <w:marLeft w:val="0"/>
      <w:marRight w:val="0"/>
      <w:marTop w:val="0"/>
      <w:marBottom w:val="0"/>
      <w:divBdr>
        <w:top w:val="none" w:sz="0" w:space="0" w:color="auto"/>
        <w:left w:val="none" w:sz="0" w:space="0" w:color="auto"/>
        <w:bottom w:val="none" w:sz="0" w:space="0" w:color="auto"/>
        <w:right w:val="none" w:sz="0" w:space="0" w:color="auto"/>
      </w:divBdr>
    </w:div>
    <w:div w:id="337926989">
      <w:bodyDiv w:val="1"/>
      <w:marLeft w:val="0"/>
      <w:marRight w:val="0"/>
      <w:marTop w:val="0"/>
      <w:marBottom w:val="0"/>
      <w:divBdr>
        <w:top w:val="none" w:sz="0" w:space="0" w:color="auto"/>
        <w:left w:val="none" w:sz="0" w:space="0" w:color="auto"/>
        <w:bottom w:val="none" w:sz="0" w:space="0" w:color="auto"/>
        <w:right w:val="none" w:sz="0" w:space="0" w:color="auto"/>
      </w:divBdr>
    </w:div>
    <w:div w:id="341981257">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6196506">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62479754">
      <w:bodyDiv w:val="1"/>
      <w:marLeft w:val="0"/>
      <w:marRight w:val="0"/>
      <w:marTop w:val="0"/>
      <w:marBottom w:val="0"/>
      <w:divBdr>
        <w:top w:val="none" w:sz="0" w:space="0" w:color="auto"/>
        <w:left w:val="none" w:sz="0" w:space="0" w:color="auto"/>
        <w:bottom w:val="none" w:sz="0" w:space="0" w:color="auto"/>
        <w:right w:val="none" w:sz="0" w:space="0" w:color="auto"/>
      </w:divBdr>
    </w:div>
    <w:div w:id="362753122">
      <w:bodyDiv w:val="1"/>
      <w:marLeft w:val="0"/>
      <w:marRight w:val="0"/>
      <w:marTop w:val="0"/>
      <w:marBottom w:val="0"/>
      <w:divBdr>
        <w:top w:val="none" w:sz="0" w:space="0" w:color="auto"/>
        <w:left w:val="none" w:sz="0" w:space="0" w:color="auto"/>
        <w:bottom w:val="none" w:sz="0" w:space="0" w:color="auto"/>
        <w:right w:val="none" w:sz="0" w:space="0" w:color="auto"/>
      </w:divBdr>
    </w:div>
    <w:div w:id="370881962">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8290068">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514">
      <w:bodyDiv w:val="1"/>
      <w:marLeft w:val="0"/>
      <w:marRight w:val="0"/>
      <w:marTop w:val="0"/>
      <w:marBottom w:val="0"/>
      <w:divBdr>
        <w:top w:val="none" w:sz="0" w:space="0" w:color="auto"/>
        <w:left w:val="none" w:sz="0" w:space="0" w:color="auto"/>
        <w:bottom w:val="none" w:sz="0" w:space="0" w:color="auto"/>
        <w:right w:val="none" w:sz="0" w:space="0" w:color="auto"/>
      </w:divBdr>
    </w:div>
    <w:div w:id="387609124">
      <w:bodyDiv w:val="1"/>
      <w:marLeft w:val="0"/>
      <w:marRight w:val="0"/>
      <w:marTop w:val="0"/>
      <w:marBottom w:val="0"/>
      <w:divBdr>
        <w:top w:val="none" w:sz="0" w:space="0" w:color="auto"/>
        <w:left w:val="none" w:sz="0" w:space="0" w:color="auto"/>
        <w:bottom w:val="none" w:sz="0" w:space="0" w:color="auto"/>
        <w:right w:val="none" w:sz="0" w:space="0" w:color="auto"/>
      </w:divBdr>
    </w:div>
    <w:div w:id="388109837">
      <w:bodyDiv w:val="1"/>
      <w:marLeft w:val="0"/>
      <w:marRight w:val="0"/>
      <w:marTop w:val="0"/>
      <w:marBottom w:val="0"/>
      <w:divBdr>
        <w:top w:val="none" w:sz="0" w:space="0" w:color="auto"/>
        <w:left w:val="none" w:sz="0" w:space="0" w:color="auto"/>
        <w:bottom w:val="none" w:sz="0" w:space="0" w:color="auto"/>
        <w:right w:val="none" w:sz="0" w:space="0" w:color="auto"/>
      </w:divBdr>
    </w:div>
    <w:div w:id="390464498">
      <w:bodyDiv w:val="1"/>
      <w:marLeft w:val="0"/>
      <w:marRight w:val="0"/>
      <w:marTop w:val="0"/>
      <w:marBottom w:val="0"/>
      <w:divBdr>
        <w:top w:val="none" w:sz="0" w:space="0" w:color="auto"/>
        <w:left w:val="none" w:sz="0" w:space="0" w:color="auto"/>
        <w:bottom w:val="none" w:sz="0" w:space="0" w:color="auto"/>
        <w:right w:val="none" w:sz="0" w:space="0" w:color="auto"/>
      </w:divBdr>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03987004">
      <w:bodyDiv w:val="1"/>
      <w:marLeft w:val="0"/>
      <w:marRight w:val="0"/>
      <w:marTop w:val="0"/>
      <w:marBottom w:val="0"/>
      <w:divBdr>
        <w:top w:val="none" w:sz="0" w:space="0" w:color="auto"/>
        <w:left w:val="none" w:sz="0" w:space="0" w:color="auto"/>
        <w:bottom w:val="none" w:sz="0" w:space="0" w:color="auto"/>
        <w:right w:val="none" w:sz="0" w:space="0" w:color="auto"/>
      </w:divBdr>
    </w:div>
    <w:div w:id="408118474">
      <w:bodyDiv w:val="1"/>
      <w:marLeft w:val="0"/>
      <w:marRight w:val="0"/>
      <w:marTop w:val="0"/>
      <w:marBottom w:val="0"/>
      <w:divBdr>
        <w:top w:val="none" w:sz="0" w:space="0" w:color="auto"/>
        <w:left w:val="none" w:sz="0" w:space="0" w:color="auto"/>
        <w:bottom w:val="none" w:sz="0" w:space="0" w:color="auto"/>
        <w:right w:val="none" w:sz="0" w:space="0" w:color="auto"/>
      </w:divBdr>
    </w:div>
    <w:div w:id="411314057">
      <w:bodyDiv w:val="1"/>
      <w:marLeft w:val="0"/>
      <w:marRight w:val="0"/>
      <w:marTop w:val="0"/>
      <w:marBottom w:val="0"/>
      <w:divBdr>
        <w:top w:val="none" w:sz="0" w:space="0" w:color="auto"/>
        <w:left w:val="none" w:sz="0" w:space="0" w:color="auto"/>
        <w:bottom w:val="none" w:sz="0" w:space="0" w:color="auto"/>
        <w:right w:val="none" w:sz="0" w:space="0" w:color="auto"/>
      </w:divBdr>
    </w:div>
    <w:div w:id="418990728">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25997955">
      <w:bodyDiv w:val="1"/>
      <w:marLeft w:val="0"/>
      <w:marRight w:val="0"/>
      <w:marTop w:val="0"/>
      <w:marBottom w:val="0"/>
      <w:divBdr>
        <w:top w:val="none" w:sz="0" w:space="0" w:color="auto"/>
        <w:left w:val="none" w:sz="0" w:space="0" w:color="auto"/>
        <w:bottom w:val="none" w:sz="0" w:space="0" w:color="auto"/>
        <w:right w:val="none" w:sz="0" w:space="0" w:color="auto"/>
      </w:divBdr>
    </w:div>
    <w:div w:id="433131494">
      <w:bodyDiv w:val="1"/>
      <w:marLeft w:val="0"/>
      <w:marRight w:val="0"/>
      <w:marTop w:val="0"/>
      <w:marBottom w:val="0"/>
      <w:divBdr>
        <w:top w:val="none" w:sz="0" w:space="0" w:color="auto"/>
        <w:left w:val="none" w:sz="0" w:space="0" w:color="auto"/>
        <w:bottom w:val="none" w:sz="0" w:space="0" w:color="auto"/>
        <w:right w:val="none" w:sz="0" w:space="0" w:color="auto"/>
      </w:divBdr>
    </w:div>
    <w:div w:id="441076086">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46894228">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61385217">
      <w:bodyDiv w:val="1"/>
      <w:marLeft w:val="0"/>
      <w:marRight w:val="0"/>
      <w:marTop w:val="0"/>
      <w:marBottom w:val="0"/>
      <w:divBdr>
        <w:top w:val="none" w:sz="0" w:space="0" w:color="auto"/>
        <w:left w:val="none" w:sz="0" w:space="0" w:color="auto"/>
        <w:bottom w:val="none" w:sz="0" w:space="0" w:color="auto"/>
        <w:right w:val="none" w:sz="0" w:space="0" w:color="auto"/>
      </w:divBdr>
    </w:div>
    <w:div w:id="473916406">
      <w:bodyDiv w:val="1"/>
      <w:marLeft w:val="0"/>
      <w:marRight w:val="0"/>
      <w:marTop w:val="0"/>
      <w:marBottom w:val="0"/>
      <w:divBdr>
        <w:top w:val="none" w:sz="0" w:space="0" w:color="auto"/>
        <w:left w:val="none" w:sz="0" w:space="0" w:color="auto"/>
        <w:bottom w:val="none" w:sz="0" w:space="0" w:color="auto"/>
        <w:right w:val="none" w:sz="0" w:space="0" w:color="auto"/>
      </w:divBdr>
    </w:div>
    <w:div w:id="480076889">
      <w:bodyDiv w:val="1"/>
      <w:marLeft w:val="0"/>
      <w:marRight w:val="0"/>
      <w:marTop w:val="0"/>
      <w:marBottom w:val="0"/>
      <w:divBdr>
        <w:top w:val="none" w:sz="0" w:space="0" w:color="auto"/>
        <w:left w:val="none" w:sz="0" w:space="0" w:color="auto"/>
        <w:bottom w:val="none" w:sz="0" w:space="0" w:color="auto"/>
        <w:right w:val="none" w:sz="0" w:space="0" w:color="auto"/>
      </w:divBdr>
    </w:div>
    <w:div w:id="481242848">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489952627">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0752018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35198328">
      <w:bodyDiv w:val="1"/>
      <w:marLeft w:val="0"/>
      <w:marRight w:val="0"/>
      <w:marTop w:val="0"/>
      <w:marBottom w:val="0"/>
      <w:divBdr>
        <w:top w:val="none" w:sz="0" w:space="0" w:color="auto"/>
        <w:left w:val="none" w:sz="0" w:space="0" w:color="auto"/>
        <w:bottom w:val="none" w:sz="0" w:space="0" w:color="auto"/>
        <w:right w:val="none" w:sz="0" w:space="0" w:color="auto"/>
      </w:divBdr>
    </w:div>
    <w:div w:id="537935093">
      <w:bodyDiv w:val="1"/>
      <w:marLeft w:val="0"/>
      <w:marRight w:val="0"/>
      <w:marTop w:val="0"/>
      <w:marBottom w:val="0"/>
      <w:divBdr>
        <w:top w:val="none" w:sz="0" w:space="0" w:color="auto"/>
        <w:left w:val="none" w:sz="0" w:space="0" w:color="auto"/>
        <w:bottom w:val="none" w:sz="0" w:space="0" w:color="auto"/>
        <w:right w:val="none" w:sz="0" w:space="0" w:color="auto"/>
      </w:divBdr>
    </w:div>
    <w:div w:id="564996768">
      <w:bodyDiv w:val="1"/>
      <w:marLeft w:val="0"/>
      <w:marRight w:val="0"/>
      <w:marTop w:val="0"/>
      <w:marBottom w:val="0"/>
      <w:divBdr>
        <w:top w:val="none" w:sz="0" w:space="0" w:color="auto"/>
        <w:left w:val="none" w:sz="0" w:space="0" w:color="auto"/>
        <w:bottom w:val="none" w:sz="0" w:space="0" w:color="auto"/>
        <w:right w:val="none" w:sz="0" w:space="0" w:color="auto"/>
      </w:divBdr>
    </w:div>
    <w:div w:id="569652291">
      <w:bodyDiv w:val="1"/>
      <w:marLeft w:val="0"/>
      <w:marRight w:val="0"/>
      <w:marTop w:val="0"/>
      <w:marBottom w:val="0"/>
      <w:divBdr>
        <w:top w:val="none" w:sz="0" w:space="0" w:color="auto"/>
        <w:left w:val="none" w:sz="0" w:space="0" w:color="auto"/>
        <w:bottom w:val="none" w:sz="0" w:space="0" w:color="auto"/>
        <w:right w:val="none" w:sz="0" w:space="0" w:color="auto"/>
      </w:divBdr>
    </w:div>
    <w:div w:id="573321890">
      <w:bodyDiv w:val="1"/>
      <w:marLeft w:val="0"/>
      <w:marRight w:val="0"/>
      <w:marTop w:val="0"/>
      <w:marBottom w:val="0"/>
      <w:divBdr>
        <w:top w:val="none" w:sz="0" w:space="0" w:color="auto"/>
        <w:left w:val="none" w:sz="0" w:space="0" w:color="auto"/>
        <w:bottom w:val="none" w:sz="0" w:space="0" w:color="auto"/>
        <w:right w:val="none" w:sz="0" w:space="0" w:color="auto"/>
      </w:divBdr>
    </w:div>
    <w:div w:id="573779553">
      <w:bodyDiv w:val="1"/>
      <w:marLeft w:val="0"/>
      <w:marRight w:val="0"/>
      <w:marTop w:val="0"/>
      <w:marBottom w:val="0"/>
      <w:divBdr>
        <w:top w:val="none" w:sz="0" w:space="0" w:color="auto"/>
        <w:left w:val="none" w:sz="0" w:space="0" w:color="auto"/>
        <w:bottom w:val="none" w:sz="0" w:space="0" w:color="auto"/>
        <w:right w:val="none" w:sz="0" w:space="0" w:color="auto"/>
      </w:divBdr>
    </w:div>
    <w:div w:id="579947234">
      <w:bodyDiv w:val="1"/>
      <w:marLeft w:val="0"/>
      <w:marRight w:val="0"/>
      <w:marTop w:val="0"/>
      <w:marBottom w:val="0"/>
      <w:divBdr>
        <w:top w:val="none" w:sz="0" w:space="0" w:color="auto"/>
        <w:left w:val="none" w:sz="0" w:space="0" w:color="auto"/>
        <w:bottom w:val="none" w:sz="0" w:space="0" w:color="auto"/>
        <w:right w:val="none" w:sz="0" w:space="0" w:color="auto"/>
      </w:divBdr>
    </w:div>
    <w:div w:id="582639567">
      <w:bodyDiv w:val="1"/>
      <w:marLeft w:val="0"/>
      <w:marRight w:val="0"/>
      <w:marTop w:val="0"/>
      <w:marBottom w:val="0"/>
      <w:divBdr>
        <w:top w:val="none" w:sz="0" w:space="0" w:color="auto"/>
        <w:left w:val="none" w:sz="0" w:space="0" w:color="auto"/>
        <w:bottom w:val="none" w:sz="0" w:space="0" w:color="auto"/>
        <w:right w:val="none" w:sz="0" w:space="0" w:color="auto"/>
      </w:divBdr>
    </w:div>
    <w:div w:id="588539604">
      <w:bodyDiv w:val="1"/>
      <w:marLeft w:val="0"/>
      <w:marRight w:val="0"/>
      <w:marTop w:val="0"/>
      <w:marBottom w:val="0"/>
      <w:divBdr>
        <w:top w:val="none" w:sz="0" w:space="0" w:color="auto"/>
        <w:left w:val="none" w:sz="0" w:space="0" w:color="auto"/>
        <w:bottom w:val="none" w:sz="0" w:space="0" w:color="auto"/>
        <w:right w:val="none" w:sz="0" w:space="0" w:color="auto"/>
      </w:divBdr>
    </w:div>
    <w:div w:id="589120605">
      <w:bodyDiv w:val="1"/>
      <w:marLeft w:val="0"/>
      <w:marRight w:val="0"/>
      <w:marTop w:val="0"/>
      <w:marBottom w:val="0"/>
      <w:divBdr>
        <w:top w:val="none" w:sz="0" w:space="0" w:color="auto"/>
        <w:left w:val="none" w:sz="0" w:space="0" w:color="auto"/>
        <w:bottom w:val="none" w:sz="0" w:space="0" w:color="auto"/>
        <w:right w:val="none" w:sz="0" w:space="0" w:color="auto"/>
      </w:divBdr>
    </w:div>
    <w:div w:id="58943504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2124752">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603459956">
      <w:bodyDiv w:val="1"/>
      <w:marLeft w:val="0"/>
      <w:marRight w:val="0"/>
      <w:marTop w:val="0"/>
      <w:marBottom w:val="0"/>
      <w:divBdr>
        <w:top w:val="none" w:sz="0" w:space="0" w:color="auto"/>
        <w:left w:val="none" w:sz="0" w:space="0" w:color="auto"/>
        <w:bottom w:val="none" w:sz="0" w:space="0" w:color="auto"/>
        <w:right w:val="none" w:sz="0" w:space="0" w:color="auto"/>
      </w:divBdr>
    </w:div>
    <w:div w:id="617949271">
      <w:bodyDiv w:val="1"/>
      <w:marLeft w:val="0"/>
      <w:marRight w:val="0"/>
      <w:marTop w:val="0"/>
      <w:marBottom w:val="0"/>
      <w:divBdr>
        <w:top w:val="none" w:sz="0" w:space="0" w:color="auto"/>
        <w:left w:val="none" w:sz="0" w:space="0" w:color="auto"/>
        <w:bottom w:val="none" w:sz="0" w:space="0" w:color="auto"/>
        <w:right w:val="none" w:sz="0" w:space="0" w:color="auto"/>
      </w:divBdr>
    </w:div>
    <w:div w:id="622924449">
      <w:bodyDiv w:val="1"/>
      <w:marLeft w:val="0"/>
      <w:marRight w:val="0"/>
      <w:marTop w:val="0"/>
      <w:marBottom w:val="0"/>
      <w:divBdr>
        <w:top w:val="none" w:sz="0" w:space="0" w:color="auto"/>
        <w:left w:val="none" w:sz="0" w:space="0" w:color="auto"/>
        <w:bottom w:val="none" w:sz="0" w:space="0" w:color="auto"/>
        <w:right w:val="none" w:sz="0" w:space="0" w:color="auto"/>
      </w:divBdr>
    </w:div>
    <w:div w:id="641471745">
      <w:bodyDiv w:val="1"/>
      <w:marLeft w:val="0"/>
      <w:marRight w:val="0"/>
      <w:marTop w:val="0"/>
      <w:marBottom w:val="0"/>
      <w:divBdr>
        <w:top w:val="none" w:sz="0" w:space="0" w:color="auto"/>
        <w:left w:val="none" w:sz="0" w:space="0" w:color="auto"/>
        <w:bottom w:val="none" w:sz="0" w:space="0" w:color="auto"/>
        <w:right w:val="none" w:sz="0" w:space="0" w:color="auto"/>
      </w:divBdr>
    </w:div>
    <w:div w:id="644939790">
      <w:bodyDiv w:val="1"/>
      <w:marLeft w:val="0"/>
      <w:marRight w:val="0"/>
      <w:marTop w:val="0"/>
      <w:marBottom w:val="0"/>
      <w:divBdr>
        <w:top w:val="none" w:sz="0" w:space="0" w:color="auto"/>
        <w:left w:val="none" w:sz="0" w:space="0" w:color="auto"/>
        <w:bottom w:val="none" w:sz="0" w:space="0" w:color="auto"/>
        <w:right w:val="none" w:sz="0" w:space="0" w:color="auto"/>
      </w:divBdr>
    </w:div>
    <w:div w:id="649559522">
      <w:bodyDiv w:val="1"/>
      <w:marLeft w:val="0"/>
      <w:marRight w:val="0"/>
      <w:marTop w:val="0"/>
      <w:marBottom w:val="0"/>
      <w:divBdr>
        <w:top w:val="none" w:sz="0" w:space="0" w:color="auto"/>
        <w:left w:val="none" w:sz="0" w:space="0" w:color="auto"/>
        <w:bottom w:val="none" w:sz="0" w:space="0" w:color="auto"/>
        <w:right w:val="none" w:sz="0" w:space="0" w:color="auto"/>
      </w:divBdr>
    </w:div>
    <w:div w:id="652370921">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53873482">
      <w:bodyDiv w:val="1"/>
      <w:marLeft w:val="0"/>
      <w:marRight w:val="0"/>
      <w:marTop w:val="0"/>
      <w:marBottom w:val="0"/>
      <w:divBdr>
        <w:top w:val="none" w:sz="0" w:space="0" w:color="auto"/>
        <w:left w:val="none" w:sz="0" w:space="0" w:color="auto"/>
        <w:bottom w:val="none" w:sz="0" w:space="0" w:color="auto"/>
        <w:right w:val="none" w:sz="0" w:space="0" w:color="auto"/>
      </w:divBdr>
    </w:div>
    <w:div w:id="658072036">
      <w:bodyDiv w:val="1"/>
      <w:marLeft w:val="0"/>
      <w:marRight w:val="0"/>
      <w:marTop w:val="0"/>
      <w:marBottom w:val="0"/>
      <w:divBdr>
        <w:top w:val="none" w:sz="0" w:space="0" w:color="auto"/>
        <w:left w:val="none" w:sz="0" w:space="0" w:color="auto"/>
        <w:bottom w:val="none" w:sz="0" w:space="0" w:color="auto"/>
        <w:right w:val="none" w:sz="0" w:space="0" w:color="auto"/>
      </w:divBdr>
    </w:div>
    <w:div w:id="663124532">
      <w:bodyDiv w:val="1"/>
      <w:marLeft w:val="0"/>
      <w:marRight w:val="0"/>
      <w:marTop w:val="0"/>
      <w:marBottom w:val="0"/>
      <w:divBdr>
        <w:top w:val="none" w:sz="0" w:space="0" w:color="auto"/>
        <w:left w:val="none" w:sz="0" w:space="0" w:color="auto"/>
        <w:bottom w:val="none" w:sz="0" w:space="0" w:color="auto"/>
        <w:right w:val="none" w:sz="0" w:space="0" w:color="auto"/>
      </w:divBdr>
    </w:div>
    <w:div w:id="672686473">
      <w:bodyDiv w:val="1"/>
      <w:marLeft w:val="0"/>
      <w:marRight w:val="0"/>
      <w:marTop w:val="0"/>
      <w:marBottom w:val="0"/>
      <w:divBdr>
        <w:top w:val="none" w:sz="0" w:space="0" w:color="auto"/>
        <w:left w:val="none" w:sz="0" w:space="0" w:color="auto"/>
        <w:bottom w:val="none" w:sz="0" w:space="0" w:color="auto"/>
        <w:right w:val="none" w:sz="0" w:space="0" w:color="auto"/>
      </w:divBdr>
    </w:div>
    <w:div w:id="677274464">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690763834">
      <w:bodyDiv w:val="1"/>
      <w:marLeft w:val="0"/>
      <w:marRight w:val="0"/>
      <w:marTop w:val="0"/>
      <w:marBottom w:val="0"/>
      <w:divBdr>
        <w:top w:val="none" w:sz="0" w:space="0" w:color="auto"/>
        <w:left w:val="none" w:sz="0" w:space="0" w:color="auto"/>
        <w:bottom w:val="none" w:sz="0" w:space="0" w:color="auto"/>
        <w:right w:val="none" w:sz="0" w:space="0" w:color="auto"/>
      </w:divBdr>
    </w:div>
    <w:div w:id="699208455">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23017680">
      <w:bodyDiv w:val="1"/>
      <w:marLeft w:val="0"/>
      <w:marRight w:val="0"/>
      <w:marTop w:val="0"/>
      <w:marBottom w:val="0"/>
      <w:divBdr>
        <w:top w:val="none" w:sz="0" w:space="0" w:color="auto"/>
        <w:left w:val="none" w:sz="0" w:space="0" w:color="auto"/>
        <w:bottom w:val="none" w:sz="0" w:space="0" w:color="auto"/>
        <w:right w:val="none" w:sz="0" w:space="0" w:color="auto"/>
      </w:divBdr>
    </w:div>
    <w:div w:id="724256305">
      <w:bodyDiv w:val="1"/>
      <w:marLeft w:val="0"/>
      <w:marRight w:val="0"/>
      <w:marTop w:val="0"/>
      <w:marBottom w:val="0"/>
      <w:divBdr>
        <w:top w:val="none" w:sz="0" w:space="0" w:color="auto"/>
        <w:left w:val="none" w:sz="0" w:space="0" w:color="auto"/>
        <w:bottom w:val="none" w:sz="0" w:space="0" w:color="auto"/>
        <w:right w:val="none" w:sz="0" w:space="0" w:color="auto"/>
      </w:divBdr>
    </w:div>
    <w:div w:id="726925790">
      <w:bodyDiv w:val="1"/>
      <w:marLeft w:val="0"/>
      <w:marRight w:val="0"/>
      <w:marTop w:val="0"/>
      <w:marBottom w:val="0"/>
      <w:divBdr>
        <w:top w:val="none" w:sz="0" w:space="0" w:color="auto"/>
        <w:left w:val="none" w:sz="0" w:space="0" w:color="auto"/>
        <w:bottom w:val="none" w:sz="0" w:space="0" w:color="auto"/>
        <w:right w:val="none" w:sz="0" w:space="0" w:color="auto"/>
      </w:divBdr>
    </w:div>
    <w:div w:id="735392412">
      <w:bodyDiv w:val="1"/>
      <w:marLeft w:val="0"/>
      <w:marRight w:val="0"/>
      <w:marTop w:val="0"/>
      <w:marBottom w:val="0"/>
      <w:divBdr>
        <w:top w:val="none" w:sz="0" w:space="0" w:color="auto"/>
        <w:left w:val="none" w:sz="0" w:space="0" w:color="auto"/>
        <w:bottom w:val="none" w:sz="0" w:space="0" w:color="auto"/>
        <w:right w:val="none" w:sz="0" w:space="0" w:color="auto"/>
      </w:divBdr>
    </w:div>
    <w:div w:id="740100628">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1938">
      <w:bodyDiv w:val="1"/>
      <w:marLeft w:val="0"/>
      <w:marRight w:val="0"/>
      <w:marTop w:val="0"/>
      <w:marBottom w:val="0"/>
      <w:divBdr>
        <w:top w:val="none" w:sz="0" w:space="0" w:color="auto"/>
        <w:left w:val="none" w:sz="0" w:space="0" w:color="auto"/>
        <w:bottom w:val="none" w:sz="0" w:space="0" w:color="auto"/>
        <w:right w:val="none" w:sz="0" w:space="0" w:color="auto"/>
      </w:divBdr>
    </w:div>
    <w:div w:id="755597198">
      <w:bodyDiv w:val="1"/>
      <w:marLeft w:val="0"/>
      <w:marRight w:val="0"/>
      <w:marTop w:val="0"/>
      <w:marBottom w:val="0"/>
      <w:divBdr>
        <w:top w:val="none" w:sz="0" w:space="0" w:color="auto"/>
        <w:left w:val="none" w:sz="0" w:space="0" w:color="auto"/>
        <w:bottom w:val="none" w:sz="0" w:space="0" w:color="auto"/>
        <w:right w:val="none" w:sz="0" w:space="0" w:color="auto"/>
      </w:divBdr>
    </w:div>
    <w:div w:id="761029079">
      <w:bodyDiv w:val="1"/>
      <w:marLeft w:val="0"/>
      <w:marRight w:val="0"/>
      <w:marTop w:val="0"/>
      <w:marBottom w:val="0"/>
      <w:divBdr>
        <w:top w:val="none" w:sz="0" w:space="0" w:color="auto"/>
        <w:left w:val="none" w:sz="0" w:space="0" w:color="auto"/>
        <w:bottom w:val="none" w:sz="0" w:space="0" w:color="auto"/>
        <w:right w:val="none" w:sz="0" w:space="0" w:color="auto"/>
      </w:divBdr>
    </w:div>
    <w:div w:id="766392321">
      <w:bodyDiv w:val="1"/>
      <w:marLeft w:val="0"/>
      <w:marRight w:val="0"/>
      <w:marTop w:val="0"/>
      <w:marBottom w:val="0"/>
      <w:divBdr>
        <w:top w:val="none" w:sz="0" w:space="0" w:color="auto"/>
        <w:left w:val="none" w:sz="0" w:space="0" w:color="auto"/>
        <w:bottom w:val="none" w:sz="0" w:space="0" w:color="auto"/>
        <w:right w:val="none" w:sz="0" w:space="0" w:color="auto"/>
      </w:divBdr>
    </w:div>
    <w:div w:id="777797413">
      <w:bodyDiv w:val="1"/>
      <w:marLeft w:val="0"/>
      <w:marRight w:val="0"/>
      <w:marTop w:val="0"/>
      <w:marBottom w:val="0"/>
      <w:divBdr>
        <w:top w:val="none" w:sz="0" w:space="0" w:color="auto"/>
        <w:left w:val="none" w:sz="0" w:space="0" w:color="auto"/>
        <w:bottom w:val="none" w:sz="0" w:space="0" w:color="auto"/>
        <w:right w:val="none" w:sz="0" w:space="0" w:color="auto"/>
      </w:divBdr>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2286092">
      <w:bodyDiv w:val="1"/>
      <w:marLeft w:val="0"/>
      <w:marRight w:val="0"/>
      <w:marTop w:val="0"/>
      <w:marBottom w:val="0"/>
      <w:divBdr>
        <w:top w:val="none" w:sz="0" w:space="0" w:color="auto"/>
        <w:left w:val="none" w:sz="0" w:space="0" w:color="auto"/>
        <w:bottom w:val="none" w:sz="0" w:space="0" w:color="auto"/>
        <w:right w:val="none" w:sz="0" w:space="0" w:color="auto"/>
      </w:divBdr>
    </w:div>
    <w:div w:id="79753228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800198373">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11674655">
      <w:bodyDiv w:val="1"/>
      <w:marLeft w:val="0"/>
      <w:marRight w:val="0"/>
      <w:marTop w:val="0"/>
      <w:marBottom w:val="0"/>
      <w:divBdr>
        <w:top w:val="none" w:sz="0" w:space="0" w:color="auto"/>
        <w:left w:val="none" w:sz="0" w:space="0" w:color="auto"/>
        <w:bottom w:val="none" w:sz="0" w:space="0" w:color="auto"/>
        <w:right w:val="none" w:sz="0" w:space="0" w:color="auto"/>
      </w:divBdr>
    </w:div>
    <w:div w:id="823546865">
      <w:bodyDiv w:val="1"/>
      <w:marLeft w:val="0"/>
      <w:marRight w:val="0"/>
      <w:marTop w:val="0"/>
      <w:marBottom w:val="0"/>
      <w:divBdr>
        <w:top w:val="none" w:sz="0" w:space="0" w:color="auto"/>
        <w:left w:val="none" w:sz="0" w:space="0" w:color="auto"/>
        <w:bottom w:val="none" w:sz="0" w:space="0" w:color="auto"/>
        <w:right w:val="none" w:sz="0" w:space="0" w:color="auto"/>
      </w:divBdr>
    </w:div>
    <w:div w:id="839925027">
      <w:bodyDiv w:val="1"/>
      <w:marLeft w:val="0"/>
      <w:marRight w:val="0"/>
      <w:marTop w:val="0"/>
      <w:marBottom w:val="0"/>
      <w:divBdr>
        <w:top w:val="none" w:sz="0" w:space="0" w:color="auto"/>
        <w:left w:val="none" w:sz="0" w:space="0" w:color="auto"/>
        <w:bottom w:val="none" w:sz="0" w:space="0" w:color="auto"/>
        <w:right w:val="none" w:sz="0" w:space="0" w:color="auto"/>
      </w:divBdr>
    </w:div>
    <w:div w:id="851802326">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57037484">
      <w:bodyDiv w:val="1"/>
      <w:marLeft w:val="0"/>
      <w:marRight w:val="0"/>
      <w:marTop w:val="0"/>
      <w:marBottom w:val="0"/>
      <w:divBdr>
        <w:top w:val="none" w:sz="0" w:space="0" w:color="auto"/>
        <w:left w:val="none" w:sz="0" w:space="0" w:color="auto"/>
        <w:bottom w:val="none" w:sz="0" w:space="0" w:color="auto"/>
        <w:right w:val="none" w:sz="0" w:space="0" w:color="auto"/>
      </w:divBdr>
    </w:div>
    <w:div w:id="857887167">
      <w:bodyDiv w:val="1"/>
      <w:marLeft w:val="0"/>
      <w:marRight w:val="0"/>
      <w:marTop w:val="0"/>
      <w:marBottom w:val="0"/>
      <w:divBdr>
        <w:top w:val="none" w:sz="0" w:space="0" w:color="auto"/>
        <w:left w:val="none" w:sz="0" w:space="0" w:color="auto"/>
        <w:bottom w:val="none" w:sz="0" w:space="0" w:color="auto"/>
        <w:right w:val="none" w:sz="0" w:space="0" w:color="auto"/>
      </w:divBdr>
    </w:div>
    <w:div w:id="864026722">
      <w:bodyDiv w:val="1"/>
      <w:marLeft w:val="0"/>
      <w:marRight w:val="0"/>
      <w:marTop w:val="0"/>
      <w:marBottom w:val="0"/>
      <w:divBdr>
        <w:top w:val="none" w:sz="0" w:space="0" w:color="auto"/>
        <w:left w:val="none" w:sz="0" w:space="0" w:color="auto"/>
        <w:bottom w:val="none" w:sz="0" w:space="0" w:color="auto"/>
        <w:right w:val="none" w:sz="0" w:space="0" w:color="auto"/>
      </w:divBdr>
    </w:div>
    <w:div w:id="865942073">
      <w:bodyDiv w:val="1"/>
      <w:marLeft w:val="0"/>
      <w:marRight w:val="0"/>
      <w:marTop w:val="0"/>
      <w:marBottom w:val="0"/>
      <w:divBdr>
        <w:top w:val="none" w:sz="0" w:space="0" w:color="auto"/>
        <w:left w:val="none" w:sz="0" w:space="0" w:color="auto"/>
        <w:bottom w:val="none" w:sz="0" w:space="0" w:color="auto"/>
        <w:right w:val="none" w:sz="0" w:space="0" w:color="auto"/>
      </w:divBdr>
    </w:div>
    <w:div w:id="879586598">
      <w:bodyDiv w:val="1"/>
      <w:marLeft w:val="0"/>
      <w:marRight w:val="0"/>
      <w:marTop w:val="0"/>
      <w:marBottom w:val="0"/>
      <w:divBdr>
        <w:top w:val="none" w:sz="0" w:space="0" w:color="auto"/>
        <w:left w:val="none" w:sz="0" w:space="0" w:color="auto"/>
        <w:bottom w:val="none" w:sz="0" w:space="0" w:color="auto"/>
        <w:right w:val="none" w:sz="0" w:space="0" w:color="auto"/>
      </w:divBdr>
    </w:div>
    <w:div w:id="884025497">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87226640">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902644302">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05380480">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5357105">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565292">
      <w:bodyDiv w:val="1"/>
      <w:marLeft w:val="0"/>
      <w:marRight w:val="0"/>
      <w:marTop w:val="0"/>
      <w:marBottom w:val="0"/>
      <w:divBdr>
        <w:top w:val="none" w:sz="0" w:space="0" w:color="auto"/>
        <w:left w:val="none" w:sz="0" w:space="0" w:color="auto"/>
        <w:bottom w:val="none" w:sz="0" w:space="0" w:color="auto"/>
        <w:right w:val="none" w:sz="0" w:space="0" w:color="auto"/>
      </w:divBdr>
    </w:div>
    <w:div w:id="928343026">
      <w:bodyDiv w:val="1"/>
      <w:marLeft w:val="0"/>
      <w:marRight w:val="0"/>
      <w:marTop w:val="0"/>
      <w:marBottom w:val="0"/>
      <w:divBdr>
        <w:top w:val="none" w:sz="0" w:space="0" w:color="auto"/>
        <w:left w:val="none" w:sz="0" w:space="0" w:color="auto"/>
        <w:bottom w:val="none" w:sz="0" w:space="0" w:color="auto"/>
        <w:right w:val="none" w:sz="0" w:space="0" w:color="auto"/>
      </w:divBdr>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2321032">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41035609">
      <w:bodyDiv w:val="1"/>
      <w:marLeft w:val="0"/>
      <w:marRight w:val="0"/>
      <w:marTop w:val="0"/>
      <w:marBottom w:val="0"/>
      <w:divBdr>
        <w:top w:val="none" w:sz="0" w:space="0" w:color="auto"/>
        <w:left w:val="none" w:sz="0" w:space="0" w:color="auto"/>
        <w:bottom w:val="none" w:sz="0" w:space="0" w:color="auto"/>
        <w:right w:val="none" w:sz="0" w:space="0" w:color="auto"/>
      </w:divBdr>
    </w:div>
    <w:div w:id="949507379">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56642983">
      <w:bodyDiv w:val="1"/>
      <w:marLeft w:val="0"/>
      <w:marRight w:val="0"/>
      <w:marTop w:val="0"/>
      <w:marBottom w:val="0"/>
      <w:divBdr>
        <w:top w:val="none" w:sz="0" w:space="0" w:color="auto"/>
        <w:left w:val="none" w:sz="0" w:space="0" w:color="auto"/>
        <w:bottom w:val="none" w:sz="0" w:space="0" w:color="auto"/>
        <w:right w:val="none" w:sz="0" w:space="0" w:color="auto"/>
      </w:divBdr>
    </w:div>
    <w:div w:id="958947609">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971255666">
      <w:bodyDiv w:val="1"/>
      <w:marLeft w:val="0"/>
      <w:marRight w:val="0"/>
      <w:marTop w:val="0"/>
      <w:marBottom w:val="0"/>
      <w:divBdr>
        <w:top w:val="none" w:sz="0" w:space="0" w:color="auto"/>
        <w:left w:val="none" w:sz="0" w:space="0" w:color="auto"/>
        <w:bottom w:val="none" w:sz="0" w:space="0" w:color="auto"/>
        <w:right w:val="none" w:sz="0" w:space="0" w:color="auto"/>
      </w:divBdr>
    </w:div>
    <w:div w:id="974915664">
      <w:bodyDiv w:val="1"/>
      <w:marLeft w:val="0"/>
      <w:marRight w:val="0"/>
      <w:marTop w:val="0"/>
      <w:marBottom w:val="0"/>
      <w:divBdr>
        <w:top w:val="none" w:sz="0" w:space="0" w:color="auto"/>
        <w:left w:val="none" w:sz="0" w:space="0" w:color="auto"/>
        <w:bottom w:val="none" w:sz="0" w:space="0" w:color="auto"/>
        <w:right w:val="none" w:sz="0" w:space="0" w:color="auto"/>
      </w:divBdr>
    </w:div>
    <w:div w:id="976446661">
      <w:bodyDiv w:val="1"/>
      <w:marLeft w:val="0"/>
      <w:marRight w:val="0"/>
      <w:marTop w:val="0"/>
      <w:marBottom w:val="0"/>
      <w:divBdr>
        <w:top w:val="none" w:sz="0" w:space="0" w:color="auto"/>
        <w:left w:val="none" w:sz="0" w:space="0" w:color="auto"/>
        <w:bottom w:val="none" w:sz="0" w:space="0" w:color="auto"/>
        <w:right w:val="none" w:sz="0" w:space="0" w:color="auto"/>
      </w:divBdr>
    </w:div>
    <w:div w:id="993219561">
      <w:bodyDiv w:val="1"/>
      <w:marLeft w:val="0"/>
      <w:marRight w:val="0"/>
      <w:marTop w:val="0"/>
      <w:marBottom w:val="0"/>
      <w:divBdr>
        <w:top w:val="none" w:sz="0" w:space="0" w:color="auto"/>
        <w:left w:val="none" w:sz="0" w:space="0" w:color="auto"/>
        <w:bottom w:val="none" w:sz="0" w:space="0" w:color="auto"/>
        <w:right w:val="none" w:sz="0" w:space="0" w:color="auto"/>
      </w:divBdr>
    </w:div>
    <w:div w:id="996805023">
      <w:bodyDiv w:val="1"/>
      <w:marLeft w:val="0"/>
      <w:marRight w:val="0"/>
      <w:marTop w:val="0"/>
      <w:marBottom w:val="0"/>
      <w:divBdr>
        <w:top w:val="none" w:sz="0" w:space="0" w:color="auto"/>
        <w:left w:val="none" w:sz="0" w:space="0" w:color="auto"/>
        <w:bottom w:val="none" w:sz="0" w:space="0" w:color="auto"/>
        <w:right w:val="none" w:sz="0" w:space="0" w:color="auto"/>
      </w:divBdr>
    </w:div>
    <w:div w:id="1005061547">
      <w:bodyDiv w:val="1"/>
      <w:marLeft w:val="0"/>
      <w:marRight w:val="0"/>
      <w:marTop w:val="0"/>
      <w:marBottom w:val="0"/>
      <w:divBdr>
        <w:top w:val="none" w:sz="0" w:space="0" w:color="auto"/>
        <w:left w:val="none" w:sz="0" w:space="0" w:color="auto"/>
        <w:bottom w:val="none" w:sz="0" w:space="0" w:color="auto"/>
        <w:right w:val="none" w:sz="0" w:space="0" w:color="auto"/>
      </w:divBdr>
    </w:div>
    <w:div w:id="1007175408">
      <w:bodyDiv w:val="1"/>
      <w:marLeft w:val="0"/>
      <w:marRight w:val="0"/>
      <w:marTop w:val="0"/>
      <w:marBottom w:val="0"/>
      <w:divBdr>
        <w:top w:val="none" w:sz="0" w:space="0" w:color="auto"/>
        <w:left w:val="none" w:sz="0" w:space="0" w:color="auto"/>
        <w:bottom w:val="none" w:sz="0" w:space="0" w:color="auto"/>
        <w:right w:val="none" w:sz="0" w:space="0" w:color="auto"/>
      </w:divBdr>
    </w:div>
    <w:div w:id="1009793874">
      <w:bodyDiv w:val="1"/>
      <w:marLeft w:val="0"/>
      <w:marRight w:val="0"/>
      <w:marTop w:val="0"/>
      <w:marBottom w:val="0"/>
      <w:divBdr>
        <w:top w:val="none" w:sz="0" w:space="0" w:color="auto"/>
        <w:left w:val="none" w:sz="0" w:space="0" w:color="auto"/>
        <w:bottom w:val="none" w:sz="0" w:space="0" w:color="auto"/>
        <w:right w:val="none" w:sz="0" w:space="0" w:color="auto"/>
      </w:divBdr>
    </w:div>
    <w:div w:id="1013847343">
      <w:bodyDiv w:val="1"/>
      <w:marLeft w:val="0"/>
      <w:marRight w:val="0"/>
      <w:marTop w:val="0"/>
      <w:marBottom w:val="0"/>
      <w:divBdr>
        <w:top w:val="none" w:sz="0" w:space="0" w:color="auto"/>
        <w:left w:val="none" w:sz="0" w:space="0" w:color="auto"/>
        <w:bottom w:val="none" w:sz="0" w:space="0" w:color="auto"/>
        <w:right w:val="none" w:sz="0" w:space="0" w:color="auto"/>
      </w:divBdr>
    </w:div>
    <w:div w:id="1027220922">
      <w:bodyDiv w:val="1"/>
      <w:marLeft w:val="0"/>
      <w:marRight w:val="0"/>
      <w:marTop w:val="0"/>
      <w:marBottom w:val="0"/>
      <w:divBdr>
        <w:top w:val="none" w:sz="0" w:space="0" w:color="auto"/>
        <w:left w:val="none" w:sz="0" w:space="0" w:color="auto"/>
        <w:bottom w:val="none" w:sz="0" w:space="0" w:color="auto"/>
        <w:right w:val="none" w:sz="0" w:space="0" w:color="auto"/>
      </w:divBdr>
    </w:div>
    <w:div w:id="1032608565">
      <w:bodyDiv w:val="1"/>
      <w:marLeft w:val="0"/>
      <w:marRight w:val="0"/>
      <w:marTop w:val="0"/>
      <w:marBottom w:val="0"/>
      <w:divBdr>
        <w:top w:val="none" w:sz="0" w:space="0" w:color="auto"/>
        <w:left w:val="none" w:sz="0" w:space="0" w:color="auto"/>
        <w:bottom w:val="none" w:sz="0" w:space="0" w:color="auto"/>
        <w:right w:val="none" w:sz="0" w:space="0" w:color="auto"/>
      </w:divBdr>
    </w:div>
    <w:div w:id="1040401554">
      <w:bodyDiv w:val="1"/>
      <w:marLeft w:val="0"/>
      <w:marRight w:val="0"/>
      <w:marTop w:val="0"/>
      <w:marBottom w:val="0"/>
      <w:divBdr>
        <w:top w:val="none" w:sz="0" w:space="0" w:color="auto"/>
        <w:left w:val="none" w:sz="0" w:space="0" w:color="auto"/>
        <w:bottom w:val="none" w:sz="0" w:space="0" w:color="auto"/>
        <w:right w:val="none" w:sz="0" w:space="0" w:color="auto"/>
      </w:divBdr>
    </w:div>
    <w:div w:id="1040478947">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52581710">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71540650">
      <w:bodyDiv w:val="1"/>
      <w:marLeft w:val="0"/>
      <w:marRight w:val="0"/>
      <w:marTop w:val="0"/>
      <w:marBottom w:val="0"/>
      <w:divBdr>
        <w:top w:val="none" w:sz="0" w:space="0" w:color="auto"/>
        <w:left w:val="none" w:sz="0" w:space="0" w:color="auto"/>
        <w:bottom w:val="none" w:sz="0" w:space="0" w:color="auto"/>
        <w:right w:val="none" w:sz="0" w:space="0" w:color="auto"/>
      </w:divBdr>
    </w:div>
    <w:div w:id="1074206253">
      <w:bodyDiv w:val="1"/>
      <w:marLeft w:val="0"/>
      <w:marRight w:val="0"/>
      <w:marTop w:val="0"/>
      <w:marBottom w:val="0"/>
      <w:divBdr>
        <w:top w:val="none" w:sz="0" w:space="0" w:color="auto"/>
        <w:left w:val="none" w:sz="0" w:space="0" w:color="auto"/>
        <w:bottom w:val="none" w:sz="0" w:space="0" w:color="auto"/>
        <w:right w:val="none" w:sz="0" w:space="0" w:color="auto"/>
      </w:divBdr>
    </w:div>
    <w:div w:id="1080447119">
      <w:bodyDiv w:val="1"/>
      <w:marLeft w:val="0"/>
      <w:marRight w:val="0"/>
      <w:marTop w:val="0"/>
      <w:marBottom w:val="0"/>
      <w:divBdr>
        <w:top w:val="none" w:sz="0" w:space="0" w:color="auto"/>
        <w:left w:val="none" w:sz="0" w:space="0" w:color="auto"/>
        <w:bottom w:val="none" w:sz="0" w:space="0" w:color="auto"/>
        <w:right w:val="none" w:sz="0" w:space="0" w:color="auto"/>
      </w:divBdr>
    </w:div>
    <w:div w:id="1082029349">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093089815">
      <w:bodyDiv w:val="1"/>
      <w:marLeft w:val="0"/>
      <w:marRight w:val="0"/>
      <w:marTop w:val="0"/>
      <w:marBottom w:val="0"/>
      <w:divBdr>
        <w:top w:val="none" w:sz="0" w:space="0" w:color="auto"/>
        <w:left w:val="none" w:sz="0" w:space="0" w:color="auto"/>
        <w:bottom w:val="none" w:sz="0" w:space="0" w:color="auto"/>
        <w:right w:val="none" w:sz="0" w:space="0" w:color="auto"/>
      </w:divBdr>
    </w:div>
    <w:div w:id="1096511228">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06656494">
      <w:bodyDiv w:val="1"/>
      <w:marLeft w:val="0"/>
      <w:marRight w:val="0"/>
      <w:marTop w:val="0"/>
      <w:marBottom w:val="0"/>
      <w:divBdr>
        <w:top w:val="none" w:sz="0" w:space="0" w:color="auto"/>
        <w:left w:val="none" w:sz="0" w:space="0" w:color="auto"/>
        <w:bottom w:val="none" w:sz="0" w:space="0" w:color="auto"/>
        <w:right w:val="none" w:sz="0" w:space="0" w:color="auto"/>
      </w:divBdr>
    </w:div>
    <w:div w:id="1110859887">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27118823">
      <w:bodyDiv w:val="1"/>
      <w:marLeft w:val="0"/>
      <w:marRight w:val="0"/>
      <w:marTop w:val="0"/>
      <w:marBottom w:val="0"/>
      <w:divBdr>
        <w:top w:val="none" w:sz="0" w:space="0" w:color="auto"/>
        <w:left w:val="none" w:sz="0" w:space="0" w:color="auto"/>
        <w:bottom w:val="none" w:sz="0" w:space="0" w:color="auto"/>
        <w:right w:val="none" w:sz="0" w:space="0" w:color="auto"/>
      </w:divBdr>
    </w:div>
    <w:div w:id="1138720533">
      <w:bodyDiv w:val="1"/>
      <w:marLeft w:val="0"/>
      <w:marRight w:val="0"/>
      <w:marTop w:val="0"/>
      <w:marBottom w:val="0"/>
      <w:divBdr>
        <w:top w:val="none" w:sz="0" w:space="0" w:color="auto"/>
        <w:left w:val="none" w:sz="0" w:space="0" w:color="auto"/>
        <w:bottom w:val="none" w:sz="0" w:space="0" w:color="auto"/>
        <w:right w:val="none" w:sz="0" w:space="0" w:color="auto"/>
      </w:divBdr>
    </w:div>
    <w:div w:id="1145046352">
      <w:bodyDiv w:val="1"/>
      <w:marLeft w:val="0"/>
      <w:marRight w:val="0"/>
      <w:marTop w:val="0"/>
      <w:marBottom w:val="0"/>
      <w:divBdr>
        <w:top w:val="none" w:sz="0" w:space="0" w:color="auto"/>
        <w:left w:val="none" w:sz="0" w:space="0" w:color="auto"/>
        <w:bottom w:val="none" w:sz="0" w:space="0" w:color="auto"/>
        <w:right w:val="none" w:sz="0" w:space="0" w:color="auto"/>
      </w:divBdr>
    </w:div>
    <w:div w:id="1149204072">
      <w:bodyDiv w:val="1"/>
      <w:marLeft w:val="0"/>
      <w:marRight w:val="0"/>
      <w:marTop w:val="0"/>
      <w:marBottom w:val="0"/>
      <w:divBdr>
        <w:top w:val="none" w:sz="0" w:space="0" w:color="auto"/>
        <w:left w:val="none" w:sz="0" w:space="0" w:color="auto"/>
        <w:bottom w:val="none" w:sz="0" w:space="0" w:color="auto"/>
        <w:right w:val="none" w:sz="0" w:space="0" w:color="auto"/>
      </w:divBdr>
    </w:div>
    <w:div w:id="1154764111">
      <w:bodyDiv w:val="1"/>
      <w:marLeft w:val="0"/>
      <w:marRight w:val="0"/>
      <w:marTop w:val="0"/>
      <w:marBottom w:val="0"/>
      <w:divBdr>
        <w:top w:val="none" w:sz="0" w:space="0" w:color="auto"/>
        <w:left w:val="none" w:sz="0" w:space="0" w:color="auto"/>
        <w:bottom w:val="none" w:sz="0" w:space="0" w:color="auto"/>
        <w:right w:val="none" w:sz="0" w:space="0" w:color="auto"/>
      </w:divBdr>
    </w:div>
    <w:div w:id="1158158606">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2258263">
      <w:bodyDiv w:val="1"/>
      <w:marLeft w:val="0"/>
      <w:marRight w:val="0"/>
      <w:marTop w:val="0"/>
      <w:marBottom w:val="0"/>
      <w:divBdr>
        <w:top w:val="none" w:sz="0" w:space="0" w:color="auto"/>
        <w:left w:val="none" w:sz="0" w:space="0" w:color="auto"/>
        <w:bottom w:val="none" w:sz="0" w:space="0" w:color="auto"/>
        <w:right w:val="none" w:sz="0" w:space="0" w:color="auto"/>
      </w:divBdr>
    </w:div>
    <w:div w:id="1173960588">
      <w:bodyDiv w:val="1"/>
      <w:marLeft w:val="0"/>
      <w:marRight w:val="0"/>
      <w:marTop w:val="0"/>
      <w:marBottom w:val="0"/>
      <w:divBdr>
        <w:top w:val="none" w:sz="0" w:space="0" w:color="auto"/>
        <w:left w:val="none" w:sz="0" w:space="0" w:color="auto"/>
        <w:bottom w:val="none" w:sz="0" w:space="0" w:color="auto"/>
        <w:right w:val="none" w:sz="0" w:space="0" w:color="auto"/>
      </w:divBdr>
    </w:div>
    <w:div w:id="1177037553">
      <w:bodyDiv w:val="1"/>
      <w:marLeft w:val="0"/>
      <w:marRight w:val="0"/>
      <w:marTop w:val="0"/>
      <w:marBottom w:val="0"/>
      <w:divBdr>
        <w:top w:val="none" w:sz="0" w:space="0" w:color="auto"/>
        <w:left w:val="none" w:sz="0" w:space="0" w:color="auto"/>
        <w:bottom w:val="none" w:sz="0" w:space="0" w:color="auto"/>
        <w:right w:val="none" w:sz="0" w:space="0" w:color="auto"/>
      </w:divBdr>
    </w:div>
    <w:div w:id="1179392869">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772242">
      <w:bodyDiv w:val="1"/>
      <w:marLeft w:val="0"/>
      <w:marRight w:val="0"/>
      <w:marTop w:val="0"/>
      <w:marBottom w:val="0"/>
      <w:divBdr>
        <w:top w:val="none" w:sz="0" w:space="0" w:color="auto"/>
        <w:left w:val="none" w:sz="0" w:space="0" w:color="auto"/>
        <w:bottom w:val="none" w:sz="0" w:space="0" w:color="auto"/>
        <w:right w:val="none" w:sz="0" w:space="0" w:color="auto"/>
      </w:divBdr>
    </w:div>
    <w:div w:id="1182359000">
      <w:bodyDiv w:val="1"/>
      <w:marLeft w:val="0"/>
      <w:marRight w:val="0"/>
      <w:marTop w:val="0"/>
      <w:marBottom w:val="0"/>
      <w:divBdr>
        <w:top w:val="none" w:sz="0" w:space="0" w:color="auto"/>
        <w:left w:val="none" w:sz="0" w:space="0" w:color="auto"/>
        <w:bottom w:val="none" w:sz="0" w:space="0" w:color="auto"/>
        <w:right w:val="none" w:sz="0" w:space="0" w:color="auto"/>
      </w:divBdr>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6215035">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196308648">
      <w:bodyDiv w:val="1"/>
      <w:marLeft w:val="0"/>
      <w:marRight w:val="0"/>
      <w:marTop w:val="0"/>
      <w:marBottom w:val="0"/>
      <w:divBdr>
        <w:top w:val="none" w:sz="0" w:space="0" w:color="auto"/>
        <w:left w:val="none" w:sz="0" w:space="0" w:color="auto"/>
        <w:bottom w:val="none" w:sz="0" w:space="0" w:color="auto"/>
        <w:right w:val="none" w:sz="0" w:space="0" w:color="auto"/>
      </w:divBdr>
    </w:div>
    <w:div w:id="1197088343">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10843635">
      <w:bodyDiv w:val="1"/>
      <w:marLeft w:val="0"/>
      <w:marRight w:val="0"/>
      <w:marTop w:val="0"/>
      <w:marBottom w:val="0"/>
      <w:divBdr>
        <w:top w:val="none" w:sz="0" w:space="0" w:color="auto"/>
        <w:left w:val="none" w:sz="0" w:space="0" w:color="auto"/>
        <w:bottom w:val="none" w:sz="0" w:space="0" w:color="auto"/>
        <w:right w:val="none" w:sz="0" w:space="0" w:color="auto"/>
      </w:divBdr>
    </w:div>
    <w:div w:id="1211771780">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6812446">
      <w:bodyDiv w:val="1"/>
      <w:marLeft w:val="0"/>
      <w:marRight w:val="0"/>
      <w:marTop w:val="0"/>
      <w:marBottom w:val="0"/>
      <w:divBdr>
        <w:top w:val="none" w:sz="0" w:space="0" w:color="auto"/>
        <w:left w:val="none" w:sz="0" w:space="0" w:color="auto"/>
        <w:bottom w:val="none" w:sz="0" w:space="0" w:color="auto"/>
        <w:right w:val="none" w:sz="0" w:space="0" w:color="auto"/>
      </w:divBdr>
    </w:div>
    <w:div w:id="1217815643">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4440629">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60917045">
      <w:bodyDiv w:val="1"/>
      <w:marLeft w:val="0"/>
      <w:marRight w:val="0"/>
      <w:marTop w:val="0"/>
      <w:marBottom w:val="0"/>
      <w:divBdr>
        <w:top w:val="none" w:sz="0" w:space="0" w:color="auto"/>
        <w:left w:val="none" w:sz="0" w:space="0" w:color="auto"/>
        <w:bottom w:val="none" w:sz="0" w:space="0" w:color="auto"/>
        <w:right w:val="none" w:sz="0" w:space="0" w:color="auto"/>
      </w:divBdr>
    </w:div>
    <w:div w:id="1270116563">
      <w:bodyDiv w:val="1"/>
      <w:marLeft w:val="0"/>
      <w:marRight w:val="0"/>
      <w:marTop w:val="0"/>
      <w:marBottom w:val="0"/>
      <w:divBdr>
        <w:top w:val="none" w:sz="0" w:space="0" w:color="auto"/>
        <w:left w:val="none" w:sz="0" w:space="0" w:color="auto"/>
        <w:bottom w:val="none" w:sz="0" w:space="0" w:color="auto"/>
        <w:right w:val="none" w:sz="0" w:space="0" w:color="auto"/>
      </w:divBdr>
    </w:div>
    <w:div w:id="1270116995">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294023518">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15528634">
      <w:bodyDiv w:val="1"/>
      <w:marLeft w:val="0"/>
      <w:marRight w:val="0"/>
      <w:marTop w:val="0"/>
      <w:marBottom w:val="0"/>
      <w:divBdr>
        <w:top w:val="none" w:sz="0" w:space="0" w:color="auto"/>
        <w:left w:val="none" w:sz="0" w:space="0" w:color="auto"/>
        <w:bottom w:val="none" w:sz="0" w:space="0" w:color="auto"/>
        <w:right w:val="none" w:sz="0" w:space="0" w:color="auto"/>
      </w:divBdr>
    </w:div>
    <w:div w:id="1317606157">
      <w:bodyDiv w:val="1"/>
      <w:marLeft w:val="0"/>
      <w:marRight w:val="0"/>
      <w:marTop w:val="0"/>
      <w:marBottom w:val="0"/>
      <w:divBdr>
        <w:top w:val="none" w:sz="0" w:space="0" w:color="auto"/>
        <w:left w:val="none" w:sz="0" w:space="0" w:color="auto"/>
        <w:bottom w:val="none" w:sz="0" w:space="0" w:color="auto"/>
        <w:right w:val="none" w:sz="0" w:space="0" w:color="auto"/>
      </w:divBdr>
    </w:div>
    <w:div w:id="1329334318">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39773516">
      <w:bodyDiv w:val="1"/>
      <w:marLeft w:val="0"/>
      <w:marRight w:val="0"/>
      <w:marTop w:val="0"/>
      <w:marBottom w:val="0"/>
      <w:divBdr>
        <w:top w:val="none" w:sz="0" w:space="0" w:color="auto"/>
        <w:left w:val="none" w:sz="0" w:space="0" w:color="auto"/>
        <w:bottom w:val="none" w:sz="0" w:space="0" w:color="auto"/>
        <w:right w:val="none" w:sz="0" w:space="0" w:color="auto"/>
      </w:divBdr>
    </w:div>
    <w:div w:id="1357123801">
      <w:bodyDiv w:val="1"/>
      <w:marLeft w:val="0"/>
      <w:marRight w:val="0"/>
      <w:marTop w:val="0"/>
      <w:marBottom w:val="0"/>
      <w:divBdr>
        <w:top w:val="none" w:sz="0" w:space="0" w:color="auto"/>
        <w:left w:val="none" w:sz="0" w:space="0" w:color="auto"/>
        <w:bottom w:val="none" w:sz="0" w:space="0" w:color="auto"/>
        <w:right w:val="none" w:sz="0" w:space="0" w:color="auto"/>
      </w:divBdr>
    </w:div>
    <w:div w:id="1357730461">
      <w:bodyDiv w:val="1"/>
      <w:marLeft w:val="0"/>
      <w:marRight w:val="0"/>
      <w:marTop w:val="0"/>
      <w:marBottom w:val="0"/>
      <w:divBdr>
        <w:top w:val="none" w:sz="0" w:space="0" w:color="auto"/>
        <w:left w:val="none" w:sz="0" w:space="0" w:color="auto"/>
        <w:bottom w:val="none" w:sz="0" w:space="0" w:color="auto"/>
        <w:right w:val="none" w:sz="0" w:space="0" w:color="auto"/>
      </w:divBdr>
    </w:div>
    <w:div w:id="1360006242">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81243812">
      <w:bodyDiv w:val="1"/>
      <w:marLeft w:val="0"/>
      <w:marRight w:val="0"/>
      <w:marTop w:val="0"/>
      <w:marBottom w:val="0"/>
      <w:divBdr>
        <w:top w:val="none" w:sz="0" w:space="0" w:color="auto"/>
        <w:left w:val="none" w:sz="0" w:space="0" w:color="auto"/>
        <w:bottom w:val="none" w:sz="0" w:space="0" w:color="auto"/>
        <w:right w:val="none" w:sz="0" w:space="0" w:color="auto"/>
      </w:divBdr>
    </w:div>
    <w:div w:id="1381788197">
      <w:bodyDiv w:val="1"/>
      <w:marLeft w:val="0"/>
      <w:marRight w:val="0"/>
      <w:marTop w:val="0"/>
      <w:marBottom w:val="0"/>
      <w:divBdr>
        <w:top w:val="none" w:sz="0" w:space="0" w:color="auto"/>
        <w:left w:val="none" w:sz="0" w:space="0" w:color="auto"/>
        <w:bottom w:val="none" w:sz="0" w:space="0" w:color="auto"/>
        <w:right w:val="none" w:sz="0" w:space="0" w:color="auto"/>
      </w:divBdr>
    </w:div>
    <w:div w:id="1381976835">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94041854">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398700944">
      <w:bodyDiv w:val="1"/>
      <w:marLeft w:val="0"/>
      <w:marRight w:val="0"/>
      <w:marTop w:val="0"/>
      <w:marBottom w:val="0"/>
      <w:divBdr>
        <w:top w:val="none" w:sz="0" w:space="0" w:color="auto"/>
        <w:left w:val="none" w:sz="0" w:space="0" w:color="auto"/>
        <w:bottom w:val="none" w:sz="0" w:space="0" w:color="auto"/>
        <w:right w:val="none" w:sz="0" w:space="0" w:color="auto"/>
      </w:divBdr>
    </w:div>
    <w:div w:id="1404648036">
      <w:bodyDiv w:val="1"/>
      <w:marLeft w:val="0"/>
      <w:marRight w:val="0"/>
      <w:marTop w:val="0"/>
      <w:marBottom w:val="0"/>
      <w:divBdr>
        <w:top w:val="none" w:sz="0" w:space="0" w:color="auto"/>
        <w:left w:val="none" w:sz="0" w:space="0" w:color="auto"/>
        <w:bottom w:val="none" w:sz="0" w:space="0" w:color="auto"/>
        <w:right w:val="none" w:sz="0" w:space="0" w:color="auto"/>
      </w:divBdr>
    </w:div>
    <w:div w:id="1406757130">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23333440">
      <w:bodyDiv w:val="1"/>
      <w:marLeft w:val="0"/>
      <w:marRight w:val="0"/>
      <w:marTop w:val="0"/>
      <w:marBottom w:val="0"/>
      <w:divBdr>
        <w:top w:val="none" w:sz="0" w:space="0" w:color="auto"/>
        <w:left w:val="none" w:sz="0" w:space="0" w:color="auto"/>
        <w:bottom w:val="none" w:sz="0" w:space="0" w:color="auto"/>
        <w:right w:val="none" w:sz="0" w:space="0" w:color="auto"/>
      </w:divBdr>
    </w:div>
    <w:div w:id="1423987996">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31966889">
      <w:bodyDiv w:val="1"/>
      <w:marLeft w:val="0"/>
      <w:marRight w:val="0"/>
      <w:marTop w:val="0"/>
      <w:marBottom w:val="0"/>
      <w:divBdr>
        <w:top w:val="none" w:sz="0" w:space="0" w:color="auto"/>
        <w:left w:val="none" w:sz="0" w:space="0" w:color="auto"/>
        <w:bottom w:val="none" w:sz="0" w:space="0" w:color="auto"/>
        <w:right w:val="none" w:sz="0" w:space="0" w:color="auto"/>
      </w:divBdr>
    </w:div>
    <w:div w:id="1435980106">
      <w:bodyDiv w:val="1"/>
      <w:marLeft w:val="0"/>
      <w:marRight w:val="0"/>
      <w:marTop w:val="0"/>
      <w:marBottom w:val="0"/>
      <w:divBdr>
        <w:top w:val="none" w:sz="0" w:space="0" w:color="auto"/>
        <w:left w:val="none" w:sz="0" w:space="0" w:color="auto"/>
        <w:bottom w:val="none" w:sz="0" w:space="0" w:color="auto"/>
        <w:right w:val="none" w:sz="0" w:space="0" w:color="auto"/>
      </w:divBdr>
    </w:div>
    <w:div w:id="1437210692">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7331611">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43171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3567569">
      <w:bodyDiv w:val="1"/>
      <w:marLeft w:val="0"/>
      <w:marRight w:val="0"/>
      <w:marTop w:val="0"/>
      <w:marBottom w:val="0"/>
      <w:divBdr>
        <w:top w:val="none" w:sz="0" w:space="0" w:color="auto"/>
        <w:left w:val="none" w:sz="0" w:space="0" w:color="auto"/>
        <w:bottom w:val="none" w:sz="0" w:space="0" w:color="auto"/>
        <w:right w:val="none" w:sz="0" w:space="0" w:color="auto"/>
      </w:divBdr>
    </w:div>
    <w:div w:id="1495999143">
      <w:bodyDiv w:val="1"/>
      <w:marLeft w:val="0"/>
      <w:marRight w:val="0"/>
      <w:marTop w:val="0"/>
      <w:marBottom w:val="0"/>
      <w:divBdr>
        <w:top w:val="none" w:sz="0" w:space="0" w:color="auto"/>
        <w:left w:val="none" w:sz="0" w:space="0" w:color="auto"/>
        <w:bottom w:val="none" w:sz="0" w:space="0" w:color="auto"/>
        <w:right w:val="none" w:sz="0" w:space="0" w:color="auto"/>
      </w:divBdr>
    </w:div>
    <w:div w:id="1496336770">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498886845">
      <w:bodyDiv w:val="1"/>
      <w:marLeft w:val="0"/>
      <w:marRight w:val="0"/>
      <w:marTop w:val="0"/>
      <w:marBottom w:val="0"/>
      <w:divBdr>
        <w:top w:val="none" w:sz="0" w:space="0" w:color="auto"/>
        <w:left w:val="none" w:sz="0" w:space="0" w:color="auto"/>
        <w:bottom w:val="none" w:sz="0" w:space="0" w:color="auto"/>
        <w:right w:val="none" w:sz="0" w:space="0" w:color="auto"/>
      </w:divBdr>
    </w:div>
    <w:div w:id="1505126715">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11413904">
      <w:bodyDiv w:val="1"/>
      <w:marLeft w:val="0"/>
      <w:marRight w:val="0"/>
      <w:marTop w:val="0"/>
      <w:marBottom w:val="0"/>
      <w:divBdr>
        <w:top w:val="none" w:sz="0" w:space="0" w:color="auto"/>
        <w:left w:val="none" w:sz="0" w:space="0" w:color="auto"/>
        <w:bottom w:val="none" w:sz="0" w:space="0" w:color="auto"/>
        <w:right w:val="none" w:sz="0" w:space="0" w:color="auto"/>
      </w:divBdr>
    </w:div>
    <w:div w:id="1518500778">
      <w:bodyDiv w:val="1"/>
      <w:marLeft w:val="0"/>
      <w:marRight w:val="0"/>
      <w:marTop w:val="0"/>
      <w:marBottom w:val="0"/>
      <w:divBdr>
        <w:top w:val="none" w:sz="0" w:space="0" w:color="auto"/>
        <w:left w:val="none" w:sz="0" w:space="0" w:color="auto"/>
        <w:bottom w:val="none" w:sz="0" w:space="0" w:color="auto"/>
        <w:right w:val="none" w:sz="0" w:space="0" w:color="auto"/>
      </w:divBdr>
    </w:div>
    <w:div w:id="1524129231">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38276030">
      <w:bodyDiv w:val="1"/>
      <w:marLeft w:val="0"/>
      <w:marRight w:val="0"/>
      <w:marTop w:val="0"/>
      <w:marBottom w:val="0"/>
      <w:divBdr>
        <w:top w:val="none" w:sz="0" w:space="0" w:color="auto"/>
        <w:left w:val="none" w:sz="0" w:space="0" w:color="auto"/>
        <w:bottom w:val="none" w:sz="0" w:space="0" w:color="auto"/>
        <w:right w:val="none" w:sz="0" w:space="0" w:color="auto"/>
      </w:divBdr>
    </w:div>
    <w:div w:id="1546062915">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59901384">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1039733">
      <w:bodyDiv w:val="1"/>
      <w:marLeft w:val="0"/>
      <w:marRight w:val="0"/>
      <w:marTop w:val="0"/>
      <w:marBottom w:val="0"/>
      <w:divBdr>
        <w:top w:val="none" w:sz="0" w:space="0" w:color="auto"/>
        <w:left w:val="none" w:sz="0" w:space="0" w:color="auto"/>
        <w:bottom w:val="none" w:sz="0" w:space="0" w:color="auto"/>
        <w:right w:val="none" w:sz="0" w:space="0" w:color="auto"/>
      </w:divBdr>
    </w:div>
    <w:div w:id="1571190640">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82567532">
      <w:bodyDiv w:val="1"/>
      <w:marLeft w:val="0"/>
      <w:marRight w:val="0"/>
      <w:marTop w:val="0"/>
      <w:marBottom w:val="0"/>
      <w:divBdr>
        <w:top w:val="none" w:sz="0" w:space="0" w:color="auto"/>
        <w:left w:val="none" w:sz="0" w:space="0" w:color="auto"/>
        <w:bottom w:val="none" w:sz="0" w:space="0" w:color="auto"/>
        <w:right w:val="none" w:sz="0" w:space="0" w:color="auto"/>
      </w:divBdr>
    </w:div>
    <w:div w:id="1591542796">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5892095">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0016596">
      <w:bodyDiv w:val="1"/>
      <w:marLeft w:val="0"/>
      <w:marRight w:val="0"/>
      <w:marTop w:val="0"/>
      <w:marBottom w:val="0"/>
      <w:divBdr>
        <w:top w:val="none" w:sz="0" w:space="0" w:color="auto"/>
        <w:left w:val="none" w:sz="0" w:space="0" w:color="auto"/>
        <w:bottom w:val="none" w:sz="0" w:space="0" w:color="auto"/>
        <w:right w:val="none" w:sz="0" w:space="0" w:color="auto"/>
      </w:divBdr>
    </w:div>
    <w:div w:id="1600526548">
      <w:bodyDiv w:val="1"/>
      <w:marLeft w:val="0"/>
      <w:marRight w:val="0"/>
      <w:marTop w:val="0"/>
      <w:marBottom w:val="0"/>
      <w:divBdr>
        <w:top w:val="none" w:sz="0" w:space="0" w:color="auto"/>
        <w:left w:val="none" w:sz="0" w:space="0" w:color="auto"/>
        <w:bottom w:val="none" w:sz="0" w:space="0" w:color="auto"/>
        <w:right w:val="none" w:sz="0" w:space="0" w:color="auto"/>
      </w:divBdr>
    </w:div>
    <w:div w:id="1605109183">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16791806">
      <w:bodyDiv w:val="1"/>
      <w:marLeft w:val="0"/>
      <w:marRight w:val="0"/>
      <w:marTop w:val="0"/>
      <w:marBottom w:val="0"/>
      <w:divBdr>
        <w:top w:val="none" w:sz="0" w:space="0" w:color="auto"/>
        <w:left w:val="none" w:sz="0" w:space="0" w:color="auto"/>
        <w:bottom w:val="none" w:sz="0" w:space="0" w:color="auto"/>
        <w:right w:val="none" w:sz="0" w:space="0" w:color="auto"/>
      </w:divBdr>
    </w:div>
    <w:div w:id="1619221266">
      <w:bodyDiv w:val="1"/>
      <w:marLeft w:val="0"/>
      <w:marRight w:val="0"/>
      <w:marTop w:val="0"/>
      <w:marBottom w:val="0"/>
      <w:divBdr>
        <w:top w:val="none" w:sz="0" w:space="0" w:color="auto"/>
        <w:left w:val="none" w:sz="0" w:space="0" w:color="auto"/>
        <w:bottom w:val="none" w:sz="0" w:space="0" w:color="auto"/>
        <w:right w:val="none" w:sz="0" w:space="0" w:color="auto"/>
      </w:divBdr>
    </w:div>
    <w:div w:id="1626697497">
      <w:bodyDiv w:val="1"/>
      <w:marLeft w:val="0"/>
      <w:marRight w:val="0"/>
      <w:marTop w:val="0"/>
      <w:marBottom w:val="0"/>
      <w:divBdr>
        <w:top w:val="none" w:sz="0" w:space="0" w:color="auto"/>
        <w:left w:val="none" w:sz="0" w:space="0" w:color="auto"/>
        <w:bottom w:val="none" w:sz="0" w:space="0" w:color="auto"/>
        <w:right w:val="none" w:sz="0" w:space="0" w:color="auto"/>
      </w:divBdr>
    </w:div>
    <w:div w:id="1629042698">
      <w:bodyDiv w:val="1"/>
      <w:marLeft w:val="0"/>
      <w:marRight w:val="0"/>
      <w:marTop w:val="0"/>
      <w:marBottom w:val="0"/>
      <w:divBdr>
        <w:top w:val="none" w:sz="0" w:space="0" w:color="auto"/>
        <w:left w:val="none" w:sz="0" w:space="0" w:color="auto"/>
        <w:bottom w:val="none" w:sz="0" w:space="0" w:color="auto"/>
        <w:right w:val="none" w:sz="0" w:space="0" w:color="auto"/>
      </w:divBdr>
    </w:div>
    <w:div w:id="1639646496">
      <w:bodyDiv w:val="1"/>
      <w:marLeft w:val="0"/>
      <w:marRight w:val="0"/>
      <w:marTop w:val="0"/>
      <w:marBottom w:val="0"/>
      <w:divBdr>
        <w:top w:val="none" w:sz="0" w:space="0" w:color="auto"/>
        <w:left w:val="none" w:sz="0" w:space="0" w:color="auto"/>
        <w:bottom w:val="none" w:sz="0" w:space="0" w:color="auto"/>
        <w:right w:val="none" w:sz="0" w:space="0" w:color="auto"/>
      </w:divBdr>
    </w:div>
    <w:div w:id="1642878847">
      <w:bodyDiv w:val="1"/>
      <w:marLeft w:val="0"/>
      <w:marRight w:val="0"/>
      <w:marTop w:val="0"/>
      <w:marBottom w:val="0"/>
      <w:divBdr>
        <w:top w:val="none" w:sz="0" w:space="0" w:color="auto"/>
        <w:left w:val="none" w:sz="0" w:space="0" w:color="auto"/>
        <w:bottom w:val="none" w:sz="0" w:space="0" w:color="auto"/>
        <w:right w:val="none" w:sz="0" w:space="0" w:color="auto"/>
      </w:divBdr>
    </w:div>
    <w:div w:id="1645312540">
      <w:bodyDiv w:val="1"/>
      <w:marLeft w:val="0"/>
      <w:marRight w:val="0"/>
      <w:marTop w:val="0"/>
      <w:marBottom w:val="0"/>
      <w:divBdr>
        <w:top w:val="none" w:sz="0" w:space="0" w:color="auto"/>
        <w:left w:val="none" w:sz="0" w:space="0" w:color="auto"/>
        <w:bottom w:val="none" w:sz="0" w:space="0" w:color="auto"/>
        <w:right w:val="none" w:sz="0" w:space="0" w:color="auto"/>
      </w:divBdr>
    </w:div>
    <w:div w:id="1665429059">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86248487">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700006315">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15302874">
      <w:bodyDiv w:val="1"/>
      <w:marLeft w:val="0"/>
      <w:marRight w:val="0"/>
      <w:marTop w:val="0"/>
      <w:marBottom w:val="0"/>
      <w:divBdr>
        <w:top w:val="none" w:sz="0" w:space="0" w:color="auto"/>
        <w:left w:val="none" w:sz="0" w:space="0" w:color="auto"/>
        <w:bottom w:val="none" w:sz="0" w:space="0" w:color="auto"/>
        <w:right w:val="none" w:sz="0" w:space="0" w:color="auto"/>
      </w:divBdr>
    </w:div>
    <w:div w:id="1715735812">
      <w:bodyDiv w:val="1"/>
      <w:marLeft w:val="0"/>
      <w:marRight w:val="0"/>
      <w:marTop w:val="0"/>
      <w:marBottom w:val="0"/>
      <w:divBdr>
        <w:top w:val="none" w:sz="0" w:space="0" w:color="auto"/>
        <w:left w:val="none" w:sz="0" w:space="0" w:color="auto"/>
        <w:bottom w:val="none" w:sz="0" w:space="0" w:color="auto"/>
        <w:right w:val="none" w:sz="0" w:space="0" w:color="auto"/>
      </w:divBdr>
    </w:div>
    <w:div w:id="1721854735">
      <w:bodyDiv w:val="1"/>
      <w:marLeft w:val="0"/>
      <w:marRight w:val="0"/>
      <w:marTop w:val="0"/>
      <w:marBottom w:val="0"/>
      <w:divBdr>
        <w:top w:val="none" w:sz="0" w:space="0" w:color="auto"/>
        <w:left w:val="none" w:sz="0" w:space="0" w:color="auto"/>
        <w:bottom w:val="none" w:sz="0" w:space="0" w:color="auto"/>
        <w:right w:val="none" w:sz="0" w:space="0" w:color="auto"/>
      </w:divBdr>
    </w:div>
    <w:div w:id="1726022811">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873">
      <w:bodyDiv w:val="1"/>
      <w:marLeft w:val="0"/>
      <w:marRight w:val="0"/>
      <w:marTop w:val="0"/>
      <w:marBottom w:val="0"/>
      <w:divBdr>
        <w:top w:val="none" w:sz="0" w:space="0" w:color="auto"/>
        <w:left w:val="none" w:sz="0" w:space="0" w:color="auto"/>
        <w:bottom w:val="none" w:sz="0" w:space="0" w:color="auto"/>
        <w:right w:val="none" w:sz="0" w:space="0" w:color="auto"/>
      </w:divBdr>
    </w:div>
    <w:div w:id="1739816453">
      <w:bodyDiv w:val="1"/>
      <w:marLeft w:val="0"/>
      <w:marRight w:val="0"/>
      <w:marTop w:val="0"/>
      <w:marBottom w:val="0"/>
      <w:divBdr>
        <w:top w:val="none" w:sz="0" w:space="0" w:color="auto"/>
        <w:left w:val="none" w:sz="0" w:space="0" w:color="auto"/>
        <w:bottom w:val="none" w:sz="0" w:space="0" w:color="auto"/>
        <w:right w:val="none" w:sz="0" w:space="0" w:color="auto"/>
      </w:divBdr>
    </w:div>
    <w:div w:id="1752507766">
      <w:bodyDiv w:val="1"/>
      <w:marLeft w:val="0"/>
      <w:marRight w:val="0"/>
      <w:marTop w:val="0"/>
      <w:marBottom w:val="0"/>
      <w:divBdr>
        <w:top w:val="none" w:sz="0" w:space="0" w:color="auto"/>
        <w:left w:val="none" w:sz="0" w:space="0" w:color="auto"/>
        <w:bottom w:val="none" w:sz="0" w:space="0" w:color="auto"/>
        <w:right w:val="none" w:sz="0" w:space="0" w:color="auto"/>
      </w:divBdr>
    </w:div>
    <w:div w:id="1770153102">
      <w:bodyDiv w:val="1"/>
      <w:marLeft w:val="0"/>
      <w:marRight w:val="0"/>
      <w:marTop w:val="0"/>
      <w:marBottom w:val="0"/>
      <w:divBdr>
        <w:top w:val="none" w:sz="0" w:space="0" w:color="auto"/>
        <w:left w:val="none" w:sz="0" w:space="0" w:color="auto"/>
        <w:bottom w:val="none" w:sz="0" w:space="0" w:color="auto"/>
        <w:right w:val="none" w:sz="0" w:space="0" w:color="auto"/>
      </w:divBdr>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7867351">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4571133">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796488434">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08545088">
      <w:bodyDiv w:val="1"/>
      <w:marLeft w:val="0"/>
      <w:marRight w:val="0"/>
      <w:marTop w:val="0"/>
      <w:marBottom w:val="0"/>
      <w:divBdr>
        <w:top w:val="none" w:sz="0" w:space="0" w:color="auto"/>
        <w:left w:val="none" w:sz="0" w:space="0" w:color="auto"/>
        <w:bottom w:val="none" w:sz="0" w:space="0" w:color="auto"/>
        <w:right w:val="none" w:sz="0" w:space="0" w:color="auto"/>
      </w:divBdr>
    </w:div>
    <w:div w:id="1813130781">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24392252">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35678950">
      <w:bodyDiv w:val="1"/>
      <w:marLeft w:val="0"/>
      <w:marRight w:val="0"/>
      <w:marTop w:val="0"/>
      <w:marBottom w:val="0"/>
      <w:divBdr>
        <w:top w:val="none" w:sz="0" w:space="0" w:color="auto"/>
        <w:left w:val="none" w:sz="0" w:space="0" w:color="auto"/>
        <w:bottom w:val="none" w:sz="0" w:space="0" w:color="auto"/>
        <w:right w:val="none" w:sz="0" w:space="0" w:color="auto"/>
      </w:divBdr>
    </w:div>
    <w:div w:id="1853454214">
      <w:bodyDiv w:val="1"/>
      <w:marLeft w:val="0"/>
      <w:marRight w:val="0"/>
      <w:marTop w:val="0"/>
      <w:marBottom w:val="0"/>
      <w:divBdr>
        <w:top w:val="none" w:sz="0" w:space="0" w:color="auto"/>
        <w:left w:val="none" w:sz="0" w:space="0" w:color="auto"/>
        <w:bottom w:val="none" w:sz="0" w:space="0" w:color="auto"/>
        <w:right w:val="none" w:sz="0" w:space="0" w:color="auto"/>
      </w:divBdr>
    </w:div>
    <w:div w:id="1861158802">
      <w:bodyDiv w:val="1"/>
      <w:marLeft w:val="0"/>
      <w:marRight w:val="0"/>
      <w:marTop w:val="0"/>
      <w:marBottom w:val="0"/>
      <w:divBdr>
        <w:top w:val="none" w:sz="0" w:space="0" w:color="auto"/>
        <w:left w:val="none" w:sz="0" w:space="0" w:color="auto"/>
        <w:bottom w:val="none" w:sz="0" w:space="0" w:color="auto"/>
        <w:right w:val="none" w:sz="0" w:space="0" w:color="auto"/>
      </w:divBdr>
    </w:div>
    <w:div w:id="1861889702">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0849366">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84252099">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895922910">
      <w:bodyDiv w:val="1"/>
      <w:marLeft w:val="0"/>
      <w:marRight w:val="0"/>
      <w:marTop w:val="0"/>
      <w:marBottom w:val="0"/>
      <w:divBdr>
        <w:top w:val="none" w:sz="0" w:space="0" w:color="auto"/>
        <w:left w:val="none" w:sz="0" w:space="0" w:color="auto"/>
        <w:bottom w:val="none" w:sz="0" w:space="0" w:color="auto"/>
        <w:right w:val="none" w:sz="0" w:space="0" w:color="auto"/>
      </w:divBdr>
    </w:div>
    <w:div w:id="1896622430">
      <w:bodyDiv w:val="1"/>
      <w:marLeft w:val="0"/>
      <w:marRight w:val="0"/>
      <w:marTop w:val="0"/>
      <w:marBottom w:val="0"/>
      <w:divBdr>
        <w:top w:val="none" w:sz="0" w:space="0" w:color="auto"/>
        <w:left w:val="none" w:sz="0" w:space="0" w:color="auto"/>
        <w:bottom w:val="none" w:sz="0" w:space="0" w:color="auto"/>
        <w:right w:val="none" w:sz="0" w:space="0" w:color="auto"/>
      </w:divBdr>
    </w:div>
    <w:div w:id="1897622279">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24028565">
      <w:bodyDiv w:val="1"/>
      <w:marLeft w:val="0"/>
      <w:marRight w:val="0"/>
      <w:marTop w:val="0"/>
      <w:marBottom w:val="0"/>
      <w:divBdr>
        <w:top w:val="none" w:sz="0" w:space="0" w:color="auto"/>
        <w:left w:val="none" w:sz="0" w:space="0" w:color="auto"/>
        <w:bottom w:val="none" w:sz="0" w:space="0" w:color="auto"/>
        <w:right w:val="none" w:sz="0" w:space="0" w:color="auto"/>
      </w:divBdr>
    </w:div>
    <w:div w:id="1933976516">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38825827">
      <w:bodyDiv w:val="1"/>
      <w:marLeft w:val="0"/>
      <w:marRight w:val="0"/>
      <w:marTop w:val="0"/>
      <w:marBottom w:val="0"/>
      <w:divBdr>
        <w:top w:val="none" w:sz="0" w:space="0" w:color="auto"/>
        <w:left w:val="none" w:sz="0" w:space="0" w:color="auto"/>
        <w:bottom w:val="none" w:sz="0" w:space="0" w:color="auto"/>
        <w:right w:val="none" w:sz="0" w:space="0" w:color="auto"/>
      </w:divBdr>
    </w:div>
    <w:div w:id="1941402737">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4628511">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85969818">
      <w:bodyDiv w:val="1"/>
      <w:marLeft w:val="0"/>
      <w:marRight w:val="0"/>
      <w:marTop w:val="0"/>
      <w:marBottom w:val="0"/>
      <w:divBdr>
        <w:top w:val="none" w:sz="0" w:space="0" w:color="auto"/>
        <w:left w:val="none" w:sz="0" w:space="0" w:color="auto"/>
        <w:bottom w:val="none" w:sz="0" w:space="0" w:color="auto"/>
        <w:right w:val="none" w:sz="0" w:space="0" w:color="auto"/>
      </w:divBdr>
    </w:div>
    <w:div w:id="1987315483">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14645638">
      <w:bodyDiv w:val="1"/>
      <w:marLeft w:val="0"/>
      <w:marRight w:val="0"/>
      <w:marTop w:val="0"/>
      <w:marBottom w:val="0"/>
      <w:divBdr>
        <w:top w:val="none" w:sz="0" w:space="0" w:color="auto"/>
        <w:left w:val="none" w:sz="0" w:space="0" w:color="auto"/>
        <w:bottom w:val="none" w:sz="0" w:space="0" w:color="auto"/>
        <w:right w:val="none" w:sz="0" w:space="0" w:color="auto"/>
      </w:divBdr>
    </w:div>
    <w:div w:id="2020355057">
      <w:bodyDiv w:val="1"/>
      <w:marLeft w:val="0"/>
      <w:marRight w:val="0"/>
      <w:marTop w:val="0"/>
      <w:marBottom w:val="0"/>
      <w:divBdr>
        <w:top w:val="none" w:sz="0" w:space="0" w:color="auto"/>
        <w:left w:val="none" w:sz="0" w:space="0" w:color="auto"/>
        <w:bottom w:val="none" w:sz="0" w:space="0" w:color="auto"/>
        <w:right w:val="none" w:sz="0" w:space="0" w:color="auto"/>
      </w:divBdr>
    </w:div>
    <w:div w:id="2022121450">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42971633">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62092098">
      <w:bodyDiv w:val="1"/>
      <w:marLeft w:val="0"/>
      <w:marRight w:val="0"/>
      <w:marTop w:val="0"/>
      <w:marBottom w:val="0"/>
      <w:divBdr>
        <w:top w:val="none" w:sz="0" w:space="0" w:color="auto"/>
        <w:left w:val="none" w:sz="0" w:space="0" w:color="auto"/>
        <w:bottom w:val="none" w:sz="0" w:space="0" w:color="auto"/>
        <w:right w:val="none" w:sz="0" w:space="0" w:color="auto"/>
      </w:divBdr>
    </w:div>
    <w:div w:id="2063938843">
      <w:bodyDiv w:val="1"/>
      <w:marLeft w:val="0"/>
      <w:marRight w:val="0"/>
      <w:marTop w:val="0"/>
      <w:marBottom w:val="0"/>
      <w:divBdr>
        <w:top w:val="none" w:sz="0" w:space="0" w:color="auto"/>
        <w:left w:val="none" w:sz="0" w:space="0" w:color="auto"/>
        <w:bottom w:val="none" w:sz="0" w:space="0" w:color="auto"/>
        <w:right w:val="none" w:sz="0" w:space="0" w:color="auto"/>
      </w:divBdr>
    </w:div>
    <w:div w:id="2066447996">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87267344">
      <w:bodyDiv w:val="1"/>
      <w:marLeft w:val="0"/>
      <w:marRight w:val="0"/>
      <w:marTop w:val="0"/>
      <w:marBottom w:val="0"/>
      <w:divBdr>
        <w:top w:val="none" w:sz="0" w:space="0" w:color="auto"/>
        <w:left w:val="none" w:sz="0" w:space="0" w:color="auto"/>
        <w:bottom w:val="none" w:sz="0" w:space="0" w:color="auto"/>
        <w:right w:val="none" w:sz="0" w:space="0" w:color="auto"/>
      </w:divBdr>
    </w:div>
    <w:div w:id="2091922603">
      <w:bodyDiv w:val="1"/>
      <w:marLeft w:val="0"/>
      <w:marRight w:val="0"/>
      <w:marTop w:val="0"/>
      <w:marBottom w:val="0"/>
      <w:divBdr>
        <w:top w:val="none" w:sz="0" w:space="0" w:color="auto"/>
        <w:left w:val="none" w:sz="0" w:space="0" w:color="auto"/>
        <w:bottom w:val="none" w:sz="0" w:space="0" w:color="auto"/>
        <w:right w:val="none" w:sz="0" w:space="0" w:color="auto"/>
      </w:divBdr>
    </w:div>
    <w:div w:id="2095976824">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09226974">
      <w:bodyDiv w:val="1"/>
      <w:marLeft w:val="0"/>
      <w:marRight w:val="0"/>
      <w:marTop w:val="0"/>
      <w:marBottom w:val="0"/>
      <w:divBdr>
        <w:top w:val="none" w:sz="0" w:space="0" w:color="auto"/>
        <w:left w:val="none" w:sz="0" w:space="0" w:color="auto"/>
        <w:bottom w:val="none" w:sz="0" w:space="0" w:color="auto"/>
        <w:right w:val="none" w:sz="0" w:space="0" w:color="auto"/>
      </w:divBdr>
    </w:div>
    <w:div w:id="2109503083">
      <w:bodyDiv w:val="1"/>
      <w:marLeft w:val="0"/>
      <w:marRight w:val="0"/>
      <w:marTop w:val="0"/>
      <w:marBottom w:val="0"/>
      <w:divBdr>
        <w:top w:val="none" w:sz="0" w:space="0" w:color="auto"/>
        <w:left w:val="none" w:sz="0" w:space="0" w:color="auto"/>
        <w:bottom w:val="none" w:sz="0" w:space="0" w:color="auto"/>
        <w:right w:val="none" w:sz="0" w:space="0" w:color="auto"/>
      </w:divBdr>
    </w:div>
    <w:div w:id="2110546245">
      <w:bodyDiv w:val="1"/>
      <w:marLeft w:val="0"/>
      <w:marRight w:val="0"/>
      <w:marTop w:val="0"/>
      <w:marBottom w:val="0"/>
      <w:divBdr>
        <w:top w:val="none" w:sz="0" w:space="0" w:color="auto"/>
        <w:left w:val="none" w:sz="0" w:space="0" w:color="auto"/>
        <w:bottom w:val="none" w:sz="0" w:space="0" w:color="auto"/>
        <w:right w:val="none" w:sz="0" w:space="0" w:color="auto"/>
      </w:divBdr>
    </w:div>
    <w:div w:id="2112430919">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 w:id="2113358312">
      <w:bodyDiv w:val="1"/>
      <w:marLeft w:val="0"/>
      <w:marRight w:val="0"/>
      <w:marTop w:val="0"/>
      <w:marBottom w:val="0"/>
      <w:divBdr>
        <w:top w:val="none" w:sz="0" w:space="0" w:color="auto"/>
        <w:left w:val="none" w:sz="0" w:space="0" w:color="auto"/>
        <w:bottom w:val="none" w:sz="0" w:space="0" w:color="auto"/>
        <w:right w:val="none" w:sz="0" w:space="0" w:color="auto"/>
      </w:divBdr>
    </w:div>
    <w:div w:id="2122451999">
      <w:bodyDiv w:val="1"/>
      <w:marLeft w:val="0"/>
      <w:marRight w:val="0"/>
      <w:marTop w:val="0"/>
      <w:marBottom w:val="0"/>
      <w:divBdr>
        <w:top w:val="none" w:sz="0" w:space="0" w:color="auto"/>
        <w:left w:val="none" w:sz="0" w:space="0" w:color="auto"/>
        <w:bottom w:val="none" w:sz="0" w:space="0" w:color="auto"/>
        <w:right w:val="none" w:sz="0" w:space="0" w:color="auto"/>
      </w:divBdr>
    </w:div>
    <w:div w:id="2128305445">
      <w:bodyDiv w:val="1"/>
      <w:marLeft w:val="0"/>
      <w:marRight w:val="0"/>
      <w:marTop w:val="0"/>
      <w:marBottom w:val="0"/>
      <w:divBdr>
        <w:top w:val="none" w:sz="0" w:space="0" w:color="auto"/>
        <w:left w:val="none" w:sz="0" w:space="0" w:color="auto"/>
        <w:bottom w:val="none" w:sz="0" w:space="0" w:color="auto"/>
        <w:right w:val="none" w:sz="0" w:space="0" w:color="auto"/>
      </w:divBdr>
    </w:div>
    <w:div w:id="2131588901">
      <w:bodyDiv w:val="1"/>
      <w:marLeft w:val="0"/>
      <w:marRight w:val="0"/>
      <w:marTop w:val="0"/>
      <w:marBottom w:val="0"/>
      <w:divBdr>
        <w:top w:val="none" w:sz="0" w:space="0" w:color="auto"/>
        <w:left w:val="none" w:sz="0" w:space="0" w:color="auto"/>
        <w:bottom w:val="none" w:sz="0" w:space="0" w:color="auto"/>
        <w:right w:val="none" w:sz="0" w:space="0" w:color="auto"/>
      </w:divBdr>
    </w:div>
    <w:div w:id="214322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hyundai.com/cz/modely/nova-i20/konfigurator.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xample.360productviewer.com/charles-pmp-187.html" TargetMode="External"/><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10</b:RefOrder>
  </b:Source>
  <b:Source>
    <b:Tag>KEN22</b:Tag>
    <b:SourceType>Book</b:SourceType>
    <b:Guid>{3D2F523C-AB2F-44D3-8F03-A3BD5CF11D72}</b:Guid>
    <b:Author>
      <b:Author>
        <b:NameList>
          <b:Person>
            <b:Last>Kenwright</b:Last>
            <b:First>Ben</b:First>
          </b:Person>
        </b:NameList>
      </b:Author>
    </b:Author>
    <b:Title>Introduction to Computer Graphics with WebGL/WebGPU</b:Title>
    <b:Year>2022</b:Year>
    <b:Publisher>CRC Press</b:Publisher>
    <b:RefOrder>18</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21</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6</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3</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5</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7</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8</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29</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9</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2</b:RefOrder>
  </b:Source>
  <b:Source>
    <b:Tag>Fra24</b:Tag>
    <b:SourceType>DocumentFromInternetSite</b:SourceType>
    <b:Guid>{284935ED-7A08-411B-B269-A69BA818EF5C}</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YearAccessed>2025</b:YearAccessed>
    <b:MonthAccessed>07</b:MonthAccessed>
    <b:DayAccessed>01</b:DayAccessed>
    <b:RefOrder>20</b:RefOrder>
  </b:Source>
  <b:Source>
    <b:Tag>Med</b:Tag>
    <b:SourceType>InternetSite</b:SourceType>
    <b:Guid>{1758E739-336E-432F-BEA1-DC7E163429CD}</b:Guid>
    <b:Author>
      <b:Author>
        <b:Corporate>Adobe</b:Corporate>
      </b:Author>
    </b:Author>
    <b:Title>Adobe Flash Player EOL General Information</b:Title>
    <b:InternetSiteTitle>Adobe</b:InternetSiteTitle>
    <b:URL>https://www.adobe.com/products/flashplayer/end-of-life-alternative.html#</b:URL>
    <b:Year>2021</b:Year>
    <b:Month>1</b:Month>
    <b:Day>13</b:Day>
    <b:YearAccessed>2025</b:YearAccessed>
    <b:MonthAccessed>07</b:MonthAccessed>
    <b:DayAccessed>04</b:DayAccessed>
    <b:RefOrder>1</b:RefOrder>
  </b:Source>
  <b:Source>
    <b:Tag>Fra23</b:Tag>
    <b:SourceType>InternetSite</b:SourceType>
    <b:Guid>{7C623690-7245-47FA-AC48-F3EC71E4E812}</b:Guid>
    <b:Title>WebGPU Fundamentals</b:Title>
    <b:Year>2023</b:Year>
    <b:Author>
      <b:Author>
        <b:NameList>
          <b:Person>
            <b:Last>Beaufort</b:Last>
            <b:First>François</b:First>
          </b:Person>
        </b:NameList>
      </b:Author>
    </b:Author>
    <b:InternetSiteTitle>Google Developers</b:InternetSiteTitle>
    <b:URL>https://developers.google.com/web/updates/2023/webgpu</b:URL>
    <b:YearAccessed>2025</b:YearAccessed>
    <b:MonthAccessed>07</b:MonthAccessed>
    <b:DayAccessed>01</b:DayAccessed>
    <b:RefOrder>19</b:RefOrder>
  </b:Source>
  <b:Source>
    <b:Tag>Can24</b:Tag>
    <b:SourceType>InternetSite</b:SourceType>
    <b:Guid>{73497051-6B65-4695-8064-0EE04EFEB61A}</b:Guid>
    <b:Title>Can I use... Support tables for HTML5, CSS3, etc</b:Title>
    <b:Year>2024</b:Year>
    <b:Author>
      <b:Author>
        <b:Corporate>Can I use</b:Corporate>
      </b:Author>
    </b:Author>
    <b:URL>https://caniuse.com</b:URL>
    <b:YearAccessed>2025</b:YearAccessed>
    <b:MonthAccessed>07</b:MonthAccessed>
    <b:DayAccessed>04</b:DayAccessed>
    <b:RefOrder>4</b:RefOrder>
  </b:Source>
  <b:Source>
    <b:Tag>Pla25</b:Tag>
    <b:SourceType>InternetSite</b:SourceType>
    <b:Guid>{6C01B56D-F045-4720-BE1C-9CDFAC1E719B}</b:Guid>
    <b:Author>
      <b:Author>
        <b:Corporate>PlayCanvas</b:Corporate>
      </b:Author>
    </b:Author>
    <b:Title>Developer Guide</b:Title>
    <b:Year>2025</b:Year>
    <b:URL>https://developer.playcanvas.com/</b:URL>
    <b:YearAccessed>2025</b:YearAccessed>
    <b:MonthAccessed>07</b:MonthAccessed>
    <b:DayAccessed>01</b:DayAccessed>
    <b:RefOrder>32</b:RefOrder>
  </b:Source>
  <b:Source>
    <b:Tag>Moz24</b:Tag>
    <b:SourceType>DocumentFromInternetSite</b:SourceType>
    <b:Guid>{76AE12FE-04D7-494C-85EE-3CA222F6418C}</b:Guid>
    <b:Author>
      <b:Author>
        <b:Corporate>Mozilla Security Team</b:Corporate>
      </b:Author>
    </b:Author>
    <b:Title>Firefox Release Notes</b:Title>
    <b:InternetSiteTitle>Mozilla Security Blog</b:InternetSiteTitle>
    <b:Year>2024</b:Year>
    <b:URL>https://www.mozilla.org/en-US/firefox/110.0/releasenotes/</b:URL>
    <b:YearAccessed>2025</b:YearAccessed>
    <b:MonthAccessed>07</b:MonthAccessed>
    <b:DayAccessed>04</b:DayAccessed>
    <b:RefOrder>11</b:RefOrder>
  </b:Source>
  <b:Source>
    <b:Tag>Web24</b:Tag>
    <b:SourceType>DocumentFromInternetSite</b:SourceType>
    <b:Guid>{91662B56-F7AB-4083-943C-B214F2C71EFE}</b:Guid>
    <b:Author>
      <b:Author>
        <b:Corporate>WebGPU Experts</b:Corporate>
      </b:Author>
    </b:Author>
    <b:Title>The Best of WebGPU in September 2024</b:Title>
    <b:InternetSiteTitle>WebGPUExperts.com</b:InternetSiteTitle>
    <b:Year>2024</b:Year>
    <b:URL>https://www.webgpuexperts.com/best-webgpu-updates-september-2024</b:URL>
    <b:YearAccessed>2025</b:YearAccessed>
    <b:MonthAccessed>06</b:MonthAccessed>
    <b:DayAccessed>03</b:DayAccessed>
    <b:RefOrder>16</b:RefOrder>
  </b:Source>
  <b:Source>
    <b:Tag>W3C25</b:Tag>
    <b:SourceType>InternetSite</b:SourceType>
    <b:Guid>{999CBF1D-5009-4ADA-B323-6FE6AFC69F03}</b:Guid>
    <b:Author>
      <b:Author>
        <b:Corporate>W3C</b:Corporate>
      </b:Author>
    </b:Author>
    <b:Title>WebGPU API — Latest Working Draft</b:Title>
    <b:InternetSiteTitle>w3.org</b:InternetSiteTitle>
    <b:Year>2025</b:Year>
    <b:URL>https://www.w3.org/TR/webgpu/</b:URL>
    <b:YearAccessed>2025</b:YearAccessed>
    <b:MonthAccessed>06</b:MonthAccessed>
    <b:DayAccessed>20</b:DayAccessed>
    <b:RefOrder>13</b:RefOrder>
  </b:Source>
  <b:Source>
    <b:Tag>Bea23</b:Tag>
    <b:SourceType>InternetSite</b:SourceType>
    <b:Guid>{D3C8FF8E-4565-4B3B-9B59-6A90D6D91DF9}</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MonthAccessed>07</b:MonthAccessed>
    <b:DayAccessed>01</b:DayAccessed>
    <b:RefOrder>33</b:RefOrder>
  </b:Source>
  <b:Source>
    <b:Tag>Fra231</b:Tag>
    <b:SourceType>InternetSite</b:SourceType>
    <b:Guid>{92EC1F1D-FB22-4779-826A-28F0472ACAF4}</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YearAccessed>2025</b:YearAccessed>
    <b:MonthAccessed>07</b:MonthAccessed>
    <b:DayAccessed>01</b:DayAccessed>
    <b:RefOrder>15</b:RefOrder>
  </b:Source>
  <b:Source>
    <b:Tag>Ber24</b:Tag>
    <b:SourceType>DocumentFromInternetSite</b:SourceType>
    <b:Guid>{3CD75680-569D-4E72-9808-2655CB8E4A39}</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YearAccessed>2025</b:YearAccessed>
    <b:MonthAccessed>04</b:MonthAccessed>
    <b:DayAccessed>01</b:DayAccessed>
    <b:RefOrder>14</b:RefOrder>
  </b:Source>
  <b:Source>
    <b:Tag>Cab25</b:Tag>
    <b:SourceType>InternetSite</b:SourceType>
    <b:Guid>{0860DC7C-71D0-4854-9641-8C7AB6F64760}</b:Guid>
    <b:Title>Three.js Documentation</b:Title>
    <b:InternetSiteTitle>threejs.org</b:InternetSiteTitle>
    <b:Year>2025</b:Year>
    <b:URL>https://threejs.org/docs/</b:URL>
    <b:Author>
      <b:Author>
        <b:NameList>
          <b:Person>
            <b:Last>Cabello</b:Last>
            <b:First>R.</b:First>
            <b:Middle>et al.</b:Middle>
          </b:Person>
        </b:NameList>
      </b:Author>
    </b:Author>
    <b:YearAccessed>2025</b:YearAccessed>
    <b:MonthAccessed>06</b:MonthAccessed>
    <b:DayAccessed>12</b:DayAccessed>
    <b:RefOrder>34</b:RefOrder>
  </b:Source>
  <b:Source>
    <b:Tag>Goo25</b:Tag>
    <b:SourceType>InternetSite</b:SourceType>
    <b:Guid>{9B832D5C-B6E7-4644-B154-CA1F6A684926}</b:Guid>
    <b:Author>
      <b:Author>
        <b:Corporate>Google</b:Corporate>
      </b:Author>
    </b:Author>
    <b:Title>Sandbox</b:Title>
    <b:InternetSiteTitle>Chromium Docs</b:InternetSiteTitle>
    <b:Year>n.d.</b:Year>
    <b:YearAccessed>2025</b:YearAccessed>
    <b:MonthAccessed>07</b:MonthAccessed>
    <b:DayAccessed>07</b:DayAccessed>
    <b:URL>https://chromium.googlesource.com/chromium/src/%2B/refs/heads/lkgr/docs/design/sandbox.md</b:URL>
    <b:RefOrder>22</b:RefOrder>
  </b:Source>
  <b:Source>
    <b:Tag>Goond</b:Tag>
    <b:SourceType>InternetSite</b:SourceType>
    <b:Guid>{FB917E79-6B14-48C0-965C-5BDCD48EC068}</b:Guid>
    <b:Author>
      <b:Author>
        <b:Corporate>Google</b:Corporate>
      </b:Author>
    </b:Author>
    <b:Title>WebGPU Technical Report</b:Title>
    <b:InternetSiteTitle>Chromium Docs</b:InternetSiteTitle>
    <b:Year>n.d.</b:Year>
    <b:YearAccessed>2025</b:YearAccessed>
    <b:MonthAccessed>07</b:MonthAccessed>
    <b:DayAccessed>07</b:DayAccessed>
    <b:URL>https://chromium.googlesource.com/chromium/src/+/main/docs/security/research/graphics/webgpu_technical_report.md</b:URL>
    <b:RefOrder>23</b:RefOrder>
  </b:Source>
  <b:Source>
    <b:Tag>Gra18</b:Tag>
    <b:SourceType>InternetSite</b:SourceType>
    <b:Guid>{548BEE85-CD89-46DA-B55F-61305628DD3B}</b:Guid>
    <b:Author>
      <b:Author>
        <b:Corporate>Graz University of Technology</b:Corporate>
      </b:Author>
    </b:Author>
    <b:Title>Meltdown and Spectre</b:Title>
    <b:InternetSiteTitle>https://meltdownattack.com/</b:InternetSiteTitle>
    <b:Year>2018</b:Year>
    <b:YearAccessed>2025</b:YearAccessed>
    <b:MonthAccessed>07</b:MonthAccessed>
    <b:DayAccessed>06</b:DayAccessed>
    <b:URL>https://meltdownattack.com/</b:URL>
    <b:RefOrder>24</b:RefOrder>
  </b:Source>
  <b:Source>
    <b:Tag>thr25</b:Tag>
    <b:SourceType>InternetSite</b:SourceType>
    <b:Guid>{7F870664-67C2-4FC5-8F56-62326A57B480}</b:Guid>
    <b:Author>
      <b:Author>
        <b:Corporate>three.js</b:Corporate>
      </b:Author>
    </b:Author>
    <b:Title>three.js</b:Title>
    <b:InternetSiteTitle>GitHub</b:InternetSiteTitle>
    <b:Year>2025</b:Year>
    <b:YearAccessed>2025</b:YearAccessed>
    <b:MonthAccessed>07</b:MonthAccessed>
    <b:DayAccessed>07</b:DayAccessed>
    <b:URL>https://github.com/mrdoob/three.js</b:URL>
    <b:RefOrder>25</b:RefOrder>
  </b:Source>
  <b:Source>
    <b:Tag>Bab251</b:Tag>
    <b:SourceType>InternetSite</b:SourceType>
    <b:Guid>{C5076FDE-9F9E-4555-9888-AF9711307BAC}</b:Guid>
    <b:Author>
      <b:Author>
        <b:Corporate>Babylon.js</b:Corporate>
      </b:Author>
    </b:Author>
    <b:Title>Babylon.js</b:Title>
    <b:InternetSiteTitle>GitHub</b:InternetSiteTitle>
    <b:Year>2025</b:Year>
    <b:YearAccessed>2025</b:YearAccessed>
    <b:MonthAccessed>07</b:MonthAccessed>
    <b:DayAccessed>07</b:DayAccessed>
    <b:URL>https://github.com/babylonjs</b:URL>
    <b:RefOrder>26</b:RefOrder>
  </b:Source>
  <b:Source>
    <b:Tag>AFr25</b:Tag>
    <b:SourceType>InternetSite</b:SourceType>
    <b:Guid>{86F7E814-2C82-4948-B14E-BECCC5129B55}</b:Guid>
    <b:Author>
      <b:Author>
        <b:Corporate>A-Frame</b:Corporate>
      </b:Author>
    </b:Author>
    <b:Title>A-Frame</b:Title>
    <b:InternetSiteTitle>GitHub</b:InternetSiteTitle>
    <b:Year>2025</b:Year>
    <b:YearAccessed>2025</b:YearAccessed>
    <b:MonthAccessed>07</b:MonthAccessed>
    <b:DayAccessed>07</b:DayAccessed>
    <b:URL>https://github.com/aframevr</b:URL>
    <b:RefOrder>28</b:RefOrder>
  </b:Source>
  <b:Source>
    <b:Tag>Pla251</b:Tag>
    <b:SourceType>InternetSite</b:SourceType>
    <b:Guid>{DD9CDF20-4EC4-4570-AE5A-C6AE035B5678}</b:Guid>
    <b:Author>
      <b:Author>
        <b:Corporate>PlayCanvas</b:Corporate>
      </b:Author>
    </b:Author>
    <b:Title>PlayCanvas</b:Title>
    <b:Year>2025</b:Year>
    <b:YearAccessed>2025</b:YearAccessed>
    <b:MonthAccessed>07</b:MonthAccessed>
    <b:DayAccessed>07</b:DayAccessed>
    <b:URL>https://github.com/playcanvas</b:URL>
    <b:InternetSiteTitle>GitHub</b:InternetSiteTitle>
    <b:RefOrder>27</b:RefOrder>
  </b:Source>
  <b:Source>
    <b:Tag>Nat06</b:Tag>
    <b:SourceType>InternetSite</b:SourceType>
    <b:Guid>{FCE77263-7A82-45D3-81FF-7FC9090A22E7}</b:Guid>
    <b:Author>
      <b:Author>
        <b:NameList>
          <b:Person>
            <b:Last>Tatarchuk</b:Last>
            <b:First>Natalya</b:First>
          </b:Person>
        </b:NameList>
      </b:Author>
    </b:Author>
    <b:Title>Dynamic Parallax Occlusion Mapping with Approximate Soft Shadows</b:Title>
    <b:InternetSiteTitle>gitea.yiem</b:InternetSiteTitle>
    <b:Year>2006</b:Year>
    <b:YearAccessed>2025</b:YearAccessed>
    <b:MonthAccessed>07</b:MonthAccessed>
    <b:DayAccessed>07</b:DayAccessed>
    <b:URL>https://gitea.yiem.net/QianMo/Real-Time-Rendering-4th-Bibliography-Collection/raw/branch/main/Chapter%201-24/%5B1742%5D%C2%A0%5BSIGGRAPH%202006%5D%20Dynamic%20Parallax%20Occlusion%20Mapping%20with%20Approximate%20Soft%20Shadows.pdf</b:URL>
    <b:RefOrder>30</b:RefOrder>
  </b:Source>
  <b:Source>
    <b:Tag>Bal22</b:Tag>
    <b:SourceType>InternetSite</b:SourceType>
    <b:Guid>{04BB2914-7BF5-4154-8C98-66B949451B80}</b:Guid>
    <b:Author>
      <b:Author>
        <b:NameList>
          <b:Person>
            <b:Last>Balenson</b:Last>
            <b:First>David</b:First>
            <b:Middle>and Benzel, Terry and Eide, Eric and Emmerich, David and Johnson, David and Mirkovic, Jelena and Tinnel, Laura</b:Middle>
          </b:Person>
        </b:NameList>
      </b:Author>
    </b:Author>
    <b:Title>Toward Findable, Accessible, Interoperable, and Reusable Cybersecurity Artifacts</b:Title>
    <b:InternetSiteTitle>ACM Digital Library</b:InternetSiteTitle>
    <b:Year>2022</b:Year>
    <b:Month>08</b:Month>
    <b:Day>08</b:Day>
    <b:YearAccessed>2025</b:YearAccessed>
    <b:MonthAccessed>07</b:MonthAccessed>
    <b:DayAccessed>07</b:DayAccessed>
    <b:URL>https://dl.acm.org/doi/10.1145/3546096.3546104</b:URL>
    <b:RefOrder>31</b:RefOrder>
  </b:Source>
  <b:Source>
    <b:Tag>The25</b:Tag>
    <b:SourceType>DocumentFromInternetSite</b:SourceType>
    <b:Guid>{18205A66-94F0-4603-8526-34DAC5AA4323}</b:Guid>
    <b:Title>Vulkan® 1.4.320 - A Specification</b:Title>
    <b:InternetSiteTitle>khronos.org</b:InternetSiteTitle>
    <b:Year>2025</b:Year>
    <b:URL>https://registry.khronos.org/vulkan/specs/latest/pdf/vkspec.pdf</b:URL>
    <b:Author>
      <b:Author>
        <b:Corporate>The Khronos Group</b:Corporate>
      </b:Author>
    </b:Author>
    <b:YearAccessed>2025</b:YearAccessed>
    <b:MonthAccessed>07</b:MonthAccessed>
    <b:DayAccessed>01</b:DayAccessed>
    <b:RefOrder>12</b:RefOrder>
  </b:Source>
  <b:Source>
    <b:Tag>Wor25</b:Tag>
    <b:SourceType>InternetSite</b:SourceType>
    <b:Guid>{A485D72D-883A-4C49-94E4-0A1365F52B0E}</b:Guid>
    <b:Author>
      <b:Author>
        <b:Corporate>W3C</b:Corporate>
      </b:Author>
    </b:Author>
    <b:Title>WebGPU Explainer</b:Title>
    <b:InternetSiteTitle>GPU FOR THE WEB COMMUNITY GROUP</b:InternetSiteTitle>
    <b:Year>2025</b:Year>
    <b:YearAccessed>2025</b:YearAccessed>
    <b:MonthAccessed>07</b:MonthAccessed>
    <b:DayAccessed>02</b:DayAccessed>
    <b:URL>https://gpuweb.github.io/gpuweb/explainer/</b:URL>
    <b:RefOrder>17</b:RefOrder>
  </b:Source>
  <b:Source>
    <b:Tag>W3C24</b:Tag>
    <b:SourceType>DocumentFromInternetSite</b:SourceType>
    <b:Guid>{D4BC301B-1B69-4A0D-B583-1CFAEE5320BC}</b:Guid>
    <b:Author>
      <b:Author>
        <b:Corporate>W3C</b:Corporate>
      </b:Author>
    </b:Author>
    <b:Title>W3C Invites Implementations of WebGPU</b:Title>
    <b:InternetSiteTitle>W3C News</b:InternetSiteTitle>
    <b:Year>2024</b:Year>
    <b:URL>https://www.w3.org/news/2024/w3c-invites-implementations-of-webgpu/</b:URL>
    <b:YearAccessed>2025</b:YearAccessed>
    <b:MonthAccessed>07</b:MonthAccessed>
    <b:DayAccessed>01</b:DayAccessed>
    <b:RefOrder>35</b:RefOrder>
  </b:Source>
</b:Sources>
</file>

<file path=customXml/itemProps1.xml><?xml version="1.0" encoding="utf-8"?>
<ds:datastoreItem xmlns:ds="http://schemas.openxmlformats.org/officeDocument/2006/customXml" ds:itemID="{FAB80816-E0EB-4E91-A7C2-0D284D147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41</Pages>
  <Words>8182</Words>
  <Characters>48280</Characters>
  <Application>Microsoft Office Word</Application>
  <DocSecurity>0</DocSecurity>
  <Lines>402</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14</cp:revision>
  <cp:lastPrinted>2025-07-08T20:17:00Z</cp:lastPrinted>
  <dcterms:created xsi:type="dcterms:W3CDTF">2023-11-26T16:21:00Z</dcterms:created>
  <dcterms:modified xsi:type="dcterms:W3CDTF">2025-07-08T23:25:00Z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