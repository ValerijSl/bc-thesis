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532C8" w14:textId="77777777" w:rsidR="00C67F13" w:rsidRPr="00F3089E" w:rsidRDefault="00C67F13" w:rsidP="00442C9A">
      <w:pPr>
        <w:pStyle w:val="Zkladntext"/>
      </w:pPr>
    </w:p>
    <w:p w14:paraId="0EDA1915" w14:textId="37A3233E" w:rsidR="00C67F13" w:rsidRPr="009D41EA" w:rsidRDefault="00DB271D" w:rsidP="009D41EA">
      <w:pPr>
        <w:widowControl w:val="0"/>
        <w:autoSpaceDE w:val="0"/>
        <w:autoSpaceDN w:val="0"/>
        <w:spacing w:before="153" w:beforeAutospacing="0" w:after="0" w:afterAutospacing="0" w:line="240" w:lineRule="auto"/>
        <w:ind w:left="794" w:right="852"/>
        <w:jc w:val="center"/>
        <w:rPr>
          <w:b/>
          <w:noProof w:val="0"/>
          <w:color w:val="000009"/>
          <w:sz w:val="48"/>
        </w:rPr>
      </w:pPr>
      <w:r w:rsidRPr="009D41EA">
        <w:rPr>
          <w:b/>
          <w:noProof w:val="0"/>
          <w:color w:val="000009"/>
          <w:sz w:val="48"/>
        </w:rPr>
        <w:t xml:space="preserve">UNICORN </w:t>
      </w:r>
      <w:r w:rsidR="00EB15EE" w:rsidRPr="009D41EA">
        <w:rPr>
          <w:b/>
          <w:noProof w:val="0"/>
          <w:color w:val="000009"/>
          <w:sz w:val="48"/>
        </w:rPr>
        <w:t>VYSOKÁ ŠKOLA S.R.O.</w:t>
      </w:r>
    </w:p>
    <w:p w14:paraId="60010482" w14:textId="77777777" w:rsidR="00C67F13" w:rsidRPr="00F3089E" w:rsidRDefault="00C67F13" w:rsidP="00442C9A">
      <w:pPr>
        <w:pStyle w:val="Zkladntext"/>
      </w:pPr>
    </w:p>
    <w:p w14:paraId="2216CCD0" w14:textId="77777777" w:rsidR="00C67F13" w:rsidRPr="00F3089E" w:rsidRDefault="00C67F13" w:rsidP="00442C9A">
      <w:pPr>
        <w:pStyle w:val="Zkladntext"/>
      </w:pPr>
    </w:p>
    <w:p w14:paraId="5FBC1C61" w14:textId="77777777" w:rsidR="00C67F13" w:rsidRPr="00F3089E" w:rsidRDefault="00C67F13" w:rsidP="00442C9A">
      <w:pPr>
        <w:pStyle w:val="Zkladntext"/>
      </w:pPr>
    </w:p>
    <w:p w14:paraId="4E99A6C1" w14:textId="77777777" w:rsidR="00C67F13" w:rsidRPr="00F3089E" w:rsidRDefault="00C67F13" w:rsidP="00442C9A">
      <w:pPr>
        <w:pStyle w:val="Zkladntext"/>
      </w:pPr>
    </w:p>
    <w:p w14:paraId="779F1B11" w14:textId="77777777" w:rsidR="00C67F13" w:rsidRPr="00F3089E" w:rsidRDefault="00C67F13" w:rsidP="00442C9A">
      <w:pPr>
        <w:pStyle w:val="Zkladntext"/>
      </w:pPr>
    </w:p>
    <w:p w14:paraId="2DDE5D07" w14:textId="77777777" w:rsidR="00C67F13" w:rsidRPr="00F3089E" w:rsidRDefault="00C67F13" w:rsidP="00442C9A">
      <w:pPr>
        <w:pStyle w:val="Zkladntext"/>
      </w:pPr>
    </w:p>
    <w:p w14:paraId="46A3A724" w14:textId="77777777" w:rsidR="00C67F13" w:rsidRPr="00F3089E" w:rsidRDefault="00C67F13" w:rsidP="00442C9A">
      <w:pPr>
        <w:pStyle w:val="Zkladntext"/>
      </w:pPr>
    </w:p>
    <w:p w14:paraId="535FC236" w14:textId="0DF1B67C" w:rsidR="00C67F13" w:rsidRPr="00F3089E" w:rsidRDefault="00DB271D" w:rsidP="00442C9A">
      <w:pPr>
        <w:pStyle w:val="Nzev"/>
      </w:pPr>
      <w:r w:rsidRPr="00F3089E">
        <w:t>BAKALÁŘSKÁ PRÁCE</w:t>
      </w:r>
    </w:p>
    <w:p w14:paraId="634E37D3" w14:textId="77777777" w:rsidR="00C67F13" w:rsidRPr="00F3089E" w:rsidRDefault="00C67F13" w:rsidP="00442C9A">
      <w:pPr>
        <w:pStyle w:val="Zkladntext"/>
      </w:pPr>
    </w:p>
    <w:p w14:paraId="4AC080FA" w14:textId="77777777" w:rsidR="00C67F13" w:rsidRDefault="00C67F13" w:rsidP="00442C9A">
      <w:pPr>
        <w:pStyle w:val="Zkladntext"/>
      </w:pPr>
    </w:p>
    <w:p w14:paraId="37C31C89" w14:textId="77777777" w:rsidR="009D41EA" w:rsidRDefault="009D41EA" w:rsidP="00442C9A">
      <w:pPr>
        <w:pStyle w:val="Zkladntext"/>
      </w:pPr>
    </w:p>
    <w:p w14:paraId="1FEC8959" w14:textId="77777777" w:rsidR="009D41EA" w:rsidRDefault="009D41EA" w:rsidP="00442C9A">
      <w:pPr>
        <w:pStyle w:val="Zkladntext"/>
      </w:pPr>
    </w:p>
    <w:p w14:paraId="3F0F309B" w14:textId="77777777" w:rsidR="009D41EA" w:rsidRDefault="009D41EA" w:rsidP="00442C9A">
      <w:pPr>
        <w:pStyle w:val="Zkladntext"/>
      </w:pPr>
    </w:p>
    <w:p w14:paraId="11EC390C" w14:textId="77777777" w:rsidR="009D41EA" w:rsidRPr="00F3089E" w:rsidRDefault="009D41EA" w:rsidP="00442C9A">
      <w:pPr>
        <w:pStyle w:val="Zkladntext"/>
      </w:pPr>
    </w:p>
    <w:p w14:paraId="5620E32A" w14:textId="77777777" w:rsidR="00C67F13" w:rsidRPr="00F3089E" w:rsidRDefault="00C67F13" w:rsidP="00442C9A">
      <w:pPr>
        <w:pStyle w:val="Zkladntext"/>
      </w:pPr>
    </w:p>
    <w:p w14:paraId="10AC5190" w14:textId="25A30B65" w:rsidR="00C67F13" w:rsidRPr="009D41EA" w:rsidRDefault="00E51757" w:rsidP="009D41EA">
      <w:pPr>
        <w:widowControl w:val="0"/>
        <w:tabs>
          <w:tab w:val="left" w:pos="4111"/>
        </w:tabs>
        <w:autoSpaceDE w:val="0"/>
        <w:autoSpaceDN w:val="0"/>
        <w:spacing w:before="0" w:beforeAutospacing="0" w:after="0" w:afterAutospacing="0" w:line="240" w:lineRule="auto"/>
        <w:ind w:right="388"/>
        <w:jc w:val="right"/>
        <w:rPr>
          <w:b/>
          <w:noProof w:val="0"/>
          <w:spacing w:val="-3"/>
          <w:sz w:val="40"/>
        </w:rPr>
      </w:pPr>
      <w:r w:rsidRPr="009D41EA">
        <w:rPr>
          <w:b/>
          <w:noProof w:val="0"/>
          <w:spacing w:val="-3"/>
          <w:sz w:val="40"/>
        </w:rPr>
        <w:t>202</w:t>
      </w:r>
      <w:r w:rsidR="009D41EA">
        <w:rPr>
          <w:b/>
          <w:noProof w:val="0"/>
          <w:spacing w:val="-3"/>
          <w:sz w:val="40"/>
        </w:rPr>
        <w:t>5</w:t>
      </w:r>
      <w:r w:rsidRPr="009D41EA">
        <w:rPr>
          <w:b/>
          <w:noProof w:val="0"/>
          <w:spacing w:val="-3"/>
          <w:sz w:val="40"/>
        </w:rPr>
        <w:tab/>
      </w:r>
      <w:r w:rsidRPr="009D41EA">
        <w:rPr>
          <w:b/>
          <w:noProof w:val="0"/>
          <w:spacing w:val="-3"/>
          <w:sz w:val="40"/>
        </w:rPr>
        <w:tab/>
      </w:r>
      <w:r w:rsidRPr="009D41EA">
        <w:rPr>
          <w:b/>
          <w:noProof w:val="0"/>
          <w:spacing w:val="-3"/>
          <w:sz w:val="40"/>
        </w:rPr>
        <w:tab/>
      </w:r>
      <w:r w:rsidRPr="009D41EA">
        <w:rPr>
          <w:b/>
          <w:noProof w:val="0"/>
          <w:spacing w:val="-3"/>
          <w:sz w:val="40"/>
        </w:rPr>
        <w:tab/>
      </w:r>
      <w:r w:rsidR="00DB271D" w:rsidRPr="009D41EA">
        <w:rPr>
          <w:b/>
          <w:noProof w:val="0"/>
          <w:spacing w:val="-3"/>
          <w:sz w:val="40"/>
        </w:rPr>
        <w:tab/>
      </w:r>
      <w:r w:rsidRPr="009D41EA">
        <w:rPr>
          <w:b/>
          <w:noProof w:val="0"/>
          <w:spacing w:val="-3"/>
          <w:sz w:val="40"/>
        </w:rPr>
        <w:t>Valerij Šlovikov</w:t>
      </w:r>
    </w:p>
    <w:p w14:paraId="3DC1B8FC" w14:textId="77777777" w:rsidR="00C67F13" w:rsidRPr="00F3089E" w:rsidRDefault="00C67F13" w:rsidP="00442C9A">
      <w:pPr>
        <w:sectPr w:rsidR="00C67F13" w:rsidRPr="00F3089E" w:rsidSect="004D7DEC">
          <w:footerReference w:type="default" r:id="rId8"/>
          <w:pgSz w:w="11900" w:h="16840"/>
          <w:pgMar w:top="620" w:right="740" w:bottom="280" w:left="1660" w:header="720" w:footer="720" w:gutter="0"/>
          <w:pgNumType w:start="6"/>
          <w:cols w:space="720"/>
        </w:sectPr>
      </w:pPr>
    </w:p>
    <w:p w14:paraId="4981CB5A" w14:textId="77777777" w:rsidR="00C67F13" w:rsidRPr="00F3089E" w:rsidRDefault="00C67F13" w:rsidP="00442C9A">
      <w:pPr>
        <w:pStyle w:val="Zkladntext"/>
      </w:pPr>
    </w:p>
    <w:p w14:paraId="13631EE7" w14:textId="5ED3E0D4" w:rsidR="00C67F13" w:rsidRPr="009D41EA" w:rsidRDefault="00DB271D" w:rsidP="009D41EA">
      <w:pPr>
        <w:widowControl w:val="0"/>
        <w:autoSpaceDE w:val="0"/>
        <w:autoSpaceDN w:val="0"/>
        <w:spacing w:before="0" w:beforeAutospacing="0" w:after="0" w:afterAutospacing="0" w:line="240" w:lineRule="auto"/>
        <w:ind w:left="328" w:right="286"/>
        <w:jc w:val="center"/>
        <w:rPr>
          <w:b/>
          <w:noProof w:val="0"/>
          <w:color w:val="000009"/>
          <w:sz w:val="32"/>
        </w:rPr>
      </w:pPr>
      <w:r w:rsidRPr="009D41EA">
        <w:rPr>
          <w:b/>
          <w:noProof w:val="0"/>
          <w:color w:val="000009"/>
          <w:sz w:val="32"/>
        </w:rPr>
        <w:t xml:space="preserve">UNICORN </w:t>
      </w:r>
      <w:r w:rsidR="00EB15EE" w:rsidRPr="009D41EA">
        <w:rPr>
          <w:b/>
          <w:noProof w:val="0"/>
          <w:color w:val="000009"/>
          <w:sz w:val="32"/>
        </w:rPr>
        <w:t>VYSOKÁ ŠKOLA S.R.O.</w:t>
      </w:r>
    </w:p>
    <w:p w14:paraId="5CA54A46" w14:textId="77777777" w:rsidR="00C67F13" w:rsidRPr="00F3089E" w:rsidRDefault="00C67F13" w:rsidP="00442C9A">
      <w:pPr>
        <w:pStyle w:val="Zkladntext"/>
      </w:pPr>
    </w:p>
    <w:p w14:paraId="5C0C2BAB" w14:textId="73A664BA" w:rsidR="00C67F13" w:rsidRPr="009D41EA" w:rsidRDefault="00F767D3" w:rsidP="009D41EA">
      <w:pPr>
        <w:widowControl w:val="0"/>
        <w:autoSpaceDE w:val="0"/>
        <w:autoSpaceDN w:val="0"/>
        <w:spacing w:before="205" w:beforeAutospacing="0" w:after="0" w:afterAutospacing="0"/>
        <w:ind w:left="328" w:right="286"/>
        <w:jc w:val="center"/>
        <w:rPr>
          <w:b/>
          <w:noProof w:val="0"/>
          <w:sz w:val="28"/>
        </w:rPr>
      </w:pPr>
      <w:r w:rsidRPr="009D41EA">
        <w:rPr>
          <w:b/>
          <w:noProof w:val="0"/>
          <w:sz w:val="28"/>
        </w:rPr>
        <w:t>Softwarový vývoj</w:t>
      </w:r>
    </w:p>
    <w:p w14:paraId="59F42C24" w14:textId="77777777" w:rsidR="00C67F13" w:rsidRPr="00F3089E" w:rsidRDefault="00C67F13" w:rsidP="00442C9A">
      <w:pPr>
        <w:pStyle w:val="Zkladntext"/>
      </w:pPr>
    </w:p>
    <w:p w14:paraId="7F3EEB9C" w14:textId="51731FEA" w:rsidR="00B136F4" w:rsidRPr="004339A3" w:rsidRDefault="004129D2" w:rsidP="009D41EA">
      <w:pPr>
        <w:pStyle w:val="Zkladntext"/>
        <w:jc w:val="center"/>
      </w:pPr>
      <w:r w:rsidRPr="00F3089E">
        <w:drawing>
          <wp:inline distT="0" distB="0" distL="0" distR="0" wp14:anchorId="7B8B863D" wp14:editId="299A1BBC">
            <wp:extent cx="2997200" cy="3572297"/>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7200" cy="3572297"/>
                    </a:xfrm>
                    <a:prstGeom prst="rect">
                      <a:avLst/>
                    </a:prstGeom>
                  </pic:spPr>
                </pic:pic>
              </a:graphicData>
            </a:graphic>
          </wp:inline>
        </w:drawing>
      </w:r>
    </w:p>
    <w:p w14:paraId="113F0800" w14:textId="522C0EC1" w:rsidR="00C67F13" w:rsidRPr="009D41EA" w:rsidRDefault="00DB271D" w:rsidP="009D41EA">
      <w:pPr>
        <w:widowControl w:val="0"/>
        <w:autoSpaceDE w:val="0"/>
        <w:autoSpaceDN w:val="0"/>
        <w:spacing w:before="0" w:beforeAutospacing="0" w:after="0" w:afterAutospacing="0" w:line="240" w:lineRule="auto"/>
        <w:ind w:left="328" w:right="286"/>
        <w:jc w:val="center"/>
        <w:rPr>
          <w:b/>
          <w:bCs/>
          <w:sz w:val="32"/>
          <w:szCs w:val="32"/>
        </w:rPr>
      </w:pPr>
      <w:r w:rsidRPr="009D41EA">
        <w:rPr>
          <w:b/>
          <w:bCs/>
          <w:sz w:val="32"/>
          <w:szCs w:val="32"/>
        </w:rPr>
        <w:t>BAKALÁŘSKÁ PRÁCE</w:t>
      </w:r>
    </w:p>
    <w:p w14:paraId="5D7F7FCF" w14:textId="77777777" w:rsidR="00C67F13" w:rsidRPr="00F3089E" w:rsidRDefault="00C67F13" w:rsidP="00442C9A">
      <w:pPr>
        <w:pStyle w:val="Zkladntext"/>
      </w:pPr>
    </w:p>
    <w:p w14:paraId="06F10C2C" w14:textId="680B6EAA" w:rsidR="00C67F13" w:rsidRPr="009D41EA" w:rsidRDefault="00370D1C" w:rsidP="009D41EA">
      <w:pPr>
        <w:pStyle w:val="Zkladntext"/>
        <w:jc w:val="center"/>
        <w:rPr>
          <w:rFonts w:eastAsia="Caladea"/>
          <w:b/>
          <w:noProof w:val="0"/>
          <w:sz w:val="28"/>
          <w:szCs w:val="22"/>
          <w:lang w:eastAsia="en-US"/>
        </w:rPr>
      </w:pPr>
      <w:r w:rsidRPr="009D41EA">
        <w:rPr>
          <w:rFonts w:eastAsia="Caladea"/>
          <w:b/>
          <w:noProof w:val="0"/>
          <w:sz w:val="28"/>
          <w:szCs w:val="22"/>
          <w:lang w:eastAsia="en-US"/>
        </w:rPr>
        <w:t>Využití GPU ve webových prohlížečích</w:t>
      </w:r>
    </w:p>
    <w:p w14:paraId="58180CCE" w14:textId="77777777" w:rsidR="001557FC" w:rsidRPr="00F3089E" w:rsidRDefault="001557FC" w:rsidP="00442C9A">
      <w:pPr>
        <w:pStyle w:val="Zkladntext"/>
      </w:pPr>
    </w:p>
    <w:p w14:paraId="686C99E5" w14:textId="26A61196" w:rsidR="00C67F13" w:rsidRPr="009D41EA" w:rsidRDefault="00DB271D" w:rsidP="009D41EA">
      <w:pPr>
        <w:widowControl w:val="0"/>
        <w:autoSpaceDE w:val="0"/>
        <w:autoSpaceDN w:val="0"/>
        <w:spacing w:before="1" w:beforeAutospacing="0" w:after="0" w:afterAutospacing="0" w:line="240" w:lineRule="auto"/>
        <w:ind w:left="328" w:right="286"/>
        <w:jc w:val="left"/>
        <w:rPr>
          <w:rFonts w:ascii="Calibri" w:hAnsi="Calibri" w:cs="Calibri"/>
          <w:b/>
          <w:noProof w:val="0"/>
          <w:color w:val="000009"/>
          <w:sz w:val="22"/>
        </w:rPr>
      </w:pPr>
      <w:r w:rsidRPr="009D41EA">
        <w:rPr>
          <w:rFonts w:ascii="Calibri" w:hAnsi="Calibri" w:cs="Calibri"/>
          <w:b/>
          <w:noProof w:val="0"/>
          <w:color w:val="000009"/>
          <w:sz w:val="22"/>
        </w:rPr>
        <w:t xml:space="preserve">Autor BP: </w:t>
      </w:r>
      <w:r w:rsidR="00E51757" w:rsidRPr="009D41EA">
        <w:rPr>
          <w:rFonts w:ascii="Calibri" w:hAnsi="Calibri" w:cs="Calibri"/>
          <w:bCs/>
          <w:noProof w:val="0"/>
          <w:color w:val="000009"/>
          <w:sz w:val="22"/>
        </w:rPr>
        <w:t>Valerij Šlovikov</w:t>
      </w:r>
    </w:p>
    <w:p w14:paraId="22713A3F" w14:textId="05E7EBD0" w:rsidR="00C67F13" w:rsidRPr="009D41EA" w:rsidRDefault="00DB271D" w:rsidP="009D41EA">
      <w:pPr>
        <w:widowControl w:val="0"/>
        <w:autoSpaceDE w:val="0"/>
        <w:autoSpaceDN w:val="0"/>
        <w:spacing w:before="1" w:beforeAutospacing="0" w:after="0" w:afterAutospacing="0" w:line="240" w:lineRule="auto"/>
        <w:ind w:left="328" w:right="286"/>
        <w:jc w:val="left"/>
        <w:rPr>
          <w:rFonts w:ascii="Calibri" w:hAnsi="Calibri" w:cs="Calibri"/>
          <w:b/>
          <w:noProof w:val="0"/>
          <w:color w:val="000009"/>
          <w:sz w:val="22"/>
        </w:rPr>
        <w:sectPr w:rsidR="00C67F13" w:rsidRPr="009D41EA">
          <w:footerReference w:type="default" r:id="rId10"/>
          <w:pgSz w:w="11900" w:h="16840"/>
          <w:pgMar w:top="1340" w:right="740" w:bottom="280" w:left="1660" w:header="720" w:footer="720" w:gutter="0"/>
          <w:cols w:space="720"/>
        </w:sectPr>
      </w:pPr>
      <w:r w:rsidRPr="009D41EA">
        <w:rPr>
          <w:rFonts w:ascii="Calibri" w:hAnsi="Calibri" w:cs="Calibri"/>
          <w:b/>
          <w:noProof w:val="0"/>
          <w:color w:val="000009"/>
          <w:sz w:val="22"/>
        </w:rPr>
        <w:t xml:space="preserve">Vedoucí BP: </w:t>
      </w:r>
      <w:r w:rsidR="008036C4" w:rsidRPr="009D41EA">
        <w:rPr>
          <w:rFonts w:ascii="Calibri" w:hAnsi="Calibri" w:cs="Calibri"/>
          <w:bCs/>
          <w:noProof w:val="0"/>
          <w:color w:val="000009"/>
          <w:sz w:val="22"/>
        </w:rPr>
        <w:t>Ing. M</w:t>
      </w:r>
      <w:r w:rsidR="00E51757" w:rsidRPr="009D41EA">
        <w:rPr>
          <w:rFonts w:ascii="Calibri" w:hAnsi="Calibri" w:cs="Calibri"/>
          <w:bCs/>
          <w:noProof w:val="0"/>
          <w:color w:val="000009"/>
          <w:sz w:val="22"/>
        </w:rPr>
        <w:t>ichal Gregor</w:t>
      </w:r>
    </w:p>
    <w:p w14:paraId="190D74E1" w14:textId="77777777" w:rsidR="00C67F13" w:rsidRPr="00F3089E" w:rsidRDefault="00C67F13" w:rsidP="00442C9A">
      <w:pPr>
        <w:pStyle w:val="Zkladntext"/>
      </w:pPr>
    </w:p>
    <w:p w14:paraId="34498BEB" w14:textId="77777777" w:rsidR="00C67F13" w:rsidRPr="00F3089E" w:rsidRDefault="00C67F13" w:rsidP="00442C9A">
      <w:pPr>
        <w:pStyle w:val="Zkladntext"/>
      </w:pPr>
    </w:p>
    <w:p w14:paraId="04898859" w14:textId="77777777" w:rsidR="00C67F13" w:rsidRPr="00F3089E" w:rsidRDefault="00C67F13" w:rsidP="00442C9A">
      <w:pPr>
        <w:pStyle w:val="Zkladntext"/>
      </w:pPr>
    </w:p>
    <w:p w14:paraId="2B4066DF" w14:textId="77777777" w:rsidR="00C67F13" w:rsidRPr="00F3089E" w:rsidRDefault="00C67F13" w:rsidP="00442C9A">
      <w:pPr>
        <w:pStyle w:val="Zkladntext"/>
      </w:pPr>
    </w:p>
    <w:p w14:paraId="60B736C0" w14:textId="77777777" w:rsidR="00C67F13" w:rsidRPr="00F3089E" w:rsidRDefault="00C67F13" w:rsidP="00442C9A">
      <w:pPr>
        <w:pStyle w:val="Zkladntext"/>
      </w:pPr>
    </w:p>
    <w:p w14:paraId="6FBC575D" w14:textId="77777777" w:rsidR="00C67F13" w:rsidRPr="00F3089E" w:rsidRDefault="00C67F13" w:rsidP="00442C9A">
      <w:pPr>
        <w:pStyle w:val="Zkladntext"/>
      </w:pPr>
    </w:p>
    <w:p w14:paraId="0F806606" w14:textId="77777777" w:rsidR="00C67F13" w:rsidRPr="00F3089E" w:rsidRDefault="00C67F13" w:rsidP="00442C9A">
      <w:pPr>
        <w:pStyle w:val="Zkladntext"/>
      </w:pPr>
    </w:p>
    <w:p w14:paraId="4BD69FDD" w14:textId="77777777" w:rsidR="00C67F13" w:rsidRPr="00F3089E" w:rsidRDefault="00C67F13" w:rsidP="00442C9A">
      <w:pPr>
        <w:pStyle w:val="Zkladntext"/>
      </w:pPr>
    </w:p>
    <w:p w14:paraId="6E9B6F42" w14:textId="7EC05B67" w:rsidR="00C67F13" w:rsidRPr="009D41EA" w:rsidRDefault="00DB271D" w:rsidP="009D41EA">
      <w:pPr>
        <w:pStyle w:val="Nadpis1"/>
        <w:numPr>
          <w:ilvl w:val="0"/>
          <w:numId w:val="0"/>
        </w:numPr>
        <w:ind w:left="357" w:hanging="357"/>
      </w:pPr>
      <w:bookmarkStart w:id="1" w:name="_Toc202559865"/>
      <w:r w:rsidRPr="009D41EA">
        <w:t>Čestné prohlášení</w:t>
      </w:r>
      <w:bookmarkEnd w:id="1"/>
    </w:p>
    <w:p w14:paraId="5C083B13" w14:textId="17FBC49A" w:rsidR="00C67F13" w:rsidRPr="00F3089E" w:rsidRDefault="00DB271D" w:rsidP="00442C9A">
      <w:pPr>
        <w:pStyle w:val="Zkladntext"/>
      </w:pPr>
      <w:r w:rsidRPr="00F3089E">
        <w:t xml:space="preserve">Prohlašuji, že jsem </w:t>
      </w:r>
      <w:r w:rsidRPr="00F3089E">
        <w:rPr>
          <w:spacing w:val="-3"/>
        </w:rPr>
        <w:t xml:space="preserve">svou </w:t>
      </w:r>
      <w:r w:rsidRPr="00F3089E">
        <w:t xml:space="preserve">bakalářskou práci na </w:t>
      </w:r>
      <w:r w:rsidR="00370D1C" w:rsidRPr="00F3089E">
        <w:t>téma Využití GPU ve webových prohlížečích vypracoval</w:t>
      </w:r>
      <w:r w:rsidRPr="00F3089E">
        <w:t xml:space="preserve"> samostatně pod vedením vedoucího bakalářské práce a s použitím výhradně odborné literatury a dalších informačních zdrojů, které jsou v práci </w:t>
      </w:r>
      <w:r w:rsidR="00A0668B" w:rsidRPr="00F3089E">
        <w:t xml:space="preserve">všechny </w:t>
      </w:r>
      <w:r w:rsidRPr="00F3089E">
        <w:t xml:space="preserve">citovány a jsou také </w:t>
      </w:r>
      <w:r w:rsidRPr="00F3089E">
        <w:rPr>
          <w:spacing w:val="-3"/>
        </w:rPr>
        <w:t xml:space="preserve">uvedeny </w:t>
      </w:r>
      <w:r w:rsidRPr="00F3089E">
        <w:t>v seznamu použitých zdrojů.</w:t>
      </w:r>
    </w:p>
    <w:p w14:paraId="42CF2ABC" w14:textId="20001691" w:rsidR="00C67F13" w:rsidRPr="00F3089E" w:rsidRDefault="00DB271D" w:rsidP="00442C9A">
      <w:pPr>
        <w:pStyle w:val="Zkladntext"/>
      </w:pPr>
      <w:r w:rsidRPr="00F3089E">
        <w:t xml:space="preserve">Jako autor této bakalářské práce dále prohlašuji, že v souvislosti s jejím vytvořením jsem neporušil autorská </w:t>
      </w:r>
      <w:r w:rsidRPr="00F3089E">
        <w:rPr>
          <w:spacing w:val="-3"/>
        </w:rPr>
        <w:t xml:space="preserve">práva </w:t>
      </w:r>
      <w:r w:rsidRPr="00F3089E">
        <w:t>třetích osob a jsem si plně vědom následků porušení ustanovení § 11 a následujících autorského zákona č. 121/2000</w:t>
      </w:r>
      <w:r w:rsidRPr="00F3089E">
        <w:rPr>
          <w:spacing w:val="-7"/>
        </w:rPr>
        <w:t xml:space="preserve"> </w:t>
      </w:r>
      <w:r w:rsidRPr="00F3089E">
        <w:t>Sb.</w:t>
      </w:r>
    </w:p>
    <w:p w14:paraId="20A7382E" w14:textId="61DE0E82" w:rsidR="009250E5" w:rsidRPr="00F3089E" w:rsidRDefault="009250E5" w:rsidP="00442C9A">
      <w:pPr>
        <w:pStyle w:val="Zkladntext"/>
      </w:pPr>
      <w:r w:rsidRPr="00F3089E">
        <w:t>Dále prohlašuji, že odevzdaná tištěná verze bakalářské práce je shodná s verzí, kter</w:t>
      </w:r>
      <w:r w:rsidR="009C58C7" w:rsidRPr="00F3089E">
        <w:t>á</w:t>
      </w:r>
      <w:r w:rsidRPr="00F3089E">
        <w:t xml:space="preserve"> byla odevzdána elektronicky. </w:t>
      </w:r>
    </w:p>
    <w:p w14:paraId="4A22F3EF" w14:textId="77777777" w:rsidR="00C67F13" w:rsidRPr="00F3089E" w:rsidRDefault="00C67F13" w:rsidP="00442C9A">
      <w:pPr>
        <w:pStyle w:val="Zkladntext"/>
      </w:pPr>
    </w:p>
    <w:p w14:paraId="39F4ECA5" w14:textId="7102B7D6" w:rsidR="00C67F13" w:rsidRPr="00F3089E" w:rsidRDefault="00DB271D" w:rsidP="00442C9A">
      <w:pPr>
        <w:pStyle w:val="Zkladntext"/>
      </w:pPr>
      <w:r w:rsidRPr="00F3089E">
        <w:rPr>
          <w:spacing w:val="-3"/>
        </w:rPr>
        <w:t>V…………………….</w:t>
      </w:r>
      <w:r w:rsidRPr="00F3089E">
        <w:rPr>
          <w:spacing w:val="-1"/>
        </w:rPr>
        <w:t xml:space="preserve"> </w:t>
      </w:r>
      <w:r w:rsidRPr="00F3089E">
        <w:t>dne ………..</w:t>
      </w:r>
      <w:r w:rsidRPr="00F3089E">
        <w:tab/>
      </w:r>
      <w:r w:rsidR="004339A3">
        <w:tab/>
      </w:r>
      <w:r w:rsidR="004339A3">
        <w:tab/>
      </w:r>
      <w:r w:rsidR="004339A3">
        <w:tab/>
      </w:r>
      <w:r w:rsidR="004339A3">
        <w:tab/>
      </w:r>
      <w:r w:rsidR="004339A3">
        <w:tab/>
      </w:r>
      <w:r w:rsidRPr="00F3089E">
        <w:t>…….……………………………</w:t>
      </w:r>
    </w:p>
    <w:p w14:paraId="70F916AC" w14:textId="4F2CD9F8" w:rsidR="00C67F13" w:rsidRPr="00F3089E" w:rsidRDefault="00370D1C" w:rsidP="00442C9A">
      <w:pPr>
        <w:pStyle w:val="Zkladntext"/>
        <w:sectPr w:rsidR="00C67F13" w:rsidRPr="00F3089E">
          <w:pgSz w:w="11900" w:h="16840"/>
          <w:pgMar w:top="620" w:right="740" w:bottom="280" w:left="1660" w:header="720" w:footer="720" w:gutter="0"/>
          <w:cols w:space="720"/>
        </w:sectPr>
      </w:pPr>
      <w:r w:rsidRPr="00F3089E">
        <w:t>Valerij Šlovikov</w:t>
      </w:r>
    </w:p>
    <w:p w14:paraId="1642E164" w14:textId="77777777" w:rsidR="00C67F13" w:rsidRPr="00F3089E" w:rsidRDefault="00C67F13" w:rsidP="00442C9A">
      <w:pPr>
        <w:pStyle w:val="Zkladntext"/>
      </w:pPr>
    </w:p>
    <w:p w14:paraId="1ECD84B5" w14:textId="77777777" w:rsidR="00C67F13" w:rsidRPr="00F3089E" w:rsidRDefault="00C67F13" w:rsidP="00442C9A">
      <w:pPr>
        <w:pStyle w:val="Zkladntext"/>
      </w:pPr>
    </w:p>
    <w:p w14:paraId="4D68E341" w14:textId="77777777" w:rsidR="00C67F13" w:rsidRPr="00F3089E" w:rsidRDefault="00C67F13" w:rsidP="00442C9A">
      <w:pPr>
        <w:pStyle w:val="Zkladntext"/>
      </w:pPr>
    </w:p>
    <w:p w14:paraId="4BE303BD" w14:textId="77777777" w:rsidR="00C67F13" w:rsidRPr="00F3089E" w:rsidRDefault="00C67F13" w:rsidP="00442C9A">
      <w:pPr>
        <w:pStyle w:val="Zkladntext"/>
      </w:pPr>
    </w:p>
    <w:p w14:paraId="5F133C4E" w14:textId="77777777" w:rsidR="00C67F13" w:rsidRPr="00F3089E" w:rsidRDefault="00C67F13" w:rsidP="00442C9A">
      <w:pPr>
        <w:pStyle w:val="Zkladntext"/>
      </w:pPr>
    </w:p>
    <w:p w14:paraId="7FFD6395" w14:textId="77777777" w:rsidR="00C67F13" w:rsidRPr="00F3089E" w:rsidRDefault="00C67F13" w:rsidP="00442C9A">
      <w:pPr>
        <w:pStyle w:val="Zkladntext"/>
      </w:pPr>
    </w:p>
    <w:p w14:paraId="32E906A5" w14:textId="77777777" w:rsidR="00C67F13" w:rsidRPr="00F3089E" w:rsidRDefault="00C67F13" w:rsidP="00442C9A">
      <w:pPr>
        <w:pStyle w:val="Zkladntext"/>
      </w:pPr>
    </w:p>
    <w:p w14:paraId="30B0C561" w14:textId="77777777" w:rsidR="00C67F13" w:rsidRPr="00F3089E" w:rsidRDefault="00C67F13" w:rsidP="00442C9A">
      <w:pPr>
        <w:pStyle w:val="Zkladntext"/>
      </w:pPr>
    </w:p>
    <w:p w14:paraId="5639B8F9" w14:textId="77777777" w:rsidR="00C67F13" w:rsidRPr="00F3089E" w:rsidRDefault="00C67F13" w:rsidP="00442C9A">
      <w:pPr>
        <w:pStyle w:val="Zkladntext"/>
      </w:pPr>
    </w:p>
    <w:p w14:paraId="7F79FFE5" w14:textId="77777777" w:rsidR="00C67F13" w:rsidRPr="00F3089E" w:rsidRDefault="00C67F13" w:rsidP="00442C9A">
      <w:pPr>
        <w:pStyle w:val="Zkladntext"/>
      </w:pPr>
    </w:p>
    <w:p w14:paraId="065AF36C" w14:textId="77777777" w:rsidR="00C67F13" w:rsidRPr="00F3089E" w:rsidRDefault="00C67F13" w:rsidP="00442C9A">
      <w:pPr>
        <w:pStyle w:val="Zkladntext"/>
      </w:pPr>
    </w:p>
    <w:p w14:paraId="6A393A31" w14:textId="77777777" w:rsidR="00C67F13" w:rsidRPr="00F3089E" w:rsidRDefault="00C67F13" w:rsidP="00442C9A">
      <w:pPr>
        <w:pStyle w:val="Zkladntext"/>
      </w:pPr>
    </w:p>
    <w:p w14:paraId="307A6057" w14:textId="77777777" w:rsidR="00C67F13" w:rsidRPr="00F3089E" w:rsidRDefault="00C67F13" w:rsidP="00442C9A">
      <w:pPr>
        <w:pStyle w:val="Zkladntext"/>
      </w:pPr>
    </w:p>
    <w:p w14:paraId="61CEAAB7" w14:textId="77777777" w:rsidR="00C67F13" w:rsidRPr="00F3089E" w:rsidRDefault="00C67F13" w:rsidP="00442C9A">
      <w:pPr>
        <w:pStyle w:val="Zkladntext"/>
      </w:pPr>
    </w:p>
    <w:p w14:paraId="507828C3" w14:textId="77777777" w:rsidR="00C67F13" w:rsidRPr="00F3089E" w:rsidRDefault="00C67F13" w:rsidP="00442C9A">
      <w:pPr>
        <w:pStyle w:val="Zkladntext"/>
      </w:pPr>
    </w:p>
    <w:p w14:paraId="767EB9E9" w14:textId="12E4B7BA" w:rsidR="00C67F13" w:rsidRPr="009D41EA" w:rsidRDefault="00DB271D" w:rsidP="009D41EA">
      <w:pPr>
        <w:pStyle w:val="Nadpis1"/>
        <w:numPr>
          <w:ilvl w:val="0"/>
          <w:numId w:val="0"/>
        </w:numPr>
        <w:ind w:left="357" w:hanging="357"/>
      </w:pPr>
      <w:bookmarkStart w:id="2" w:name="_Toc202559866"/>
      <w:r w:rsidRPr="009D41EA">
        <w:t>Poděkování</w:t>
      </w:r>
      <w:bookmarkEnd w:id="2"/>
    </w:p>
    <w:p w14:paraId="06F5B6BC" w14:textId="77777777" w:rsidR="009E74A2" w:rsidRPr="00F3089E" w:rsidRDefault="001557FC" w:rsidP="00442C9A">
      <w:r w:rsidRPr="00F3089E">
        <w:t>Děkuji vedoucímu bakalářské práce Ing. Michalu Gregorovi za účinnou metodickou, pedagogickou a odbornou pomoc a další cenné rady při zpracování mé bakalářské práce. Dále bych chtěl poděkovat za jeho trpělivost a vstřícný přístup během konzultací.</w:t>
      </w:r>
    </w:p>
    <w:p w14:paraId="3D1E5064" w14:textId="07452FA7" w:rsidR="00A54D1C" w:rsidRPr="00F3089E" w:rsidRDefault="00A54D1C" w:rsidP="00442C9A">
      <w:pPr>
        <w:sectPr w:rsidR="00A54D1C" w:rsidRPr="00F3089E" w:rsidSect="00C32F2E">
          <w:pgSz w:w="11900" w:h="16840"/>
          <w:pgMar w:top="620" w:right="740" w:bottom="280" w:left="1660" w:header="720" w:footer="720" w:gutter="0"/>
          <w:pgNumType w:start="0"/>
          <w:cols w:space="720"/>
        </w:sectPr>
      </w:pPr>
    </w:p>
    <w:p w14:paraId="554AC4E5" w14:textId="29E76F3F" w:rsidR="00C67F13" w:rsidRPr="00F3089E" w:rsidRDefault="00776CEE" w:rsidP="00442C9A">
      <w:pPr>
        <w:pStyle w:val="Zkladntext"/>
      </w:pPr>
      <w:r w:rsidRPr="00F3089E">
        <w:lastRenderedPageBreak/>
        <w:drawing>
          <wp:anchor distT="0" distB="0" distL="114300" distR="114300" simplePos="0" relativeHeight="251659264" behindDoc="1" locked="1" layoutInCell="1" allowOverlap="1" wp14:anchorId="2EA38DD8" wp14:editId="5B4B3DE6">
            <wp:simplePos x="0" y="0"/>
            <wp:positionH relativeFrom="page">
              <wp:posOffset>-635</wp:posOffset>
            </wp:positionH>
            <wp:positionV relativeFrom="page">
              <wp:posOffset>6350</wp:posOffset>
            </wp:positionV>
            <wp:extent cx="7552690" cy="10681970"/>
            <wp:effectExtent l="0" t="0" r="0" b="0"/>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Obrázek 253"/>
                    <pic:cNvPicPr/>
                  </pic:nvPicPr>
                  <pic:blipFill>
                    <a:blip r:embed="rId11">
                      <a:extLst>
                        <a:ext uri="{28A0092B-C50C-407E-A947-70E740481C1C}">
                          <a14:useLocalDpi xmlns:a14="http://schemas.microsoft.com/office/drawing/2010/main" val="0"/>
                        </a:ext>
                      </a:extLst>
                    </a:blip>
                    <a:stretch>
                      <a:fillRect/>
                    </a:stretch>
                  </pic:blipFill>
                  <pic:spPr>
                    <a:xfrm>
                      <a:off x="0" y="0"/>
                      <a:ext cx="7552690" cy="10681970"/>
                    </a:xfrm>
                    <a:prstGeom prst="rect">
                      <a:avLst/>
                    </a:prstGeom>
                  </pic:spPr>
                </pic:pic>
              </a:graphicData>
            </a:graphic>
            <wp14:sizeRelH relativeFrom="margin">
              <wp14:pctWidth>0</wp14:pctWidth>
            </wp14:sizeRelH>
            <wp14:sizeRelV relativeFrom="margin">
              <wp14:pctHeight>0</wp14:pctHeight>
            </wp14:sizeRelV>
          </wp:anchor>
        </w:drawing>
      </w:r>
      <w:r w:rsidRPr="00F3089E">
        <w:drawing>
          <wp:anchor distT="0" distB="0" distL="114300" distR="114300" simplePos="0" relativeHeight="251660288" behindDoc="0" locked="1" layoutInCell="1" allowOverlap="1" wp14:anchorId="3D340518" wp14:editId="1D9B8877">
            <wp:simplePos x="0" y="0"/>
            <wp:positionH relativeFrom="page">
              <wp:posOffset>2359025</wp:posOffset>
            </wp:positionH>
            <wp:positionV relativeFrom="page">
              <wp:posOffset>8298815</wp:posOffset>
            </wp:positionV>
            <wp:extent cx="1620000" cy="529200"/>
            <wp:effectExtent l="0" t="0" r="0"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UN_Logo_var1_clr1_RGB_EN.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529200"/>
                    </a:xfrm>
                    <a:prstGeom prst="rect">
                      <a:avLst/>
                    </a:prstGeom>
                  </pic:spPr>
                </pic:pic>
              </a:graphicData>
            </a:graphic>
            <wp14:sizeRelH relativeFrom="margin">
              <wp14:pctWidth>0</wp14:pctWidth>
            </wp14:sizeRelH>
            <wp14:sizeRelV relativeFrom="margin">
              <wp14:pctHeight>0</wp14:pctHeight>
            </wp14:sizeRelV>
          </wp:anchor>
        </w:drawing>
      </w:r>
      <w:r w:rsidRPr="00F3089E">
        <w:drawing>
          <wp:anchor distT="0" distB="0" distL="114300" distR="114300" simplePos="0" relativeHeight="251661312" behindDoc="0" locked="1" layoutInCell="1" allowOverlap="1" wp14:anchorId="0F6B8F53" wp14:editId="05F020DD">
            <wp:simplePos x="0" y="0"/>
            <wp:positionH relativeFrom="page">
              <wp:posOffset>2457450</wp:posOffset>
            </wp:positionH>
            <wp:positionV relativeFrom="page">
              <wp:posOffset>1828800</wp:posOffset>
            </wp:positionV>
            <wp:extent cx="1425575" cy="178181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UN_sablona prezentace_001_01_erb.emf"/>
                    <pic:cNvPicPr/>
                  </pic:nvPicPr>
                  <pic:blipFill>
                    <a:blip r:embed="rId13">
                      <a:extLst>
                        <a:ext uri="{28A0092B-C50C-407E-A947-70E740481C1C}">
                          <a14:useLocalDpi xmlns:a14="http://schemas.microsoft.com/office/drawing/2010/main" val="0"/>
                        </a:ext>
                      </a:extLst>
                    </a:blip>
                    <a:stretch>
                      <a:fillRect/>
                    </a:stretch>
                  </pic:blipFill>
                  <pic:spPr>
                    <a:xfrm>
                      <a:off x="0" y="0"/>
                      <a:ext cx="1425575" cy="1781810"/>
                    </a:xfrm>
                    <a:prstGeom prst="rect">
                      <a:avLst/>
                    </a:prstGeom>
                  </pic:spPr>
                </pic:pic>
              </a:graphicData>
            </a:graphic>
            <wp14:sizeRelH relativeFrom="margin">
              <wp14:pctWidth>0</wp14:pctWidth>
            </wp14:sizeRelH>
            <wp14:sizeRelV relativeFrom="margin">
              <wp14:pctHeight>0</wp14:pctHeight>
            </wp14:sizeRelV>
          </wp:anchor>
        </w:drawing>
      </w:r>
    </w:p>
    <w:p w14:paraId="30705FEE" w14:textId="77777777" w:rsidR="00C67F13" w:rsidRPr="00F3089E" w:rsidRDefault="00C67F13" w:rsidP="00442C9A">
      <w:pPr>
        <w:pStyle w:val="Zkladntext"/>
      </w:pPr>
    </w:p>
    <w:p w14:paraId="621D0606" w14:textId="77777777" w:rsidR="00C67F13" w:rsidRPr="00F3089E" w:rsidRDefault="00C67F13" w:rsidP="00442C9A">
      <w:pPr>
        <w:pStyle w:val="Zkladntext"/>
      </w:pPr>
    </w:p>
    <w:p w14:paraId="0E7D08D9" w14:textId="77777777" w:rsidR="00C67F13" w:rsidRPr="00F3089E" w:rsidRDefault="00C67F13" w:rsidP="00442C9A">
      <w:pPr>
        <w:pStyle w:val="Zkladntext"/>
      </w:pPr>
    </w:p>
    <w:p w14:paraId="6DC91930" w14:textId="77777777" w:rsidR="00C67F13" w:rsidRPr="00F3089E" w:rsidRDefault="00C67F13" w:rsidP="00442C9A">
      <w:pPr>
        <w:pStyle w:val="Zkladntext"/>
      </w:pPr>
    </w:p>
    <w:p w14:paraId="56D834A8" w14:textId="77777777" w:rsidR="00C67F13" w:rsidRPr="00F3089E" w:rsidRDefault="00C67F13" w:rsidP="00442C9A">
      <w:pPr>
        <w:pStyle w:val="Zkladntext"/>
      </w:pPr>
    </w:p>
    <w:p w14:paraId="3F68F25D" w14:textId="77777777" w:rsidR="00C67F13" w:rsidRPr="009D41EA" w:rsidRDefault="00C67F13" w:rsidP="009D41EA">
      <w:pPr>
        <w:widowControl w:val="0"/>
        <w:autoSpaceDE w:val="0"/>
        <w:autoSpaceDN w:val="0"/>
        <w:spacing w:before="176" w:beforeAutospacing="0" w:after="0" w:afterAutospacing="0"/>
        <w:ind w:left="142" w:right="2979" w:firstLine="17"/>
        <w:jc w:val="center"/>
        <w:rPr>
          <w:b/>
          <w:noProof w:val="0"/>
          <w:sz w:val="32"/>
        </w:rPr>
      </w:pPr>
    </w:p>
    <w:p w14:paraId="0D419074" w14:textId="55EA3D00" w:rsidR="009D41EA" w:rsidRPr="009D41EA" w:rsidRDefault="009D41EA" w:rsidP="009D41EA">
      <w:pPr>
        <w:widowControl w:val="0"/>
        <w:autoSpaceDE w:val="0"/>
        <w:autoSpaceDN w:val="0"/>
        <w:spacing w:before="176" w:beforeAutospacing="0" w:after="0" w:afterAutospacing="0"/>
        <w:ind w:left="142" w:right="2979" w:firstLine="17"/>
        <w:jc w:val="center"/>
        <w:rPr>
          <w:b/>
          <w:noProof w:val="0"/>
          <w:sz w:val="32"/>
        </w:rPr>
      </w:pPr>
      <w:bookmarkStart w:id="3" w:name="_Toc202296591"/>
      <w:bookmarkStart w:id="4" w:name="_Toc202297637"/>
      <w:bookmarkStart w:id="5" w:name="_Hlk54017008"/>
      <w:r w:rsidRPr="009D41EA">
        <w:rPr>
          <w:b/>
          <w:noProof w:val="0"/>
          <w:sz w:val="32"/>
        </w:rPr>
        <w:t>Využití GPU ve webových prohlížečích</w:t>
      </w:r>
      <w:bookmarkStart w:id="6" w:name="_Toc202296592"/>
      <w:bookmarkStart w:id="7" w:name="_Toc202297638"/>
      <w:bookmarkEnd w:id="3"/>
      <w:bookmarkEnd w:id="4"/>
    </w:p>
    <w:p w14:paraId="274F64CB" w14:textId="77777777" w:rsidR="009D41EA" w:rsidRPr="009D41EA" w:rsidRDefault="009D41EA" w:rsidP="009D41EA">
      <w:pPr>
        <w:widowControl w:val="0"/>
        <w:autoSpaceDE w:val="0"/>
        <w:autoSpaceDN w:val="0"/>
        <w:spacing w:before="176" w:beforeAutospacing="0" w:after="0" w:afterAutospacing="0"/>
        <w:ind w:left="142" w:right="2979" w:firstLine="17"/>
        <w:jc w:val="center"/>
        <w:rPr>
          <w:b/>
          <w:noProof w:val="0"/>
          <w:sz w:val="32"/>
        </w:rPr>
      </w:pPr>
      <w:r w:rsidRPr="009D41EA">
        <w:rPr>
          <w:b/>
          <w:noProof w:val="0"/>
          <w:sz w:val="32"/>
        </w:rPr>
        <w:t>GPU Utilization in Web Browsers</w:t>
      </w:r>
      <w:bookmarkEnd w:id="5"/>
      <w:bookmarkEnd w:id="6"/>
      <w:bookmarkEnd w:id="7"/>
    </w:p>
    <w:p w14:paraId="3826B1C0" w14:textId="2BDA917F" w:rsidR="00C67F13" w:rsidRPr="00F3089E" w:rsidRDefault="00C67F13" w:rsidP="009D41EA">
      <w:pPr>
        <w:pStyle w:val="Zkladntext"/>
        <w:tabs>
          <w:tab w:val="left" w:pos="3270"/>
        </w:tabs>
      </w:pPr>
    </w:p>
    <w:p w14:paraId="69DD3777" w14:textId="77777777" w:rsidR="00C67F13" w:rsidRPr="00F3089E" w:rsidRDefault="00C67F13" w:rsidP="00442C9A">
      <w:pPr>
        <w:pStyle w:val="Zkladntext"/>
      </w:pPr>
    </w:p>
    <w:p w14:paraId="66A5CF02" w14:textId="77777777" w:rsidR="00C67F13" w:rsidRPr="00F3089E" w:rsidRDefault="00C67F13" w:rsidP="00442C9A">
      <w:pPr>
        <w:pStyle w:val="Zkladntext"/>
      </w:pPr>
    </w:p>
    <w:p w14:paraId="02036675" w14:textId="77777777" w:rsidR="00C67F13" w:rsidRPr="00F3089E" w:rsidRDefault="00C67F13" w:rsidP="00442C9A">
      <w:pPr>
        <w:pStyle w:val="Zkladntext"/>
      </w:pPr>
    </w:p>
    <w:p w14:paraId="577E4B1A" w14:textId="77777777" w:rsidR="00C67F13" w:rsidRPr="00F3089E" w:rsidRDefault="00C67F13" w:rsidP="00442C9A">
      <w:pPr>
        <w:pStyle w:val="Zkladntext"/>
      </w:pPr>
    </w:p>
    <w:p w14:paraId="231411EC" w14:textId="77777777" w:rsidR="00C67F13" w:rsidRPr="00F3089E" w:rsidRDefault="00C67F13" w:rsidP="00442C9A">
      <w:pPr>
        <w:pStyle w:val="Zkladntext"/>
      </w:pPr>
    </w:p>
    <w:p w14:paraId="1F3DD6AA" w14:textId="44FBD24E" w:rsidR="009E4656" w:rsidRPr="00F3089E" w:rsidRDefault="009E4656" w:rsidP="00442C9A">
      <w:pPr>
        <w:pStyle w:val="Nadpis1"/>
        <w:numPr>
          <w:ilvl w:val="0"/>
          <w:numId w:val="0"/>
        </w:numPr>
        <w:ind w:left="360" w:hanging="360"/>
      </w:pPr>
      <w:bookmarkStart w:id="8" w:name="_Toc202559867"/>
      <w:r w:rsidRPr="00F3089E">
        <w:lastRenderedPageBreak/>
        <w:t>Abstrakt</w:t>
      </w:r>
      <w:bookmarkEnd w:id="8"/>
    </w:p>
    <w:p w14:paraId="13D0AE99" w14:textId="430C3753" w:rsidR="0081369A" w:rsidRPr="00F3089E" w:rsidRDefault="00C9447D" w:rsidP="00442C9A">
      <w:r>
        <w:t>Práce</w:t>
      </w:r>
      <w:r w:rsidR="009E4656" w:rsidRPr="00F3089E">
        <w:t xml:space="preserve"> se zabývá možnostmi a využitím 3D grafiky na webu, především s ohledem na technologie WebGL, WebGL2 a WebGPU. Cílem je porovnat jejich funkční rozdíly, zhodnotit podporu různými prohlížeči, bezpečnostní aspekty a demonstrovat reálné aplikace včetně ukázkových projektů. Součástí práce je také průzkum knihoven, jako jsou Three.js a Babylon.js, se zaměřením na jednoduchost a efektivitu práce. Zvláštní pozornost je věnována parallax mappingu a jeho využití ve spojení se šroubovicí, jakož i potenciálu WebGPU pro akceleraci AI výpočtů přímo v prohlížeči.</w:t>
      </w:r>
    </w:p>
    <w:p w14:paraId="357F663B" w14:textId="4C1935A8" w:rsidR="0081369A" w:rsidRPr="00F3089E" w:rsidRDefault="009E4656" w:rsidP="00442C9A">
      <w:r w:rsidRPr="00F3089E">
        <w:t xml:space="preserve">Praktická část se zaměřuje na tvorbu několika ukázkových aplikací, včetně vykreslení jednoduchých tvarů, „Hello World“ příkladů a pokročilejších scén využívajících parallax mapping. Dále </w:t>
      </w:r>
      <w:r w:rsidR="0086736C">
        <w:t>se</w:t>
      </w:r>
      <w:r w:rsidRPr="00F3089E">
        <w:t xml:space="preserve"> provádí analýza výkonu jednotlivých řešení. Výstupem je soubor poznatků a doporučení, jak efektivně navrhovat a vyvíjet 3D aplikace na webu.</w:t>
      </w:r>
    </w:p>
    <w:p w14:paraId="726E92F1" w14:textId="6503461C" w:rsidR="009E4656" w:rsidRPr="00F3089E" w:rsidRDefault="009E4656" w:rsidP="00442C9A">
      <w:r w:rsidRPr="00F3089E">
        <w:rPr>
          <w:i/>
          <w:iCs/>
        </w:rPr>
        <w:t>Klíčová slova:</w:t>
      </w:r>
      <w:r w:rsidRPr="00F3089E">
        <w:t xml:space="preserve"> 3D grafika, WebGL, WebGL2, WebGPU, parallax mapping, Three.js, Babylon.js, AI, výkon, webové prohlížeče</w:t>
      </w:r>
    </w:p>
    <w:p w14:paraId="3B42BA4D" w14:textId="77777777" w:rsidR="009E4656" w:rsidRPr="00F3089E" w:rsidRDefault="009E4656" w:rsidP="0018468E">
      <w:r w:rsidRPr="00F3089E">
        <w:t>This bachelor’s thesis focuses on the possibilities and usage of 3D graphics on the web, primarily examining WebGL, WebGL2, and WebGPU. The goal is to compare their functional differences, evaluate browser support, explore security considerations, and demonstrate real-world applications via sample projects. The research also explores various libraries such as Three.js and Babylon.js, focusing on ease of use and development efficiency. Special attention is given to parallax mapping, its integration with a helix model, and the potential of WebGPU for accelerating AI computations directly in the browser.</w:t>
      </w:r>
    </w:p>
    <w:p w14:paraId="09F20015" w14:textId="05383764" w:rsidR="009E4656" w:rsidRPr="00F3089E" w:rsidRDefault="009E4656" w:rsidP="0018468E">
      <w:r w:rsidRPr="00F3089E">
        <w:t>The practical part centers around creating several sample applications, including rendering simple shapes, “Hello World” demos, and more advanced scenes featuring parallax mapping. Additionally</w:t>
      </w:r>
      <w:r w:rsidR="0086736C">
        <w:t xml:space="preserve"> </w:t>
      </w:r>
      <w:r w:rsidRPr="00F3089E">
        <w:t>accompanied by a performance analysis of the different approaches. The outcome is a set of insights and recommendations for effectively designing and developing 3D applications on the web.</w:t>
      </w:r>
    </w:p>
    <w:p w14:paraId="23F9CC85" w14:textId="14851BC8" w:rsidR="0018468E" w:rsidRDefault="009E4656" w:rsidP="0018468E">
      <w:r w:rsidRPr="00F3089E">
        <w:rPr>
          <w:rStyle w:val="Zdraznn"/>
        </w:rPr>
        <w:t>Keywords:</w:t>
      </w:r>
      <w:r w:rsidRPr="00F3089E">
        <w:t xml:space="preserve"> 3D graphics, WebGL, WebGL2, WebGPU, parallax mapping, Three.js, Babylon.js, AI, performance, web browsers</w:t>
      </w:r>
    </w:p>
    <w:p w14:paraId="518796DB" w14:textId="77777777" w:rsidR="0018468E" w:rsidRDefault="0018468E">
      <w:pPr>
        <w:widowControl w:val="0"/>
        <w:autoSpaceDE w:val="0"/>
        <w:autoSpaceDN w:val="0"/>
        <w:spacing w:before="0" w:beforeAutospacing="0" w:after="0" w:afterAutospacing="0" w:line="240" w:lineRule="auto"/>
        <w:jc w:val="left"/>
      </w:pPr>
      <w:r>
        <w:br w:type="page"/>
      </w:r>
    </w:p>
    <w:p w14:paraId="2F3F63BB" w14:textId="33C5AFBF" w:rsidR="00C67F13" w:rsidRPr="00F3089E" w:rsidRDefault="00DB271D" w:rsidP="00556674">
      <w:pPr>
        <w:pStyle w:val="Nadpis1"/>
        <w:numPr>
          <w:ilvl w:val="0"/>
          <w:numId w:val="0"/>
        </w:numPr>
        <w:ind w:left="357" w:hanging="357"/>
      </w:pPr>
      <w:r w:rsidRPr="00F3089E">
        <w:lastRenderedPageBreak/>
        <w:t>Obsah</w:t>
      </w:r>
    </w:p>
    <w:sdt>
      <w:sdtPr>
        <w:id w:val="-927115855"/>
        <w:docPartObj>
          <w:docPartGallery w:val="Table of Contents"/>
          <w:docPartUnique/>
        </w:docPartObj>
      </w:sdtPr>
      <w:sdtContent>
        <w:p w14:paraId="655D3044" w14:textId="3A50AE72" w:rsidR="00556674" w:rsidRDefault="00F96D2A" w:rsidP="00556674">
          <w:pPr>
            <w:pStyle w:val="Obsah1"/>
            <w:tabs>
              <w:tab w:val="right" w:leader="dot" w:pos="9490"/>
            </w:tabs>
            <w:spacing w:line="240" w:lineRule="auto"/>
            <w:ind w:left="0"/>
            <w:rPr>
              <w:rFonts w:eastAsiaTheme="minorEastAsia" w:cstheme="minorBidi"/>
              <w:kern w:val="2"/>
              <w:szCs w:val="24"/>
              <w:lang w:eastAsia="cs-CZ"/>
              <w14:ligatures w14:val="standardContextual"/>
            </w:rPr>
          </w:pPr>
          <w:r w:rsidRPr="00F3089E">
            <w:fldChar w:fldCharType="begin"/>
          </w:r>
          <w:r w:rsidRPr="00F3089E">
            <w:instrText xml:space="preserve"> TOC \o "1-3" \h \z \u </w:instrText>
          </w:r>
          <w:r w:rsidRPr="00F3089E">
            <w:fldChar w:fldCharType="separate"/>
          </w:r>
        </w:p>
        <w:p w14:paraId="43118CC0" w14:textId="25FFDF66"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68" w:history="1">
            <w:r w:rsidRPr="003C5BD3">
              <w:rPr>
                <w:rStyle w:val="Hypertextovodkaz"/>
              </w:rPr>
              <w:t>1.</w:t>
            </w:r>
            <w:r>
              <w:rPr>
                <w:rFonts w:eastAsiaTheme="minorEastAsia" w:cstheme="minorBidi"/>
                <w:kern w:val="2"/>
                <w:szCs w:val="24"/>
                <w:lang w:eastAsia="cs-CZ"/>
                <w14:ligatures w14:val="standardContextual"/>
              </w:rPr>
              <w:tab/>
            </w:r>
            <w:r w:rsidRPr="003C5BD3">
              <w:rPr>
                <w:rStyle w:val="Hypertextovodkaz"/>
              </w:rPr>
              <w:t>Úvod do 3D Grafiky ve webových aplikacích</w:t>
            </w:r>
            <w:r>
              <w:rPr>
                <w:webHidden/>
              </w:rPr>
              <w:tab/>
            </w:r>
            <w:r>
              <w:rPr>
                <w:webHidden/>
              </w:rPr>
              <w:fldChar w:fldCharType="begin"/>
            </w:r>
            <w:r>
              <w:rPr>
                <w:webHidden/>
              </w:rPr>
              <w:instrText xml:space="preserve"> PAGEREF _Toc202559868 \h </w:instrText>
            </w:r>
            <w:r>
              <w:rPr>
                <w:webHidden/>
              </w:rPr>
            </w:r>
            <w:r>
              <w:rPr>
                <w:webHidden/>
              </w:rPr>
              <w:fldChar w:fldCharType="separate"/>
            </w:r>
            <w:r w:rsidR="00B04C89">
              <w:rPr>
                <w:webHidden/>
              </w:rPr>
              <w:t>10</w:t>
            </w:r>
            <w:r>
              <w:rPr>
                <w:webHidden/>
              </w:rPr>
              <w:fldChar w:fldCharType="end"/>
            </w:r>
          </w:hyperlink>
        </w:p>
        <w:p w14:paraId="135178BF" w14:textId="2038F9BC"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"_Toc202559869"</w:instrText>
          </w:r>
          <w:r>
            <w:fldChar w:fldCharType="separate"/>
          </w:r>
          <w:r w:rsidRPr="003C5BD3">
            <w:rPr>
              <w:rStyle w:val="Hypertextovodkaz"/>
            </w:rPr>
            <w:t>1.1.</w:t>
          </w:r>
          <w:r>
            <w:rPr>
              <w:rFonts w:eastAsiaTheme="minorEastAsia" w:cstheme="minorBidi"/>
              <w:kern w:val="2"/>
              <w:szCs w:val="24"/>
              <w:lang w:eastAsia="cs-CZ"/>
              <w14:ligatures w14:val="standardContextual"/>
            </w:rPr>
            <w:tab/>
          </w:r>
          <w:r w:rsidRPr="003C5BD3">
            <w:rPr>
              <w:rStyle w:val="Hypertextovodkaz"/>
            </w:rPr>
            <w:t>Proč je 3D grafika na webu důležitá</w:t>
          </w:r>
          <w:r>
            <w:rPr>
              <w:webHidden/>
            </w:rPr>
            <w:tab/>
          </w:r>
          <w:r>
            <w:rPr>
              <w:webHidden/>
            </w:rPr>
            <w:fldChar w:fldCharType="begin"/>
          </w:r>
          <w:r>
            <w:rPr>
              <w:webHidden/>
            </w:rPr>
            <w:instrText xml:space="preserve"> PAGEREF _Toc202559869 \h </w:instrText>
          </w:r>
          <w:r>
            <w:rPr>
              <w:webHidden/>
            </w:rPr>
          </w:r>
          <w:r>
            <w:rPr>
              <w:webHidden/>
            </w:rPr>
            <w:fldChar w:fldCharType="separate"/>
          </w:r>
          <w:ins w:id="9" w:author="Valerij Šlovikov" w:date="2025-07-08T18:47:00Z" w16du:dateUtc="2025-07-08T16:47:00Z">
            <w:r w:rsidR="00B04C89">
              <w:rPr>
                <w:webHidden/>
              </w:rPr>
              <w:t>11</w:t>
            </w:r>
          </w:ins>
          <w:del w:id="10" w:author="Valerij Šlovikov" w:date="2025-07-08T18:47:00Z" w16du:dateUtc="2025-07-08T16:47:00Z">
            <w:r w:rsidDel="00B04C89">
              <w:rPr>
                <w:webHidden/>
              </w:rPr>
              <w:delText>10</w:delText>
            </w:r>
          </w:del>
          <w:r>
            <w:rPr>
              <w:webHidden/>
            </w:rPr>
            <w:fldChar w:fldCharType="end"/>
          </w:r>
          <w:r>
            <w:fldChar w:fldCharType="end"/>
          </w:r>
        </w:p>
        <w:p w14:paraId="3791E671" w14:textId="44D15C31"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"_Toc202559870"</w:instrText>
          </w:r>
          <w:r>
            <w:fldChar w:fldCharType="separate"/>
          </w:r>
          <w:r w:rsidRPr="003C5BD3">
            <w:rPr>
              <w:rStyle w:val="Hypertextovodkaz"/>
              <w:rFonts w:eastAsia="Times New Roman"/>
            </w:rPr>
            <w:t>1.2.</w:t>
          </w:r>
          <w:r>
            <w:rPr>
              <w:rFonts w:eastAsiaTheme="minorEastAsia" w:cstheme="minorBidi"/>
              <w:kern w:val="2"/>
              <w:szCs w:val="24"/>
              <w:lang w:eastAsia="cs-CZ"/>
              <w14:ligatures w14:val="standardContextual"/>
            </w:rPr>
            <w:tab/>
          </w:r>
          <w:r w:rsidRPr="003C5BD3">
            <w:rPr>
              <w:rStyle w:val="Hypertextovodkaz"/>
            </w:rPr>
            <w:t>Popis WebGL, WebGL2 a WebGPU</w:t>
          </w:r>
          <w:r>
            <w:rPr>
              <w:webHidden/>
            </w:rPr>
            <w:tab/>
          </w:r>
          <w:r>
            <w:rPr>
              <w:webHidden/>
            </w:rPr>
            <w:fldChar w:fldCharType="begin"/>
          </w:r>
          <w:r>
            <w:rPr>
              <w:webHidden/>
            </w:rPr>
            <w:instrText xml:space="preserve"> PAGEREF _Toc202559870 \h </w:instrText>
          </w:r>
          <w:r>
            <w:rPr>
              <w:webHidden/>
            </w:rPr>
          </w:r>
          <w:r>
            <w:rPr>
              <w:webHidden/>
            </w:rPr>
            <w:fldChar w:fldCharType="separate"/>
          </w:r>
          <w:ins w:id="11" w:author="Valerij Šlovikov" w:date="2025-07-08T18:47:00Z" w16du:dateUtc="2025-07-08T16:47:00Z">
            <w:r w:rsidR="00B04C89">
              <w:rPr>
                <w:webHidden/>
              </w:rPr>
              <w:t>11</w:t>
            </w:r>
          </w:ins>
          <w:del w:id="12" w:author="Valerij Šlovikov" w:date="2025-07-08T18:47:00Z" w16du:dateUtc="2025-07-08T16:47:00Z">
            <w:r w:rsidDel="00B04C89">
              <w:rPr>
                <w:webHidden/>
              </w:rPr>
              <w:delText>10</w:delText>
            </w:r>
          </w:del>
          <w:r>
            <w:rPr>
              <w:webHidden/>
            </w:rPr>
            <w:fldChar w:fldCharType="end"/>
          </w:r>
          <w:r>
            <w:fldChar w:fldCharType="end"/>
          </w:r>
        </w:p>
        <w:p w14:paraId="73425996" w14:textId="2633978B"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"_Toc202559871"</w:instrText>
          </w:r>
          <w:r>
            <w:fldChar w:fldCharType="separate"/>
          </w:r>
          <w:r w:rsidRPr="003C5BD3">
            <w:rPr>
              <w:rStyle w:val="Hypertextovodkaz"/>
            </w:rPr>
            <w:t>1.3.</w:t>
          </w:r>
          <w:r>
            <w:rPr>
              <w:rFonts w:eastAsiaTheme="minorEastAsia" w:cstheme="minorBidi"/>
              <w:kern w:val="2"/>
              <w:szCs w:val="24"/>
              <w:lang w:eastAsia="cs-CZ"/>
              <w14:ligatures w14:val="standardContextual"/>
            </w:rPr>
            <w:tab/>
          </w:r>
          <w:r w:rsidRPr="003C5BD3">
            <w:rPr>
              <w:rStyle w:val="Hypertextovodkaz"/>
            </w:rPr>
            <w:t>Porovnání WebGL/WebGL2 a WebGPU</w:t>
          </w:r>
          <w:r>
            <w:rPr>
              <w:webHidden/>
            </w:rPr>
            <w:tab/>
          </w:r>
          <w:r>
            <w:rPr>
              <w:webHidden/>
            </w:rPr>
            <w:fldChar w:fldCharType="begin"/>
          </w:r>
          <w:r>
            <w:rPr>
              <w:webHidden/>
            </w:rPr>
            <w:instrText xml:space="preserve"> PAGEREF _Toc202559871 \h </w:instrText>
          </w:r>
          <w:r>
            <w:rPr>
              <w:webHidden/>
            </w:rPr>
            <w:fldChar w:fldCharType="separate"/>
          </w:r>
          <w:ins w:id="13" w:author="Valerij Šlovikov" w:date="2025-07-08T18:47:00Z" w16du:dateUtc="2025-07-08T16:47:00Z">
            <w:r w:rsidR="00B04C89">
              <w:rPr>
                <w:b/>
                <w:bCs/>
                <w:webHidden/>
              </w:rPr>
              <w:t>Chyba! Záložka není definována.</w:t>
            </w:r>
          </w:ins>
          <w:del w:id="14" w:author="Valerij Šlovikov" w:date="2025-07-08T18:47:00Z" w16du:dateUtc="2025-07-08T16:47:00Z">
            <w:r w:rsidDel="00B04C89">
              <w:rPr>
                <w:webHidden/>
              </w:rPr>
              <w:delText>14</w:delText>
            </w:r>
          </w:del>
          <w:r>
            <w:rPr>
              <w:webHidden/>
            </w:rPr>
            <w:fldChar w:fldCharType="end"/>
          </w:r>
          <w:r>
            <w:fldChar w:fldCharType="end"/>
          </w:r>
        </w:p>
        <w:p w14:paraId="5373B5D8" w14:textId="244977E1"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"_Toc202559872"</w:instrText>
          </w:r>
          <w:r>
            <w:fldChar w:fldCharType="separate"/>
          </w:r>
          <w:r w:rsidRPr="003C5BD3">
            <w:rPr>
              <w:rStyle w:val="Hypertextovodkaz"/>
            </w:rPr>
            <w:t>1.4.</w:t>
          </w:r>
          <w:r>
            <w:rPr>
              <w:rFonts w:eastAsiaTheme="minorEastAsia" w:cstheme="minorBidi"/>
              <w:kern w:val="2"/>
              <w:szCs w:val="24"/>
              <w:lang w:eastAsia="cs-CZ"/>
              <w14:ligatures w14:val="standardContextual"/>
            </w:rPr>
            <w:tab/>
          </w:r>
          <w:r w:rsidRPr="003C5BD3">
            <w:rPr>
              <w:rStyle w:val="Hypertextovodkaz"/>
            </w:rPr>
            <w:t>Aplikace 3D grafiky na webu</w:t>
          </w:r>
          <w:r>
            <w:rPr>
              <w:webHidden/>
            </w:rPr>
            <w:tab/>
          </w:r>
          <w:r>
            <w:rPr>
              <w:webHidden/>
            </w:rPr>
            <w:fldChar w:fldCharType="begin"/>
          </w:r>
          <w:r>
            <w:rPr>
              <w:webHidden/>
            </w:rPr>
            <w:instrText xml:space="preserve"> PAGEREF _Toc202559872 \h </w:instrText>
          </w:r>
          <w:r>
            <w:rPr>
              <w:webHidden/>
            </w:rPr>
          </w:r>
          <w:r>
            <w:rPr>
              <w:webHidden/>
            </w:rPr>
            <w:fldChar w:fldCharType="separate"/>
          </w:r>
          <w:ins w:id="15" w:author="Valerij Šlovikov" w:date="2025-07-08T18:47:00Z" w16du:dateUtc="2025-07-08T16:47:00Z">
            <w:r w:rsidR="00B04C89">
              <w:rPr>
                <w:webHidden/>
              </w:rPr>
              <w:t>15</w:t>
            </w:r>
          </w:ins>
          <w:del w:id="16" w:author="Valerij Šlovikov" w:date="2025-07-08T18:47:00Z" w16du:dateUtc="2025-07-08T16:47:00Z">
            <w:r w:rsidDel="00B04C89">
              <w:rPr>
                <w:webHidden/>
              </w:rPr>
              <w:delText>14</w:delText>
            </w:r>
          </w:del>
          <w:r>
            <w:rPr>
              <w:webHidden/>
            </w:rPr>
            <w:fldChar w:fldCharType="end"/>
          </w:r>
          <w:r>
            <w:fldChar w:fldCharType="end"/>
          </w:r>
        </w:p>
        <w:p w14:paraId="1913FE1B" w14:textId="3188B80C"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"_Toc202559873"</w:instrText>
          </w:r>
          <w:r>
            <w:fldChar w:fldCharType="separate"/>
          </w:r>
          <w:r w:rsidRPr="003C5BD3">
            <w:rPr>
              <w:rStyle w:val="Hypertextovodkaz"/>
            </w:rPr>
            <w:t>1.5.</w:t>
          </w:r>
          <w:r>
            <w:rPr>
              <w:rFonts w:eastAsiaTheme="minorEastAsia" w:cstheme="minorBidi"/>
              <w:kern w:val="2"/>
              <w:szCs w:val="24"/>
              <w:lang w:eastAsia="cs-CZ"/>
              <w14:ligatures w14:val="standardContextual"/>
            </w:rPr>
            <w:tab/>
          </w:r>
          <w:r w:rsidRPr="003C5BD3">
            <w:rPr>
              <w:rStyle w:val="Hypertextovodkaz"/>
            </w:rPr>
            <w:t>Výhody a omezení</w:t>
          </w:r>
          <w:r>
            <w:rPr>
              <w:webHidden/>
            </w:rPr>
            <w:tab/>
          </w:r>
          <w:r>
            <w:rPr>
              <w:webHidden/>
            </w:rPr>
            <w:fldChar w:fldCharType="begin"/>
          </w:r>
          <w:r>
            <w:rPr>
              <w:webHidden/>
            </w:rPr>
            <w:instrText xml:space="preserve"> PAGEREF _Toc202559873 \h </w:instrText>
          </w:r>
          <w:r>
            <w:rPr>
              <w:webHidden/>
            </w:rPr>
          </w:r>
          <w:r>
            <w:rPr>
              <w:webHidden/>
            </w:rPr>
            <w:fldChar w:fldCharType="separate"/>
          </w:r>
          <w:ins w:id="17" w:author="Valerij Šlovikov" w:date="2025-07-08T18:47:00Z" w16du:dateUtc="2025-07-08T16:47:00Z">
            <w:r w:rsidR="00B04C89">
              <w:rPr>
                <w:webHidden/>
              </w:rPr>
              <w:t>17</w:t>
            </w:r>
          </w:ins>
          <w:del w:id="18" w:author="Valerij Šlovikov" w:date="2025-07-08T18:47:00Z" w16du:dateUtc="2025-07-08T16:47:00Z">
            <w:r w:rsidDel="00B04C89">
              <w:rPr>
                <w:webHidden/>
              </w:rPr>
              <w:delText>16</w:delText>
            </w:r>
          </w:del>
          <w:r>
            <w:rPr>
              <w:webHidden/>
            </w:rPr>
            <w:fldChar w:fldCharType="end"/>
          </w:r>
          <w:r>
            <w:fldChar w:fldCharType="end"/>
          </w:r>
        </w:p>
        <w:p w14:paraId="2F081518" w14:textId="33FB02EF"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"_Toc202559874"</w:instrText>
          </w:r>
          <w:r>
            <w:fldChar w:fldCharType="separate"/>
          </w:r>
          <w:r w:rsidRPr="003C5BD3">
            <w:rPr>
              <w:rStyle w:val="Hypertextovodkaz"/>
            </w:rPr>
            <w:t>1.6.</w:t>
          </w:r>
          <w:r>
            <w:rPr>
              <w:rFonts w:eastAsiaTheme="minorEastAsia" w:cstheme="minorBidi"/>
              <w:kern w:val="2"/>
              <w:szCs w:val="24"/>
              <w:lang w:eastAsia="cs-CZ"/>
              <w14:ligatures w14:val="standardContextual"/>
            </w:rPr>
            <w:tab/>
          </w:r>
          <w:r w:rsidRPr="003C5BD3">
            <w:rPr>
              <w:rStyle w:val="Hypertextovodkaz"/>
            </w:rPr>
            <w:t>Stručná historie a vývoj</w:t>
          </w:r>
          <w:r>
            <w:rPr>
              <w:webHidden/>
            </w:rPr>
            <w:tab/>
          </w:r>
          <w:r>
            <w:rPr>
              <w:webHidden/>
            </w:rPr>
            <w:fldChar w:fldCharType="begin"/>
          </w:r>
          <w:r>
            <w:rPr>
              <w:webHidden/>
            </w:rPr>
            <w:instrText xml:space="preserve"> PAGEREF _Toc202559874 \h </w:instrText>
          </w:r>
          <w:r>
            <w:rPr>
              <w:webHidden/>
            </w:rPr>
            <w:fldChar w:fldCharType="separate"/>
          </w:r>
          <w:ins w:id="19" w:author="Valerij Šlovikov" w:date="2025-07-08T18:47:00Z" w16du:dateUtc="2025-07-08T16:47:00Z">
            <w:r w:rsidR="00B04C89">
              <w:rPr>
                <w:b/>
                <w:bCs/>
                <w:webHidden/>
              </w:rPr>
              <w:t>Chyba! Záložka není definována.</w:t>
            </w:r>
          </w:ins>
          <w:del w:id="20" w:author="Valerij Šlovikov" w:date="2025-07-08T18:47:00Z" w16du:dateUtc="2025-07-08T16:47:00Z">
            <w:r w:rsidDel="00B04C89">
              <w:rPr>
                <w:webHidden/>
              </w:rPr>
              <w:delText>17</w:delText>
            </w:r>
          </w:del>
          <w:r>
            <w:rPr>
              <w:webHidden/>
            </w:rPr>
            <w:fldChar w:fldCharType="end"/>
          </w:r>
          <w:r>
            <w:fldChar w:fldCharType="end"/>
          </w:r>
        </w:p>
        <w:p w14:paraId="641E17E7" w14:textId="3FAC5C6C"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"_Toc202559875"</w:instrText>
          </w:r>
          <w:r>
            <w:fldChar w:fldCharType="separate"/>
          </w:r>
          <w:r w:rsidRPr="003C5BD3">
            <w:rPr>
              <w:rStyle w:val="Hypertextovodkaz"/>
            </w:rPr>
            <w:t>1.7.</w:t>
          </w:r>
          <w:r>
            <w:rPr>
              <w:rFonts w:eastAsiaTheme="minorEastAsia" w:cstheme="minorBidi"/>
              <w:kern w:val="2"/>
              <w:szCs w:val="24"/>
              <w:lang w:eastAsia="cs-CZ"/>
              <w14:ligatures w14:val="standardContextual"/>
            </w:rPr>
            <w:tab/>
          </w:r>
          <w:r w:rsidRPr="003C5BD3">
            <w:rPr>
              <w:rStyle w:val="Hypertextovodkaz"/>
            </w:rPr>
            <w:t> Základy architektury GPU a vykreslovací pipeline</w:t>
          </w:r>
          <w:r>
            <w:rPr>
              <w:webHidden/>
            </w:rPr>
            <w:tab/>
          </w:r>
          <w:r>
            <w:rPr>
              <w:webHidden/>
            </w:rPr>
            <w:fldChar w:fldCharType="begin"/>
          </w:r>
          <w:r>
            <w:rPr>
              <w:webHidden/>
            </w:rPr>
            <w:instrText xml:space="preserve"> PAGEREF _Toc202559875 \h </w:instrText>
          </w:r>
          <w:r>
            <w:rPr>
              <w:webHidden/>
            </w:rPr>
          </w:r>
          <w:r>
            <w:rPr>
              <w:webHidden/>
            </w:rPr>
            <w:fldChar w:fldCharType="separate"/>
          </w:r>
          <w:ins w:id="21" w:author="Valerij Šlovikov" w:date="2025-07-08T18:47:00Z" w16du:dateUtc="2025-07-08T16:47:00Z">
            <w:r w:rsidR="00B04C89">
              <w:rPr>
                <w:webHidden/>
              </w:rPr>
              <w:t>20</w:t>
            </w:r>
          </w:ins>
          <w:del w:id="22" w:author="Valerij Šlovikov" w:date="2025-07-08T18:47:00Z" w16du:dateUtc="2025-07-08T16:47:00Z">
            <w:r w:rsidDel="00B04C89">
              <w:rPr>
                <w:webHidden/>
              </w:rPr>
              <w:delText>19</w:delText>
            </w:r>
          </w:del>
          <w:r>
            <w:rPr>
              <w:webHidden/>
            </w:rPr>
            <w:fldChar w:fldCharType="end"/>
          </w:r>
          <w:r>
            <w:fldChar w:fldCharType="end"/>
          </w:r>
        </w:p>
        <w:p w14:paraId="7187DF1E" w14:textId="52626DA8"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"_Toc202559876"</w:instrText>
          </w:r>
          <w:r>
            <w:fldChar w:fldCharType="separate"/>
          </w:r>
          <w:r w:rsidRPr="003C5BD3">
            <w:rPr>
              <w:rStyle w:val="Hypertextovodkaz"/>
            </w:rPr>
            <w:t>1.7.1.</w:t>
          </w:r>
          <w:r>
            <w:rPr>
              <w:rFonts w:eastAsiaTheme="minorEastAsia" w:cstheme="minorBidi"/>
              <w:kern w:val="2"/>
              <w:szCs w:val="24"/>
              <w:lang w:eastAsia="cs-CZ"/>
              <w14:ligatures w14:val="standardContextual"/>
            </w:rPr>
            <w:tab/>
          </w:r>
          <w:r w:rsidRPr="003C5BD3">
            <w:rPr>
              <w:rStyle w:val="Hypertextovodkaz"/>
            </w:rPr>
            <w:t>Propustnost vs. latence</w:t>
          </w:r>
          <w:r>
            <w:rPr>
              <w:webHidden/>
            </w:rPr>
            <w:tab/>
          </w:r>
          <w:r>
            <w:rPr>
              <w:webHidden/>
            </w:rPr>
            <w:fldChar w:fldCharType="begin"/>
          </w:r>
          <w:r>
            <w:rPr>
              <w:webHidden/>
            </w:rPr>
            <w:instrText xml:space="preserve"> PAGEREF _Toc202559876 \h </w:instrText>
          </w:r>
          <w:r>
            <w:rPr>
              <w:webHidden/>
            </w:rPr>
          </w:r>
          <w:r>
            <w:rPr>
              <w:webHidden/>
            </w:rPr>
            <w:fldChar w:fldCharType="separate"/>
          </w:r>
          <w:ins w:id="23" w:author="Valerij Šlovikov" w:date="2025-07-08T18:47:00Z" w16du:dateUtc="2025-07-08T16:47:00Z">
            <w:r w:rsidR="00B04C89">
              <w:rPr>
                <w:webHidden/>
              </w:rPr>
              <w:t>21</w:t>
            </w:r>
          </w:ins>
          <w:del w:id="24" w:author="Valerij Šlovikov" w:date="2025-07-08T18:47:00Z" w16du:dateUtc="2025-07-08T16:47:00Z">
            <w:r w:rsidDel="00B04C89">
              <w:rPr>
                <w:webHidden/>
              </w:rPr>
              <w:delText>20</w:delText>
            </w:r>
          </w:del>
          <w:r>
            <w:rPr>
              <w:webHidden/>
            </w:rPr>
            <w:fldChar w:fldCharType="end"/>
          </w:r>
          <w:r>
            <w:fldChar w:fldCharType="end"/>
          </w:r>
        </w:p>
        <w:p w14:paraId="048778D0" w14:textId="25159861"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"_Toc202559877"</w:instrText>
          </w:r>
          <w:r>
            <w:fldChar w:fldCharType="separate"/>
          </w:r>
          <w:r w:rsidRPr="003C5BD3">
            <w:rPr>
              <w:rStyle w:val="Hypertextovodkaz"/>
            </w:rPr>
            <w:t>1.8.</w:t>
          </w:r>
          <w:r>
            <w:rPr>
              <w:rFonts w:eastAsiaTheme="minorEastAsia" w:cstheme="minorBidi"/>
              <w:kern w:val="2"/>
              <w:szCs w:val="24"/>
              <w:lang w:eastAsia="cs-CZ"/>
              <w14:ligatures w14:val="standardContextual"/>
            </w:rPr>
            <w:tab/>
          </w:r>
          <w:r w:rsidRPr="003C5BD3">
            <w:rPr>
              <w:rStyle w:val="Hypertextovodkaz"/>
            </w:rPr>
            <w:t>Integrace GPU v prohlížečích a bezpečnostní model</w:t>
          </w:r>
          <w:r>
            <w:rPr>
              <w:webHidden/>
            </w:rPr>
            <w:tab/>
          </w:r>
          <w:r>
            <w:rPr>
              <w:webHidden/>
            </w:rPr>
            <w:fldChar w:fldCharType="begin"/>
          </w:r>
          <w:r>
            <w:rPr>
              <w:webHidden/>
            </w:rPr>
            <w:instrText xml:space="preserve"> PAGEREF _Toc202559877 \h </w:instrText>
          </w:r>
          <w:r>
            <w:rPr>
              <w:webHidden/>
            </w:rPr>
          </w:r>
          <w:r>
            <w:rPr>
              <w:webHidden/>
            </w:rPr>
            <w:fldChar w:fldCharType="separate"/>
          </w:r>
          <w:ins w:id="25" w:author="Valerij Šlovikov" w:date="2025-07-08T18:47:00Z" w16du:dateUtc="2025-07-08T16:47:00Z">
            <w:r w:rsidR="00B04C89">
              <w:rPr>
                <w:webHidden/>
              </w:rPr>
              <w:t>21</w:t>
            </w:r>
          </w:ins>
          <w:del w:id="26" w:author="Valerij Šlovikov" w:date="2025-07-08T18:47:00Z" w16du:dateUtc="2025-07-08T16:47:00Z">
            <w:r w:rsidDel="00B04C89">
              <w:rPr>
                <w:webHidden/>
              </w:rPr>
              <w:delText>20</w:delText>
            </w:r>
          </w:del>
          <w:r>
            <w:rPr>
              <w:webHidden/>
            </w:rPr>
            <w:fldChar w:fldCharType="end"/>
          </w:r>
          <w:r>
            <w:fldChar w:fldCharType="end"/>
          </w:r>
        </w:p>
        <w:p w14:paraId="5C32813A" w14:textId="637D3EAD"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"_Toc202559878"</w:instrText>
          </w:r>
          <w:r>
            <w:fldChar w:fldCharType="separate"/>
          </w:r>
          <w:r w:rsidRPr="003C5BD3">
            <w:rPr>
              <w:rStyle w:val="Hypertextovodkaz"/>
            </w:rPr>
            <w:t>1.8.1.</w:t>
          </w:r>
          <w:r>
            <w:rPr>
              <w:rFonts w:eastAsiaTheme="minorEastAsia" w:cstheme="minorBidi"/>
              <w:kern w:val="2"/>
              <w:szCs w:val="24"/>
              <w:lang w:eastAsia="cs-CZ"/>
              <w14:ligatures w14:val="standardContextual"/>
            </w:rPr>
            <w:tab/>
          </w:r>
          <w:r w:rsidRPr="003C5BD3">
            <w:rPr>
              <w:rStyle w:val="Hypertextovodkaz"/>
            </w:rPr>
            <w:t>Prohlížečová podpora v roce 2025</w:t>
          </w:r>
          <w:r>
            <w:rPr>
              <w:webHidden/>
            </w:rPr>
            <w:tab/>
          </w:r>
          <w:r>
            <w:rPr>
              <w:webHidden/>
            </w:rPr>
            <w:fldChar w:fldCharType="begin"/>
          </w:r>
          <w:r>
            <w:rPr>
              <w:webHidden/>
            </w:rPr>
            <w:instrText xml:space="preserve"> PAGEREF _Toc202559878 \h </w:instrText>
          </w:r>
          <w:r>
            <w:rPr>
              <w:webHidden/>
            </w:rPr>
            <w:fldChar w:fldCharType="separate"/>
          </w:r>
          <w:ins w:id="27" w:author="Valerij Šlovikov" w:date="2025-07-08T18:47:00Z" w16du:dateUtc="2025-07-08T16:47:00Z">
            <w:r w:rsidR="00B04C89">
              <w:rPr>
                <w:b/>
                <w:bCs/>
                <w:webHidden/>
              </w:rPr>
              <w:t>Chyba! Záložka není definována.</w:t>
            </w:r>
          </w:ins>
          <w:del w:id="28" w:author="Valerij Šlovikov" w:date="2025-07-08T18:47:00Z" w16du:dateUtc="2025-07-08T16:47:00Z">
            <w:r w:rsidDel="00B04C89">
              <w:rPr>
                <w:webHidden/>
              </w:rPr>
              <w:delText>20</w:delText>
            </w:r>
          </w:del>
          <w:r>
            <w:rPr>
              <w:webHidden/>
            </w:rPr>
            <w:fldChar w:fldCharType="end"/>
          </w:r>
          <w:r>
            <w:fldChar w:fldCharType="end"/>
          </w:r>
        </w:p>
        <w:p w14:paraId="18947AB8" w14:textId="56DA6BDB"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"_Toc202559879"</w:instrText>
          </w:r>
          <w:r>
            <w:fldChar w:fldCharType="separate"/>
          </w:r>
          <w:r w:rsidRPr="003C5BD3">
            <w:rPr>
              <w:rStyle w:val="Hypertextovodkaz"/>
            </w:rPr>
            <w:t>1.9.</w:t>
          </w:r>
          <w:r>
            <w:rPr>
              <w:rFonts w:eastAsiaTheme="minorEastAsia" w:cstheme="minorBidi"/>
              <w:kern w:val="2"/>
              <w:szCs w:val="24"/>
              <w:lang w:eastAsia="cs-CZ"/>
              <w14:ligatures w14:val="standardContextual"/>
            </w:rPr>
            <w:tab/>
          </w:r>
          <w:r w:rsidRPr="003C5BD3">
            <w:rPr>
              <w:rStyle w:val="Hypertextovodkaz"/>
            </w:rPr>
            <w:t>Souhrn teoretických poznatků</w:t>
          </w:r>
          <w:r>
            <w:rPr>
              <w:webHidden/>
            </w:rPr>
            <w:tab/>
          </w:r>
          <w:r>
            <w:rPr>
              <w:webHidden/>
            </w:rPr>
            <w:fldChar w:fldCharType="begin"/>
          </w:r>
          <w:r>
            <w:rPr>
              <w:webHidden/>
            </w:rPr>
            <w:instrText xml:space="preserve"> PAGEREF _Toc202559879 \h </w:instrText>
          </w:r>
          <w:r>
            <w:rPr>
              <w:webHidden/>
            </w:rPr>
          </w:r>
          <w:r>
            <w:rPr>
              <w:webHidden/>
            </w:rPr>
            <w:fldChar w:fldCharType="separate"/>
          </w:r>
          <w:ins w:id="29" w:author="Valerij Šlovikov" w:date="2025-07-08T18:47:00Z" w16du:dateUtc="2025-07-08T16:47:00Z">
            <w:r w:rsidR="00B04C89">
              <w:rPr>
                <w:webHidden/>
              </w:rPr>
              <w:t>21</w:t>
            </w:r>
          </w:ins>
          <w:del w:id="30" w:author="Valerij Šlovikov" w:date="2025-07-08T18:47:00Z" w16du:dateUtc="2025-07-08T16:47:00Z">
            <w:r w:rsidDel="00B04C89">
              <w:rPr>
                <w:webHidden/>
              </w:rPr>
              <w:delText>20</w:delText>
            </w:r>
          </w:del>
          <w:r>
            <w:rPr>
              <w:webHidden/>
            </w:rPr>
            <w:fldChar w:fldCharType="end"/>
          </w:r>
          <w:r>
            <w:fldChar w:fldCharType="end"/>
          </w:r>
        </w:p>
        <w:p w14:paraId="1334A6DC" w14:textId="0B94C595"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hyperlink w:anchor="_Toc202559880" w:history="1">
            <w:r w:rsidRPr="003C5BD3">
              <w:rPr>
                <w:rStyle w:val="Hypertextovodkaz"/>
                <w:rFonts w:eastAsia="Times New Roman"/>
              </w:rPr>
              <w:t>2.</w:t>
            </w:r>
            <w:r>
              <w:rPr>
                <w:rFonts w:eastAsiaTheme="minorEastAsia" w:cstheme="minorBidi"/>
                <w:kern w:val="2"/>
                <w:szCs w:val="24"/>
                <w:lang w:eastAsia="cs-CZ"/>
                <w14:ligatures w14:val="standardContextual"/>
              </w:rPr>
              <w:tab/>
            </w:r>
            <w:r w:rsidRPr="003C5BD3">
              <w:rPr>
                <w:rStyle w:val="Hypertextovodkaz"/>
              </w:rPr>
              <w:t>Porovnání WebGL, WebGL2 a WebGPU</w:t>
            </w:r>
            <w:r>
              <w:rPr>
                <w:webHidden/>
              </w:rPr>
              <w:tab/>
            </w:r>
            <w:r>
              <w:rPr>
                <w:webHidden/>
              </w:rPr>
              <w:fldChar w:fldCharType="begin"/>
            </w:r>
            <w:r>
              <w:rPr>
                <w:webHidden/>
              </w:rPr>
              <w:instrText xml:space="preserve"> PAGEREF _Toc202559880 \h </w:instrText>
            </w:r>
            <w:r>
              <w:rPr>
                <w:webHidden/>
              </w:rPr>
            </w:r>
            <w:r>
              <w:rPr>
                <w:webHidden/>
              </w:rPr>
              <w:fldChar w:fldCharType="separate"/>
            </w:r>
            <w:r w:rsidR="00B04C89">
              <w:rPr>
                <w:webHidden/>
              </w:rPr>
              <w:t>22</w:t>
            </w:r>
            <w:r>
              <w:rPr>
                <w:webHidden/>
              </w:rPr>
              <w:fldChar w:fldCharType="end"/>
            </w:r>
          </w:hyperlink>
        </w:p>
        <w:p w14:paraId="65F1FA5F" w14:textId="656C8F63"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"_Toc202559881"</w:instrText>
          </w:r>
          <w:r>
            <w:fldChar w:fldCharType="separate"/>
          </w:r>
          <w:r w:rsidRPr="003C5BD3">
            <w:rPr>
              <w:rStyle w:val="Hypertextovodkaz"/>
            </w:rPr>
            <w:t>2.1.</w:t>
          </w:r>
          <w:r>
            <w:rPr>
              <w:rFonts w:eastAsiaTheme="minorEastAsia" w:cstheme="minorBidi"/>
              <w:kern w:val="2"/>
              <w:szCs w:val="24"/>
              <w:lang w:eastAsia="cs-CZ"/>
              <w14:ligatures w14:val="standardContextual"/>
            </w:rPr>
            <w:tab/>
          </w:r>
          <w:r w:rsidRPr="003C5BD3">
            <w:rPr>
              <w:rStyle w:val="Hypertextovodkaz"/>
            </w:rPr>
            <w:t>Funkční rozdíly</w:t>
          </w:r>
          <w:r>
            <w:rPr>
              <w:webHidden/>
            </w:rPr>
            <w:tab/>
          </w:r>
          <w:r>
            <w:rPr>
              <w:webHidden/>
            </w:rPr>
            <w:fldChar w:fldCharType="begin"/>
          </w:r>
          <w:r>
            <w:rPr>
              <w:webHidden/>
            </w:rPr>
            <w:instrText xml:space="preserve"> PAGEREF _Toc202559881 \h </w:instrText>
          </w:r>
          <w:r>
            <w:rPr>
              <w:webHidden/>
            </w:rPr>
          </w:r>
          <w:r>
            <w:rPr>
              <w:webHidden/>
            </w:rPr>
            <w:fldChar w:fldCharType="separate"/>
          </w:r>
          <w:ins w:id="31" w:author="Valerij Šlovikov" w:date="2025-07-08T18:47:00Z" w16du:dateUtc="2025-07-08T16:47:00Z">
            <w:r w:rsidR="00B04C89">
              <w:rPr>
                <w:webHidden/>
              </w:rPr>
              <w:t>23</w:t>
            </w:r>
          </w:ins>
          <w:del w:id="32" w:author="Valerij Šlovikov" w:date="2025-07-08T18:47:00Z" w16du:dateUtc="2025-07-08T16:47:00Z">
            <w:r w:rsidDel="00B04C89">
              <w:rPr>
                <w:webHidden/>
              </w:rPr>
              <w:delText>22</w:delText>
            </w:r>
          </w:del>
          <w:r>
            <w:rPr>
              <w:webHidden/>
            </w:rPr>
            <w:fldChar w:fldCharType="end"/>
          </w:r>
          <w:r>
            <w:fldChar w:fldCharType="end"/>
          </w:r>
        </w:p>
        <w:p w14:paraId="0F1EEE0C" w14:textId="10C5B3E4"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"_Toc202559882"</w:instrText>
          </w:r>
          <w:r>
            <w:fldChar w:fldCharType="separate"/>
          </w:r>
          <w:r w:rsidRPr="003C5BD3">
            <w:rPr>
              <w:rStyle w:val="Hypertextovodkaz"/>
            </w:rPr>
            <w:t>2.2.</w:t>
          </w:r>
          <w:r>
            <w:rPr>
              <w:rFonts w:eastAsiaTheme="minorEastAsia" w:cstheme="minorBidi"/>
              <w:kern w:val="2"/>
              <w:szCs w:val="24"/>
              <w:lang w:eastAsia="cs-CZ"/>
              <w14:ligatures w14:val="standardContextual"/>
            </w:rPr>
            <w:tab/>
          </w:r>
          <w:r w:rsidRPr="003C5BD3">
            <w:rPr>
              <w:rStyle w:val="Hypertextovodkaz"/>
            </w:rPr>
            <w:t>Architektonické rozdíly a výkonnostní charakteristiky</w:t>
          </w:r>
          <w:r>
            <w:rPr>
              <w:webHidden/>
            </w:rPr>
            <w:tab/>
          </w:r>
          <w:r>
            <w:rPr>
              <w:webHidden/>
            </w:rPr>
            <w:fldChar w:fldCharType="begin"/>
          </w:r>
          <w:r>
            <w:rPr>
              <w:webHidden/>
            </w:rPr>
            <w:instrText xml:space="preserve"> PAGEREF _Toc202559882 \h </w:instrText>
          </w:r>
          <w:r>
            <w:rPr>
              <w:webHidden/>
            </w:rPr>
          </w:r>
          <w:r>
            <w:rPr>
              <w:webHidden/>
            </w:rPr>
            <w:fldChar w:fldCharType="separate"/>
          </w:r>
          <w:ins w:id="33" w:author="Valerij Šlovikov" w:date="2025-07-08T18:47:00Z" w16du:dateUtc="2025-07-08T16:47:00Z">
            <w:r w:rsidR="00B04C89">
              <w:rPr>
                <w:webHidden/>
              </w:rPr>
              <w:t>24</w:t>
            </w:r>
          </w:ins>
          <w:del w:id="34" w:author="Valerij Šlovikov" w:date="2025-07-08T18:47:00Z" w16du:dateUtc="2025-07-08T16:47:00Z">
            <w:r w:rsidDel="00B04C89">
              <w:rPr>
                <w:webHidden/>
              </w:rPr>
              <w:delText>23</w:delText>
            </w:r>
          </w:del>
          <w:r>
            <w:rPr>
              <w:webHidden/>
            </w:rPr>
            <w:fldChar w:fldCharType="end"/>
          </w:r>
          <w:r>
            <w:fldChar w:fldCharType="end"/>
          </w:r>
        </w:p>
        <w:p w14:paraId="309F0C8A" w14:textId="0B92ED06"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"_Toc202559883"</w:instrText>
          </w:r>
          <w:r>
            <w:fldChar w:fldCharType="separate"/>
          </w:r>
          <w:r w:rsidRPr="003C5BD3">
            <w:rPr>
              <w:rStyle w:val="Hypertextovodkaz"/>
            </w:rPr>
            <w:t>2.2.1.</w:t>
          </w:r>
          <w:r>
            <w:rPr>
              <w:rFonts w:eastAsiaTheme="minorEastAsia" w:cstheme="minorBidi"/>
              <w:kern w:val="2"/>
              <w:szCs w:val="24"/>
              <w:lang w:eastAsia="cs-CZ"/>
              <w14:ligatures w14:val="standardContextual"/>
            </w:rPr>
            <w:tab/>
          </w:r>
          <w:r w:rsidRPr="003C5BD3">
            <w:rPr>
              <w:rStyle w:val="Hypertextovodkaz"/>
            </w:rPr>
            <w:t>Implicitní vs. explicitní řízení GPU</w:t>
          </w:r>
          <w:r>
            <w:rPr>
              <w:webHidden/>
            </w:rPr>
            <w:tab/>
          </w:r>
          <w:r>
            <w:rPr>
              <w:webHidden/>
            </w:rPr>
            <w:fldChar w:fldCharType="begin"/>
          </w:r>
          <w:r>
            <w:rPr>
              <w:webHidden/>
            </w:rPr>
            <w:instrText xml:space="preserve"> PAGEREF _Toc202559883 \h </w:instrText>
          </w:r>
          <w:r>
            <w:rPr>
              <w:webHidden/>
            </w:rPr>
          </w:r>
          <w:r>
            <w:rPr>
              <w:webHidden/>
            </w:rPr>
            <w:fldChar w:fldCharType="separate"/>
          </w:r>
          <w:ins w:id="35" w:author="Valerij Šlovikov" w:date="2025-07-08T18:47:00Z" w16du:dateUtc="2025-07-08T16:47:00Z">
            <w:r w:rsidR="00B04C89">
              <w:rPr>
                <w:webHidden/>
              </w:rPr>
              <w:t>24</w:t>
            </w:r>
          </w:ins>
          <w:del w:id="36" w:author="Valerij Šlovikov" w:date="2025-07-08T18:47:00Z" w16du:dateUtc="2025-07-08T16:47:00Z">
            <w:r w:rsidDel="00B04C89">
              <w:rPr>
                <w:webHidden/>
              </w:rPr>
              <w:delText>23</w:delText>
            </w:r>
          </w:del>
          <w:r>
            <w:rPr>
              <w:webHidden/>
            </w:rPr>
            <w:fldChar w:fldCharType="end"/>
          </w:r>
          <w:r>
            <w:fldChar w:fldCharType="end"/>
          </w:r>
        </w:p>
        <w:p w14:paraId="60B0DD3A" w14:textId="1E9BC5B1"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"_Toc202559884"</w:instrText>
          </w:r>
          <w:r>
            <w:fldChar w:fldCharType="separate"/>
          </w:r>
          <w:r w:rsidRPr="003C5BD3">
            <w:rPr>
              <w:rStyle w:val="Hypertextovodkaz"/>
            </w:rPr>
            <w:t>2.2.2.</w:t>
          </w:r>
          <w:r>
            <w:rPr>
              <w:rFonts w:eastAsiaTheme="minorEastAsia" w:cstheme="minorBidi"/>
              <w:kern w:val="2"/>
              <w:szCs w:val="24"/>
              <w:lang w:eastAsia="cs-CZ"/>
              <w14:ligatures w14:val="standardContextual"/>
            </w:rPr>
            <w:tab/>
          </w:r>
          <w:r w:rsidRPr="003C5BD3">
            <w:rPr>
              <w:rStyle w:val="Hypertextovodkaz"/>
            </w:rPr>
            <w:t>Syntetické testy v Godot enginu</w:t>
          </w:r>
          <w:r>
            <w:rPr>
              <w:webHidden/>
            </w:rPr>
            <w:tab/>
          </w:r>
          <w:r>
            <w:rPr>
              <w:webHidden/>
            </w:rPr>
            <w:fldChar w:fldCharType="begin"/>
          </w:r>
          <w:r>
            <w:rPr>
              <w:webHidden/>
            </w:rPr>
            <w:instrText xml:space="preserve"> PAGEREF _Toc202559884 \h </w:instrText>
          </w:r>
          <w:r>
            <w:rPr>
              <w:webHidden/>
            </w:rPr>
          </w:r>
          <w:r>
            <w:rPr>
              <w:webHidden/>
            </w:rPr>
            <w:fldChar w:fldCharType="separate"/>
          </w:r>
          <w:ins w:id="37" w:author="Valerij Šlovikov" w:date="2025-07-08T18:47:00Z" w16du:dateUtc="2025-07-08T16:47:00Z">
            <w:r w:rsidR="00B04C89">
              <w:rPr>
                <w:webHidden/>
              </w:rPr>
              <w:t>24</w:t>
            </w:r>
          </w:ins>
          <w:del w:id="38" w:author="Valerij Šlovikov" w:date="2025-07-08T18:47:00Z" w16du:dateUtc="2025-07-08T16:47:00Z">
            <w:r w:rsidDel="00B04C89">
              <w:rPr>
                <w:webHidden/>
              </w:rPr>
              <w:delText>23</w:delText>
            </w:r>
          </w:del>
          <w:r>
            <w:rPr>
              <w:webHidden/>
            </w:rPr>
            <w:fldChar w:fldCharType="end"/>
          </w:r>
          <w:r>
            <w:fldChar w:fldCharType="end"/>
          </w:r>
        </w:p>
        <w:p w14:paraId="7C23E4C4" w14:textId="58FBC7DA"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"_Toc202559885"</w:instrText>
          </w:r>
          <w:r>
            <w:fldChar w:fldCharType="separate"/>
          </w:r>
          <w:r w:rsidRPr="003C5BD3">
            <w:rPr>
              <w:rStyle w:val="Hypertextovodkaz"/>
            </w:rPr>
            <w:t>2.2.3.</w:t>
          </w:r>
          <w:r>
            <w:rPr>
              <w:rFonts w:eastAsiaTheme="minorEastAsia" w:cstheme="minorBidi"/>
              <w:kern w:val="2"/>
              <w:szCs w:val="24"/>
              <w:lang w:eastAsia="cs-CZ"/>
              <w14:ligatures w14:val="standardContextual"/>
            </w:rPr>
            <w:tab/>
          </w:r>
          <w:r w:rsidRPr="003C5BD3">
            <w:rPr>
              <w:rStyle w:val="Hypertextovodkaz"/>
            </w:rPr>
            <w:t>Paměťové bariéry a synchronizace</w:t>
          </w:r>
          <w:r>
            <w:rPr>
              <w:webHidden/>
            </w:rPr>
            <w:tab/>
          </w:r>
          <w:r>
            <w:rPr>
              <w:webHidden/>
            </w:rPr>
            <w:fldChar w:fldCharType="begin"/>
          </w:r>
          <w:r>
            <w:rPr>
              <w:webHidden/>
            </w:rPr>
            <w:instrText xml:space="preserve"> PAGEREF _Toc202559885 \h </w:instrText>
          </w:r>
          <w:r>
            <w:rPr>
              <w:webHidden/>
            </w:rPr>
          </w:r>
          <w:r>
            <w:rPr>
              <w:webHidden/>
            </w:rPr>
            <w:fldChar w:fldCharType="separate"/>
          </w:r>
          <w:ins w:id="39" w:author="Valerij Šlovikov" w:date="2025-07-08T18:47:00Z" w16du:dateUtc="2025-07-08T16:47:00Z">
            <w:r w:rsidR="00B04C89">
              <w:rPr>
                <w:webHidden/>
              </w:rPr>
              <w:t>25</w:t>
            </w:r>
          </w:ins>
          <w:del w:id="40" w:author="Valerij Šlovikov" w:date="2025-07-08T18:47:00Z" w16du:dateUtc="2025-07-08T16:47:00Z">
            <w:r w:rsidDel="00B04C89">
              <w:rPr>
                <w:webHidden/>
              </w:rPr>
              <w:delText>24</w:delText>
            </w:r>
          </w:del>
          <w:r>
            <w:rPr>
              <w:webHidden/>
            </w:rPr>
            <w:fldChar w:fldCharType="end"/>
          </w:r>
          <w:r>
            <w:fldChar w:fldCharType="end"/>
          </w:r>
        </w:p>
        <w:p w14:paraId="080C2639" w14:textId="4E2EEB02"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"_Toc202559886"</w:instrText>
          </w:r>
          <w:r>
            <w:fldChar w:fldCharType="separate"/>
          </w:r>
          <w:r w:rsidRPr="003C5BD3">
            <w:rPr>
              <w:rStyle w:val="Hypertextovodkaz"/>
            </w:rPr>
            <w:t>2.3.</w:t>
          </w:r>
          <w:r>
            <w:rPr>
              <w:rFonts w:eastAsiaTheme="minorEastAsia" w:cstheme="minorBidi"/>
              <w:kern w:val="2"/>
              <w:szCs w:val="24"/>
              <w:lang w:eastAsia="cs-CZ"/>
              <w14:ligatures w14:val="standardContextual"/>
            </w:rPr>
            <w:tab/>
          </w:r>
          <w:r w:rsidRPr="003C5BD3">
            <w:rPr>
              <w:rStyle w:val="Hypertextovodkaz"/>
            </w:rPr>
            <w:t>Podpora prohlížečů</w:t>
          </w:r>
          <w:r>
            <w:rPr>
              <w:webHidden/>
            </w:rPr>
            <w:tab/>
          </w:r>
          <w:r>
            <w:rPr>
              <w:webHidden/>
            </w:rPr>
            <w:fldChar w:fldCharType="begin"/>
          </w:r>
          <w:r>
            <w:rPr>
              <w:webHidden/>
            </w:rPr>
            <w:instrText xml:space="preserve"> PAGEREF _Toc202559886 \h </w:instrText>
          </w:r>
          <w:r>
            <w:rPr>
              <w:webHidden/>
            </w:rPr>
          </w:r>
          <w:r>
            <w:rPr>
              <w:webHidden/>
            </w:rPr>
            <w:fldChar w:fldCharType="separate"/>
          </w:r>
          <w:ins w:id="41" w:author="Valerij Šlovikov" w:date="2025-07-08T18:47:00Z" w16du:dateUtc="2025-07-08T16:47:00Z">
            <w:r w:rsidR="00B04C89">
              <w:rPr>
                <w:webHidden/>
              </w:rPr>
              <w:t>25</w:t>
            </w:r>
          </w:ins>
          <w:del w:id="42" w:author="Valerij Šlovikov" w:date="2025-07-08T18:47:00Z" w16du:dateUtc="2025-07-08T16:47:00Z">
            <w:r w:rsidDel="00B04C89">
              <w:rPr>
                <w:webHidden/>
              </w:rPr>
              <w:delText>24</w:delText>
            </w:r>
          </w:del>
          <w:r>
            <w:rPr>
              <w:webHidden/>
            </w:rPr>
            <w:fldChar w:fldCharType="end"/>
          </w:r>
          <w:r>
            <w:fldChar w:fldCharType="end"/>
          </w:r>
        </w:p>
        <w:p w14:paraId="5523054A" w14:textId="78FA8C62"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"_Toc202559887"</w:instrText>
          </w:r>
          <w:r>
            <w:fldChar w:fldCharType="separate"/>
          </w:r>
          <w:r w:rsidRPr="003C5BD3">
            <w:rPr>
              <w:rStyle w:val="Hypertextovodkaz"/>
            </w:rPr>
            <w:t>2.4.</w:t>
          </w:r>
          <w:r>
            <w:rPr>
              <w:rFonts w:eastAsiaTheme="minorEastAsia" w:cstheme="minorBidi"/>
              <w:kern w:val="2"/>
              <w:szCs w:val="24"/>
              <w:lang w:eastAsia="cs-CZ"/>
              <w14:ligatures w14:val="standardContextual"/>
            </w:rPr>
            <w:tab/>
          </w:r>
          <w:r w:rsidRPr="003C5BD3">
            <w:rPr>
              <w:rStyle w:val="Hypertextovodkaz"/>
            </w:rPr>
            <w:t>Bezpečnostní aspekty</w:t>
          </w:r>
          <w:r>
            <w:rPr>
              <w:webHidden/>
            </w:rPr>
            <w:tab/>
          </w:r>
          <w:r>
            <w:rPr>
              <w:webHidden/>
            </w:rPr>
            <w:fldChar w:fldCharType="begin"/>
          </w:r>
          <w:r>
            <w:rPr>
              <w:webHidden/>
            </w:rPr>
            <w:instrText xml:space="preserve"> PAGEREF _Toc202559887 \h </w:instrText>
          </w:r>
          <w:r>
            <w:rPr>
              <w:webHidden/>
            </w:rPr>
          </w:r>
          <w:r>
            <w:rPr>
              <w:webHidden/>
            </w:rPr>
            <w:fldChar w:fldCharType="separate"/>
          </w:r>
          <w:ins w:id="43" w:author="Valerij Šlovikov" w:date="2025-07-08T18:47:00Z" w16du:dateUtc="2025-07-08T16:47:00Z">
            <w:r w:rsidR="00B04C89">
              <w:rPr>
                <w:webHidden/>
              </w:rPr>
              <w:t>26</w:t>
            </w:r>
          </w:ins>
          <w:del w:id="44" w:author="Valerij Šlovikov" w:date="2025-07-08T18:47:00Z" w16du:dateUtc="2025-07-08T16:47:00Z">
            <w:r w:rsidDel="00B04C89">
              <w:rPr>
                <w:webHidden/>
              </w:rPr>
              <w:delText>24</w:delText>
            </w:r>
          </w:del>
          <w:r>
            <w:rPr>
              <w:webHidden/>
            </w:rPr>
            <w:fldChar w:fldCharType="end"/>
          </w:r>
          <w:r>
            <w:fldChar w:fldCharType="end"/>
          </w:r>
        </w:p>
        <w:p w14:paraId="3B8EC4A5" w14:textId="3EE87194"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"_Toc202559888"</w:instrText>
          </w:r>
          <w:r>
            <w:fldChar w:fldCharType="separate"/>
          </w:r>
          <w:r w:rsidRPr="003C5BD3">
            <w:rPr>
              <w:rStyle w:val="Hypertextovodkaz"/>
            </w:rPr>
            <w:t>3.</w:t>
          </w:r>
          <w:r>
            <w:rPr>
              <w:rFonts w:eastAsiaTheme="minorEastAsia" w:cstheme="minorBidi"/>
              <w:kern w:val="2"/>
              <w:szCs w:val="24"/>
              <w:lang w:eastAsia="cs-CZ"/>
              <w14:ligatures w14:val="standardContextual"/>
            </w:rPr>
            <w:tab/>
          </w:r>
          <w:r w:rsidRPr="003C5BD3">
            <w:rPr>
              <w:rStyle w:val="Hypertextovodkaz"/>
            </w:rPr>
            <w:t>Knihovny pro práci s 3D grafikou</w:t>
          </w:r>
          <w:r>
            <w:rPr>
              <w:webHidden/>
            </w:rPr>
            <w:tab/>
          </w:r>
          <w:r>
            <w:rPr>
              <w:webHidden/>
            </w:rPr>
            <w:fldChar w:fldCharType="begin"/>
          </w:r>
          <w:r>
            <w:rPr>
              <w:webHidden/>
            </w:rPr>
            <w:instrText xml:space="preserve"> PAGEREF _Toc202559888 \h </w:instrText>
          </w:r>
          <w:r>
            <w:rPr>
              <w:webHidden/>
            </w:rPr>
          </w:r>
          <w:r>
            <w:rPr>
              <w:webHidden/>
            </w:rPr>
            <w:fldChar w:fldCharType="separate"/>
          </w:r>
          <w:ins w:id="45" w:author="Valerij Šlovikov" w:date="2025-07-08T18:47:00Z" w16du:dateUtc="2025-07-08T16:47:00Z">
            <w:r w:rsidR="00B04C89">
              <w:rPr>
                <w:webHidden/>
              </w:rPr>
              <w:t>27</w:t>
            </w:r>
          </w:ins>
          <w:del w:id="46" w:author="Valerij Šlovikov" w:date="2025-07-08T18:47:00Z" w16du:dateUtc="2025-07-08T16:47:00Z">
            <w:r w:rsidDel="00B04C89">
              <w:rPr>
                <w:webHidden/>
              </w:rPr>
              <w:delText>25</w:delText>
            </w:r>
          </w:del>
          <w:r>
            <w:rPr>
              <w:webHidden/>
            </w:rPr>
            <w:fldChar w:fldCharType="end"/>
          </w:r>
          <w:r>
            <w:fldChar w:fldCharType="end"/>
          </w:r>
        </w:p>
        <w:p w14:paraId="6F1AC2D5" w14:textId="765A1CD8"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"_Toc202559889"</w:instrText>
          </w:r>
          <w:r>
            <w:fldChar w:fldCharType="separate"/>
          </w:r>
          <w:r w:rsidRPr="003C5BD3">
            <w:rPr>
              <w:rStyle w:val="Hypertextovodkaz"/>
            </w:rPr>
            <w:t>3.1.</w:t>
          </w:r>
          <w:r>
            <w:rPr>
              <w:rFonts w:eastAsiaTheme="minorEastAsia" w:cstheme="minorBidi"/>
              <w:kern w:val="2"/>
              <w:szCs w:val="24"/>
              <w:lang w:eastAsia="cs-CZ"/>
              <w14:ligatures w14:val="standardContextual"/>
            </w:rPr>
            <w:tab/>
          </w:r>
          <w:r w:rsidRPr="003C5BD3">
            <w:rPr>
              <w:rStyle w:val="Hypertextovodkaz"/>
            </w:rPr>
            <w:t>Three.js, Babylon.js, atd.</w:t>
          </w:r>
          <w:r>
            <w:rPr>
              <w:webHidden/>
            </w:rPr>
            <w:tab/>
          </w:r>
          <w:r>
            <w:rPr>
              <w:webHidden/>
            </w:rPr>
            <w:fldChar w:fldCharType="begin"/>
          </w:r>
          <w:r>
            <w:rPr>
              <w:webHidden/>
            </w:rPr>
            <w:instrText xml:space="preserve"> PAGEREF _Toc202559889 \h </w:instrText>
          </w:r>
          <w:r>
            <w:rPr>
              <w:webHidden/>
            </w:rPr>
          </w:r>
          <w:r>
            <w:rPr>
              <w:webHidden/>
            </w:rPr>
            <w:fldChar w:fldCharType="separate"/>
          </w:r>
          <w:ins w:id="47" w:author="Valerij Šlovikov" w:date="2025-07-08T18:47:00Z" w16du:dateUtc="2025-07-08T16:47:00Z">
            <w:r w:rsidR="00B04C89">
              <w:rPr>
                <w:webHidden/>
              </w:rPr>
              <w:t>27</w:t>
            </w:r>
          </w:ins>
          <w:del w:id="48" w:author="Valerij Šlovikov" w:date="2025-07-08T18:47:00Z" w16du:dateUtc="2025-07-08T16:47:00Z">
            <w:r w:rsidDel="00B04C89">
              <w:rPr>
                <w:webHidden/>
              </w:rPr>
              <w:delText>25</w:delText>
            </w:r>
          </w:del>
          <w:r>
            <w:rPr>
              <w:webHidden/>
            </w:rPr>
            <w:fldChar w:fldCharType="end"/>
          </w:r>
          <w:r>
            <w:fldChar w:fldCharType="end"/>
          </w:r>
        </w:p>
        <w:p w14:paraId="70B15DDC" w14:textId="7A1181C0"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"_Toc202559890"</w:instrText>
          </w:r>
          <w:r>
            <w:fldChar w:fldCharType="separate"/>
          </w:r>
          <w:r w:rsidRPr="003C5BD3">
            <w:rPr>
              <w:rStyle w:val="Hypertextovodkaz"/>
            </w:rPr>
            <w:t>3.2.</w:t>
          </w:r>
          <w:r>
            <w:rPr>
              <w:rFonts w:eastAsiaTheme="minorEastAsia" w:cstheme="minorBidi"/>
              <w:kern w:val="2"/>
              <w:szCs w:val="24"/>
              <w:lang w:eastAsia="cs-CZ"/>
              <w14:ligatures w14:val="standardContextual"/>
            </w:rPr>
            <w:tab/>
          </w:r>
          <w:r w:rsidRPr="003C5BD3">
            <w:rPr>
              <w:rStyle w:val="Hypertextovodkaz"/>
            </w:rPr>
            <w:t>Porovnání jednoduchosti práce s těmito knihovnami</w:t>
          </w:r>
          <w:r>
            <w:rPr>
              <w:webHidden/>
            </w:rPr>
            <w:tab/>
          </w:r>
          <w:r>
            <w:rPr>
              <w:webHidden/>
            </w:rPr>
            <w:fldChar w:fldCharType="begin"/>
          </w:r>
          <w:r>
            <w:rPr>
              <w:webHidden/>
            </w:rPr>
            <w:instrText xml:space="preserve"> PAGEREF _Toc202559890 \h </w:instrText>
          </w:r>
          <w:r>
            <w:rPr>
              <w:webHidden/>
            </w:rPr>
          </w:r>
          <w:r>
            <w:rPr>
              <w:webHidden/>
            </w:rPr>
            <w:fldChar w:fldCharType="separate"/>
          </w:r>
          <w:ins w:id="49" w:author="Valerij Šlovikov" w:date="2025-07-08T18:47:00Z" w16du:dateUtc="2025-07-08T16:47:00Z">
            <w:r w:rsidR="00B04C89">
              <w:rPr>
                <w:webHidden/>
              </w:rPr>
              <w:t>27</w:t>
            </w:r>
          </w:ins>
          <w:del w:id="50" w:author="Valerij Šlovikov" w:date="2025-07-08T18:47:00Z" w16du:dateUtc="2025-07-08T16:47:00Z">
            <w:r w:rsidDel="00B04C89">
              <w:rPr>
                <w:webHidden/>
              </w:rPr>
              <w:delText>26</w:delText>
            </w:r>
          </w:del>
          <w:r>
            <w:rPr>
              <w:webHidden/>
            </w:rPr>
            <w:fldChar w:fldCharType="end"/>
          </w:r>
          <w:r>
            <w:fldChar w:fldCharType="end"/>
          </w:r>
        </w:p>
        <w:p w14:paraId="5F6AC41F" w14:textId="0CABA98D"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r>
            <w:lastRenderedPageBreak/>
            <w:fldChar w:fldCharType="begin"/>
          </w:r>
          <w:r>
            <w:instrText>HYPERLINK \l "_Toc202559891"</w:instrText>
          </w:r>
          <w:r>
            <w:fldChar w:fldCharType="separate"/>
          </w:r>
          <w:r w:rsidRPr="003C5BD3">
            <w:rPr>
              <w:rStyle w:val="Hypertextovodkaz"/>
            </w:rPr>
            <w:t>4.</w:t>
          </w:r>
          <w:r>
            <w:rPr>
              <w:rFonts w:eastAsiaTheme="minorEastAsia" w:cstheme="minorBidi"/>
              <w:kern w:val="2"/>
              <w:szCs w:val="24"/>
              <w:lang w:eastAsia="cs-CZ"/>
              <w14:ligatures w14:val="standardContextual"/>
            </w:rPr>
            <w:tab/>
          </w:r>
          <w:r w:rsidRPr="003C5BD3">
            <w:rPr>
              <w:rStyle w:val="Hypertextovodkaz"/>
            </w:rPr>
            <w:t>Parallax Mapping a Šroubovice</w:t>
          </w:r>
          <w:r>
            <w:rPr>
              <w:webHidden/>
            </w:rPr>
            <w:tab/>
          </w:r>
          <w:r>
            <w:rPr>
              <w:webHidden/>
            </w:rPr>
            <w:fldChar w:fldCharType="begin"/>
          </w:r>
          <w:r>
            <w:rPr>
              <w:webHidden/>
            </w:rPr>
            <w:instrText xml:space="preserve"> PAGEREF _Toc202559891 \h </w:instrText>
          </w:r>
          <w:r>
            <w:rPr>
              <w:webHidden/>
            </w:rPr>
          </w:r>
          <w:r>
            <w:rPr>
              <w:webHidden/>
            </w:rPr>
            <w:fldChar w:fldCharType="separate"/>
          </w:r>
          <w:ins w:id="51" w:author="Valerij Šlovikov" w:date="2025-07-08T18:47:00Z" w16du:dateUtc="2025-07-08T16:47:00Z">
            <w:r w:rsidR="00B04C89">
              <w:rPr>
                <w:webHidden/>
              </w:rPr>
              <w:t>29</w:t>
            </w:r>
          </w:ins>
          <w:del w:id="52" w:author="Valerij Šlovikov" w:date="2025-07-08T18:47:00Z" w16du:dateUtc="2025-07-08T16:47:00Z">
            <w:r w:rsidDel="00B04C89">
              <w:rPr>
                <w:webHidden/>
              </w:rPr>
              <w:delText>27</w:delText>
            </w:r>
          </w:del>
          <w:r>
            <w:rPr>
              <w:webHidden/>
            </w:rPr>
            <w:fldChar w:fldCharType="end"/>
          </w:r>
          <w:r>
            <w:fldChar w:fldCharType="end"/>
          </w:r>
        </w:p>
        <w:p w14:paraId="1DF2B533" w14:textId="30943102"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"_Toc202559892"</w:instrText>
          </w:r>
          <w:r>
            <w:fldChar w:fldCharType="separate"/>
          </w:r>
          <w:r w:rsidRPr="003C5BD3">
            <w:rPr>
              <w:rStyle w:val="Hypertextovodkaz"/>
            </w:rPr>
            <w:t>4.1.</w:t>
          </w:r>
          <w:r>
            <w:rPr>
              <w:rFonts w:eastAsiaTheme="minorEastAsia" w:cstheme="minorBidi"/>
              <w:kern w:val="2"/>
              <w:szCs w:val="24"/>
              <w:lang w:eastAsia="cs-CZ"/>
              <w14:ligatures w14:val="standardContextual"/>
            </w:rPr>
            <w:tab/>
          </w:r>
          <w:r w:rsidRPr="003C5BD3">
            <w:rPr>
              <w:rStyle w:val="Hypertextovodkaz"/>
            </w:rPr>
            <w:t>Využití v 3D grafice</w:t>
          </w:r>
          <w:r>
            <w:rPr>
              <w:webHidden/>
            </w:rPr>
            <w:tab/>
          </w:r>
          <w:r>
            <w:rPr>
              <w:webHidden/>
            </w:rPr>
            <w:fldChar w:fldCharType="begin"/>
          </w:r>
          <w:r>
            <w:rPr>
              <w:webHidden/>
            </w:rPr>
            <w:instrText xml:space="preserve"> PAGEREF _Toc202559892 \h </w:instrText>
          </w:r>
          <w:r>
            <w:rPr>
              <w:webHidden/>
            </w:rPr>
          </w:r>
          <w:r>
            <w:rPr>
              <w:webHidden/>
            </w:rPr>
            <w:fldChar w:fldCharType="separate"/>
          </w:r>
          <w:ins w:id="53" w:author="Valerij Šlovikov" w:date="2025-07-08T18:47:00Z" w16du:dateUtc="2025-07-08T16:47:00Z">
            <w:r w:rsidR="00B04C89">
              <w:rPr>
                <w:webHidden/>
              </w:rPr>
              <w:t>29</w:t>
            </w:r>
          </w:ins>
          <w:del w:id="54" w:author="Valerij Šlovikov" w:date="2025-07-08T18:47:00Z" w16du:dateUtc="2025-07-08T16:47:00Z">
            <w:r w:rsidDel="00B04C89">
              <w:rPr>
                <w:webHidden/>
              </w:rPr>
              <w:delText>27</w:delText>
            </w:r>
          </w:del>
          <w:r>
            <w:rPr>
              <w:webHidden/>
            </w:rPr>
            <w:fldChar w:fldCharType="end"/>
          </w:r>
          <w:r>
            <w:fldChar w:fldCharType="end"/>
          </w:r>
        </w:p>
        <w:p w14:paraId="031E3A80" w14:textId="4028E8B4"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"_Toc202559893"</w:instrText>
          </w:r>
          <w:r>
            <w:fldChar w:fldCharType="separate"/>
          </w:r>
          <w:r w:rsidRPr="003C5BD3">
            <w:rPr>
              <w:rStyle w:val="Hypertextovodkaz"/>
            </w:rPr>
            <w:t>5.</w:t>
          </w:r>
          <w:r>
            <w:rPr>
              <w:rFonts w:eastAsiaTheme="minorEastAsia" w:cstheme="minorBidi"/>
              <w:kern w:val="2"/>
              <w:szCs w:val="24"/>
              <w:lang w:eastAsia="cs-CZ"/>
              <w14:ligatures w14:val="standardContextual"/>
            </w:rPr>
            <w:tab/>
          </w:r>
          <w:r w:rsidRPr="003C5BD3">
            <w:rPr>
              <w:rStyle w:val="Hypertextovodkaz"/>
            </w:rPr>
            <w:t>Akcelerace AI pomocí WebGPU</w:t>
          </w:r>
          <w:r>
            <w:rPr>
              <w:webHidden/>
            </w:rPr>
            <w:tab/>
          </w:r>
          <w:r>
            <w:rPr>
              <w:webHidden/>
            </w:rPr>
            <w:fldChar w:fldCharType="begin"/>
          </w:r>
          <w:r>
            <w:rPr>
              <w:webHidden/>
            </w:rPr>
            <w:instrText xml:space="preserve"> PAGEREF _Toc202559893 \h </w:instrText>
          </w:r>
          <w:r>
            <w:rPr>
              <w:webHidden/>
            </w:rPr>
          </w:r>
          <w:r>
            <w:rPr>
              <w:webHidden/>
            </w:rPr>
            <w:fldChar w:fldCharType="separate"/>
          </w:r>
          <w:ins w:id="55" w:author="Valerij Šlovikov" w:date="2025-07-08T18:47:00Z" w16du:dateUtc="2025-07-08T16:47:00Z">
            <w:r w:rsidR="00B04C89">
              <w:rPr>
                <w:webHidden/>
              </w:rPr>
              <w:t>31</w:t>
            </w:r>
          </w:ins>
          <w:del w:id="56" w:author="Valerij Šlovikov" w:date="2025-07-08T18:47:00Z" w16du:dateUtc="2025-07-08T16:47:00Z">
            <w:r w:rsidDel="00B04C89">
              <w:rPr>
                <w:webHidden/>
              </w:rPr>
              <w:delText>28</w:delText>
            </w:r>
          </w:del>
          <w:r>
            <w:rPr>
              <w:webHidden/>
            </w:rPr>
            <w:fldChar w:fldCharType="end"/>
          </w:r>
          <w:r>
            <w:fldChar w:fldCharType="end"/>
          </w:r>
        </w:p>
        <w:p w14:paraId="39B6F33A" w14:textId="7C740619"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"_Toc202559894"</w:instrText>
          </w:r>
          <w:r>
            <w:fldChar w:fldCharType="separate"/>
          </w:r>
          <w:r w:rsidRPr="003C5BD3">
            <w:rPr>
              <w:rStyle w:val="Hypertextovodkaz"/>
            </w:rPr>
            <w:t>5.1.</w:t>
          </w:r>
          <w:r>
            <w:rPr>
              <w:rFonts w:eastAsiaTheme="minorEastAsia" w:cstheme="minorBidi"/>
              <w:kern w:val="2"/>
              <w:szCs w:val="24"/>
              <w:lang w:eastAsia="cs-CZ"/>
              <w14:ligatures w14:val="standardContextual"/>
            </w:rPr>
            <w:tab/>
          </w:r>
          <w:r w:rsidRPr="003C5BD3">
            <w:rPr>
              <w:rStyle w:val="Hypertextovodkaz"/>
            </w:rPr>
            <w:t>Základy strojového učení na grafických procesorech</w:t>
          </w:r>
          <w:r>
            <w:rPr>
              <w:webHidden/>
            </w:rPr>
            <w:tab/>
          </w:r>
          <w:r>
            <w:rPr>
              <w:webHidden/>
            </w:rPr>
            <w:fldChar w:fldCharType="begin"/>
          </w:r>
          <w:r>
            <w:rPr>
              <w:webHidden/>
            </w:rPr>
            <w:instrText xml:space="preserve"> PAGEREF _Toc202559894 \h </w:instrText>
          </w:r>
          <w:r>
            <w:rPr>
              <w:webHidden/>
            </w:rPr>
          </w:r>
          <w:r>
            <w:rPr>
              <w:webHidden/>
            </w:rPr>
            <w:fldChar w:fldCharType="separate"/>
          </w:r>
          <w:ins w:id="57" w:author="Valerij Šlovikov" w:date="2025-07-08T18:47:00Z" w16du:dateUtc="2025-07-08T16:47:00Z">
            <w:r w:rsidR="00B04C89">
              <w:rPr>
                <w:webHidden/>
              </w:rPr>
              <w:t>31</w:t>
            </w:r>
          </w:ins>
          <w:del w:id="58" w:author="Valerij Šlovikov" w:date="2025-07-08T18:47:00Z" w16du:dateUtc="2025-07-08T16:47:00Z">
            <w:r w:rsidDel="00B04C89">
              <w:rPr>
                <w:webHidden/>
              </w:rPr>
              <w:delText>28</w:delText>
            </w:r>
          </w:del>
          <w:r>
            <w:rPr>
              <w:webHidden/>
            </w:rPr>
            <w:fldChar w:fldCharType="end"/>
          </w:r>
          <w:r>
            <w:fldChar w:fldCharType="end"/>
          </w:r>
        </w:p>
        <w:p w14:paraId="3A9DD0CA" w14:textId="0A1ADC94"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"_Toc202559895"</w:instrText>
          </w:r>
          <w:r>
            <w:fldChar w:fldCharType="separate"/>
          </w:r>
          <w:r w:rsidRPr="003C5BD3">
            <w:rPr>
              <w:rStyle w:val="Hypertextovodkaz"/>
            </w:rPr>
            <w:t>5.2.</w:t>
          </w:r>
          <w:r>
            <w:rPr>
              <w:rFonts w:eastAsiaTheme="minorEastAsia" w:cstheme="minorBidi"/>
              <w:kern w:val="2"/>
              <w:szCs w:val="24"/>
              <w:lang w:eastAsia="cs-CZ"/>
              <w14:ligatures w14:val="standardContextual"/>
            </w:rPr>
            <w:tab/>
          </w:r>
          <w:r w:rsidRPr="003C5BD3">
            <w:rPr>
              <w:rStyle w:val="Hypertextovodkaz"/>
            </w:rPr>
            <w:t>WebGPU a jeho výhody pro AI</w:t>
          </w:r>
          <w:r>
            <w:rPr>
              <w:webHidden/>
            </w:rPr>
            <w:tab/>
          </w:r>
          <w:r>
            <w:rPr>
              <w:webHidden/>
            </w:rPr>
            <w:fldChar w:fldCharType="begin"/>
          </w:r>
          <w:r>
            <w:rPr>
              <w:webHidden/>
            </w:rPr>
            <w:instrText xml:space="preserve"> PAGEREF _Toc202559895 \h </w:instrText>
          </w:r>
          <w:r>
            <w:rPr>
              <w:webHidden/>
            </w:rPr>
          </w:r>
          <w:r>
            <w:rPr>
              <w:webHidden/>
            </w:rPr>
            <w:fldChar w:fldCharType="separate"/>
          </w:r>
          <w:ins w:id="59" w:author="Valerij Šlovikov" w:date="2025-07-08T18:47:00Z" w16du:dateUtc="2025-07-08T16:47:00Z">
            <w:r w:rsidR="00B04C89">
              <w:rPr>
                <w:webHidden/>
              </w:rPr>
              <w:t>31</w:t>
            </w:r>
          </w:ins>
          <w:del w:id="60" w:author="Valerij Šlovikov" w:date="2025-07-08T18:47:00Z" w16du:dateUtc="2025-07-08T16:47:00Z">
            <w:r w:rsidDel="00B04C89">
              <w:rPr>
                <w:webHidden/>
              </w:rPr>
              <w:delText>28</w:delText>
            </w:r>
          </w:del>
          <w:r>
            <w:rPr>
              <w:webHidden/>
            </w:rPr>
            <w:fldChar w:fldCharType="end"/>
          </w:r>
          <w:r>
            <w:fldChar w:fldCharType="end"/>
          </w:r>
        </w:p>
        <w:p w14:paraId="535FA242" w14:textId="438CD808"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"_Toc202559896"</w:instrText>
          </w:r>
          <w:r>
            <w:fldChar w:fldCharType="separate"/>
          </w:r>
          <w:r w:rsidRPr="003C5BD3">
            <w:rPr>
              <w:rStyle w:val="Hypertextovodkaz"/>
            </w:rPr>
            <w:t>6.</w:t>
          </w:r>
          <w:r>
            <w:rPr>
              <w:rFonts w:eastAsiaTheme="minorEastAsia" w:cstheme="minorBidi"/>
              <w:kern w:val="2"/>
              <w:szCs w:val="24"/>
              <w:lang w:eastAsia="cs-CZ"/>
              <w14:ligatures w14:val="standardContextual"/>
            </w:rPr>
            <w:tab/>
          </w:r>
          <w:r w:rsidRPr="003C5BD3">
            <w:rPr>
              <w:rStyle w:val="Hypertextovodkaz"/>
            </w:rPr>
            <w:t>Metodologie experimentů a testovací prostředí</w:t>
          </w:r>
          <w:r>
            <w:rPr>
              <w:webHidden/>
            </w:rPr>
            <w:tab/>
          </w:r>
          <w:r>
            <w:rPr>
              <w:webHidden/>
            </w:rPr>
            <w:fldChar w:fldCharType="begin"/>
          </w:r>
          <w:r>
            <w:rPr>
              <w:webHidden/>
            </w:rPr>
            <w:instrText xml:space="preserve"> PAGEREF _Toc202559896 \h </w:instrText>
          </w:r>
          <w:r>
            <w:rPr>
              <w:webHidden/>
            </w:rPr>
          </w:r>
          <w:r>
            <w:rPr>
              <w:webHidden/>
            </w:rPr>
            <w:fldChar w:fldCharType="separate"/>
          </w:r>
          <w:ins w:id="61" w:author="Valerij Šlovikov" w:date="2025-07-08T18:47:00Z" w16du:dateUtc="2025-07-08T16:47:00Z">
            <w:r w:rsidR="00B04C89">
              <w:rPr>
                <w:webHidden/>
              </w:rPr>
              <w:t>32</w:t>
            </w:r>
          </w:ins>
          <w:del w:id="62" w:author="Valerij Šlovikov" w:date="2025-07-08T18:47:00Z" w16du:dateUtc="2025-07-08T16:47:00Z">
            <w:r w:rsidDel="00B04C89">
              <w:rPr>
                <w:webHidden/>
              </w:rPr>
              <w:delText>29</w:delText>
            </w:r>
          </w:del>
          <w:r>
            <w:rPr>
              <w:webHidden/>
            </w:rPr>
            <w:fldChar w:fldCharType="end"/>
          </w:r>
          <w:r>
            <w:fldChar w:fldCharType="end"/>
          </w:r>
        </w:p>
        <w:p w14:paraId="16E0A5C1" w14:textId="0D488293"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"_Toc202559897"</w:instrText>
          </w:r>
          <w:r>
            <w:fldChar w:fldCharType="separate"/>
          </w:r>
          <w:r w:rsidRPr="003C5BD3">
            <w:rPr>
              <w:rStyle w:val="Hypertextovodkaz"/>
            </w:rPr>
            <w:t>6.1.</w:t>
          </w:r>
          <w:r>
            <w:rPr>
              <w:rFonts w:eastAsiaTheme="minorEastAsia" w:cstheme="minorBidi"/>
              <w:kern w:val="2"/>
              <w:szCs w:val="24"/>
              <w:lang w:eastAsia="cs-CZ"/>
              <w14:ligatures w14:val="standardContextual"/>
            </w:rPr>
            <w:tab/>
          </w:r>
          <w:r w:rsidRPr="003C5BD3">
            <w:rPr>
              <w:rStyle w:val="Hypertextovodkaz"/>
            </w:rPr>
            <w:t>Specifikace testovacího prostředí</w:t>
          </w:r>
          <w:r>
            <w:rPr>
              <w:webHidden/>
            </w:rPr>
            <w:tab/>
          </w:r>
          <w:r>
            <w:rPr>
              <w:webHidden/>
            </w:rPr>
            <w:fldChar w:fldCharType="begin"/>
          </w:r>
          <w:r>
            <w:rPr>
              <w:webHidden/>
            </w:rPr>
            <w:instrText xml:space="preserve"> PAGEREF _Toc202559897 \h </w:instrText>
          </w:r>
          <w:r>
            <w:rPr>
              <w:webHidden/>
            </w:rPr>
          </w:r>
          <w:r>
            <w:rPr>
              <w:webHidden/>
            </w:rPr>
            <w:fldChar w:fldCharType="separate"/>
          </w:r>
          <w:ins w:id="63" w:author="Valerij Šlovikov" w:date="2025-07-08T18:47:00Z" w16du:dateUtc="2025-07-08T16:47:00Z">
            <w:r w:rsidR="00B04C89">
              <w:rPr>
                <w:webHidden/>
              </w:rPr>
              <w:t>32</w:t>
            </w:r>
          </w:ins>
          <w:del w:id="64" w:author="Valerij Šlovikov" w:date="2025-07-08T18:47:00Z" w16du:dateUtc="2025-07-08T16:47:00Z">
            <w:r w:rsidDel="00B04C89">
              <w:rPr>
                <w:webHidden/>
              </w:rPr>
              <w:delText>29</w:delText>
            </w:r>
          </w:del>
          <w:r>
            <w:rPr>
              <w:webHidden/>
            </w:rPr>
            <w:fldChar w:fldCharType="end"/>
          </w:r>
          <w:r>
            <w:fldChar w:fldCharType="end"/>
          </w:r>
        </w:p>
        <w:p w14:paraId="4343A68B" w14:textId="31C608CF"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"_Toc202559898"</w:instrText>
          </w:r>
          <w:r>
            <w:fldChar w:fldCharType="separate"/>
          </w:r>
          <w:r w:rsidRPr="003C5BD3">
            <w:rPr>
              <w:rStyle w:val="Hypertextovodkaz"/>
            </w:rPr>
            <w:t>6.2.</w:t>
          </w:r>
          <w:r>
            <w:rPr>
              <w:rFonts w:eastAsiaTheme="minorEastAsia" w:cstheme="minorBidi"/>
              <w:kern w:val="2"/>
              <w:szCs w:val="24"/>
              <w:lang w:eastAsia="cs-CZ"/>
              <w14:ligatures w14:val="standardContextual"/>
            </w:rPr>
            <w:tab/>
          </w:r>
          <w:r w:rsidRPr="003C5BD3">
            <w:rPr>
              <w:rStyle w:val="Hypertextovodkaz"/>
            </w:rPr>
            <w:t>Definice testovacích scénářů</w:t>
          </w:r>
          <w:r>
            <w:rPr>
              <w:webHidden/>
            </w:rPr>
            <w:tab/>
          </w:r>
          <w:r>
            <w:rPr>
              <w:webHidden/>
            </w:rPr>
            <w:fldChar w:fldCharType="begin"/>
          </w:r>
          <w:r>
            <w:rPr>
              <w:webHidden/>
            </w:rPr>
            <w:instrText xml:space="preserve"> PAGEREF _Toc202559898 \h </w:instrText>
          </w:r>
          <w:r>
            <w:rPr>
              <w:webHidden/>
            </w:rPr>
          </w:r>
          <w:r>
            <w:rPr>
              <w:webHidden/>
            </w:rPr>
            <w:fldChar w:fldCharType="separate"/>
          </w:r>
          <w:ins w:id="65" w:author="Valerij Šlovikov" w:date="2025-07-08T18:47:00Z" w16du:dateUtc="2025-07-08T16:47:00Z">
            <w:r w:rsidR="00B04C89">
              <w:rPr>
                <w:webHidden/>
              </w:rPr>
              <w:t>33</w:t>
            </w:r>
          </w:ins>
          <w:del w:id="66" w:author="Valerij Šlovikov" w:date="2025-07-08T18:47:00Z" w16du:dateUtc="2025-07-08T16:47:00Z">
            <w:r w:rsidDel="00B04C89">
              <w:rPr>
                <w:webHidden/>
              </w:rPr>
              <w:delText>30</w:delText>
            </w:r>
          </w:del>
          <w:r>
            <w:rPr>
              <w:webHidden/>
            </w:rPr>
            <w:fldChar w:fldCharType="end"/>
          </w:r>
          <w:r>
            <w:fldChar w:fldCharType="end"/>
          </w:r>
        </w:p>
        <w:p w14:paraId="1558FCA3" w14:textId="154CCB03"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"_Toc202559899"</w:instrText>
          </w:r>
          <w:r>
            <w:fldChar w:fldCharType="separate"/>
          </w:r>
          <w:r w:rsidRPr="003C5BD3">
            <w:rPr>
              <w:rStyle w:val="Hypertextovodkaz"/>
            </w:rPr>
            <w:t>6.3.</w:t>
          </w:r>
          <w:r>
            <w:rPr>
              <w:rFonts w:eastAsiaTheme="minorEastAsia" w:cstheme="minorBidi"/>
              <w:kern w:val="2"/>
              <w:szCs w:val="24"/>
              <w:lang w:eastAsia="cs-CZ"/>
              <w14:ligatures w14:val="standardContextual"/>
            </w:rPr>
            <w:tab/>
          </w:r>
          <w:r w:rsidRPr="003C5BD3">
            <w:rPr>
              <w:rStyle w:val="Hypertextovodkaz"/>
            </w:rPr>
            <w:t>Měřené metriky a nástroje</w:t>
          </w:r>
          <w:r>
            <w:rPr>
              <w:webHidden/>
            </w:rPr>
            <w:tab/>
          </w:r>
          <w:r>
            <w:rPr>
              <w:webHidden/>
            </w:rPr>
            <w:fldChar w:fldCharType="begin"/>
          </w:r>
          <w:r>
            <w:rPr>
              <w:webHidden/>
            </w:rPr>
            <w:instrText xml:space="preserve"> PAGEREF _Toc202559899 \h </w:instrText>
          </w:r>
          <w:r>
            <w:rPr>
              <w:webHidden/>
            </w:rPr>
          </w:r>
          <w:r>
            <w:rPr>
              <w:webHidden/>
            </w:rPr>
            <w:fldChar w:fldCharType="separate"/>
          </w:r>
          <w:ins w:id="67" w:author="Valerij Šlovikov" w:date="2025-07-08T18:47:00Z" w16du:dateUtc="2025-07-08T16:47:00Z">
            <w:r w:rsidR="00B04C89">
              <w:rPr>
                <w:webHidden/>
              </w:rPr>
              <w:t>33</w:t>
            </w:r>
          </w:ins>
          <w:del w:id="68" w:author="Valerij Šlovikov" w:date="2025-07-08T18:47:00Z" w16du:dateUtc="2025-07-08T16:47:00Z">
            <w:r w:rsidDel="00B04C89">
              <w:rPr>
                <w:webHidden/>
              </w:rPr>
              <w:delText>31</w:delText>
            </w:r>
          </w:del>
          <w:r>
            <w:rPr>
              <w:webHidden/>
            </w:rPr>
            <w:fldChar w:fldCharType="end"/>
          </w:r>
          <w:r>
            <w:fldChar w:fldCharType="end"/>
          </w:r>
        </w:p>
        <w:p w14:paraId="11E0C066" w14:textId="3E14F573"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"_Toc202559900"</w:instrText>
          </w:r>
          <w:r>
            <w:fldChar w:fldCharType="separate"/>
          </w:r>
          <w:r w:rsidRPr="003C5BD3">
            <w:rPr>
              <w:rStyle w:val="Hypertextovodkaz"/>
            </w:rPr>
            <w:t>6.3.1.</w:t>
          </w:r>
          <w:r>
            <w:rPr>
              <w:rFonts w:eastAsiaTheme="minorEastAsia" w:cstheme="minorBidi"/>
              <w:kern w:val="2"/>
              <w:szCs w:val="24"/>
              <w:lang w:eastAsia="cs-CZ"/>
              <w14:ligatures w14:val="standardContextual"/>
            </w:rPr>
            <w:tab/>
          </w:r>
          <w:r w:rsidRPr="003C5BD3">
            <w:rPr>
              <w:rStyle w:val="Hypertextovodkaz"/>
            </w:rPr>
            <w:t>Performance metriky</w:t>
          </w:r>
          <w:r>
            <w:rPr>
              <w:webHidden/>
            </w:rPr>
            <w:tab/>
          </w:r>
          <w:r>
            <w:rPr>
              <w:webHidden/>
            </w:rPr>
            <w:fldChar w:fldCharType="begin"/>
          </w:r>
          <w:r>
            <w:rPr>
              <w:webHidden/>
            </w:rPr>
            <w:instrText xml:space="preserve"> PAGEREF _Toc202559900 \h </w:instrText>
          </w:r>
          <w:r>
            <w:rPr>
              <w:webHidden/>
            </w:rPr>
          </w:r>
          <w:r>
            <w:rPr>
              <w:webHidden/>
            </w:rPr>
            <w:fldChar w:fldCharType="separate"/>
          </w:r>
          <w:ins w:id="69" w:author="Valerij Šlovikov" w:date="2025-07-08T18:47:00Z" w16du:dateUtc="2025-07-08T16:47:00Z">
            <w:r w:rsidR="00B04C89">
              <w:rPr>
                <w:webHidden/>
              </w:rPr>
              <w:t>33</w:t>
            </w:r>
          </w:ins>
          <w:del w:id="70" w:author="Valerij Šlovikov" w:date="2025-07-08T18:47:00Z" w16du:dateUtc="2025-07-08T16:47:00Z">
            <w:r w:rsidDel="00B04C89">
              <w:rPr>
                <w:webHidden/>
              </w:rPr>
              <w:delText>31</w:delText>
            </w:r>
          </w:del>
          <w:r>
            <w:rPr>
              <w:webHidden/>
            </w:rPr>
            <w:fldChar w:fldCharType="end"/>
          </w:r>
          <w:r>
            <w:fldChar w:fldCharType="end"/>
          </w:r>
        </w:p>
        <w:p w14:paraId="7641D1F5" w14:textId="451921EE"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"_Toc202559901"</w:instrText>
          </w:r>
          <w:r>
            <w:fldChar w:fldCharType="separate"/>
          </w:r>
          <w:r w:rsidRPr="003C5BD3">
            <w:rPr>
              <w:rStyle w:val="Hypertextovodkaz"/>
            </w:rPr>
            <w:t>6.4.</w:t>
          </w:r>
          <w:r>
            <w:rPr>
              <w:rFonts w:eastAsiaTheme="minorEastAsia" w:cstheme="minorBidi"/>
              <w:kern w:val="2"/>
              <w:szCs w:val="24"/>
              <w:lang w:eastAsia="cs-CZ"/>
              <w14:ligatures w14:val="standardContextual"/>
            </w:rPr>
            <w:tab/>
          </w:r>
          <w:r w:rsidRPr="003C5BD3">
            <w:rPr>
              <w:rStyle w:val="Hypertextovodkaz"/>
            </w:rPr>
            <w:t>Statistická metodologie</w:t>
          </w:r>
          <w:r>
            <w:rPr>
              <w:webHidden/>
            </w:rPr>
            <w:tab/>
          </w:r>
          <w:r>
            <w:rPr>
              <w:webHidden/>
            </w:rPr>
            <w:fldChar w:fldCharType="begin"/>
          </w:r>
          <w:r>
            <w:rPr>
              <w:webHidden/>
            </w:rPr>
            <w:instrText xml:space="preserve"> PAGEREF _Toc202559901 \h </w:instrText>
          </w:r>
          <w:r>
            <w:rPr>
              <w:webHidden/>
            </w:rPr>
          </w:r>
          <w:r>
            <w:rPr>
              <w:webHidden/>
            </w:rPr>
            <w:fldChar w:fldCharType="separate"/>
          </w:r>
          <w:ins w:id="71" w:author="Valerij Šlovikov" w:date="2025-07-08T18:47:00Z" w16du:dateUtc="2025-07-08T16:47:00Z">
            <w:r w:rsidR="00B04C89">
              <w:rPr>
                <w:webHidden/>
              </w:rPr>
              <w:t>34</w:t>
            </w:r>
          </w:ins>
          <w:del w:id="72" w:author="Valerij Šlovikov" w:date="2025-07-08T18:47:00Z" w16du:dateUtc="2025-07-08T16:47:00Z">
            <w:r w:rsidDel="00B04C89">
              <w:rPr>
                <w:webHidden/>
              </w:rPr>
              <w:delText>32</w:delText>
            </w:r>
          </w:del>
          <w:r>
            <w:rPr>
              <w:webHidden/>
            </w:rPr>
            <w:fldChar w:fldCharType="end"/>
          </w:r>
          <w:r>
            <w:fldChar w:fldCharType="end"/>
          </w:r>
        </w:p>
        <w:p w14:paraId="56209A17" w14:textId="7037898A"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"_Toc202559902"</w:instrText>
          </w:r>
          <w:r>
            <w:fldChar w:fldCharType="separate"/>
          </w:r>
          <w:r w:rsidRPr="003C5BD3">
            <w:rPr>
              <w:rStyle w:val="Hypertextovodkaz"/>
            </w:rPr>
            <w:t>6.5.</w:t>
          </w:r>
          <w:r>
            <w:rPr>
              <w:rFonts w:eastAsiaTheme="minorEastAsia" w:cstheme="minorBidi"/>
              <w:kern w:val="2"/>
              <w:szCs w:val="24"/>
              <w:lang w:eastAsia="cs-CZ"/>
              <w14:ligatures w14:val="standardContextual"/>
            </w:rPr>
            <w:tab/>
          </w:r>
          <w:r w:rsidRPr="003C5BD3">
            <w:rPr>
              <w:rStyle w:val="Hypertextovodkaz"/>
            </w:rPr>
            <w:t>Dokumentace a reprodukovatelnost</w:t>
          </w:r>
          <w:r>
            <w:rPr>
              <w:webHidden/>
            </w:rPr>
            <w:tab/>
          </w:r>
          <w:r>
            <w:rPr>
              <w:webHidden/>
            </w:rPr>
            <w:fldChar w:fldCharType="begin"/>
          </w:r>
          <w:r>
            <w:rPr>
              <w:webHidden/>
            </w:rPr>
            <w:instrText xml:space="preserve"> PAGEREF _Toc202559902 \h </w:instrText>
          </w:r>
          <w:r>
            <w:rPr>
              <w:webHidden/>
            </w:rPr>
          </w:r>
          <w:r>
            <w:rPr>
              <w:webHidden/>
            </w:rPr>
            <w:fldChar w:fldCharType="separate"/>
          </w:r>
          <w:ins w:id="73" w:author="Valerij Šlovikov" w:date="2025-07-08T18:47:00Z" w16du:dateUtc="2025-07-08T16:47:00Z">
            <w:r w:rsidR="00B04C89">
              <w:rPr>
                <w:webHidden/>
              </w:rPr>
              <w:t>35</w:t>
            </w:r>
          </w:ins>
          <w:del w:id="74" w:author="Valerij Šlovikov" w:date="2025-07-08T18:47:00Z" w16du:dateUtc="2025-07-08T16:47:00Z">
            <w:r w:rsidDel="00B04C89">
              <w:rPr>
                <w:webHidden/>
              </w:rPr>
              <w:delText>33</w:delText>
            </w:r>
          </w:del>
          <w:r>
            <w:rPr>
              <w:webHidden/>
            </w:rPr>
            <w:fldChar w:fldCharType="end"/>
          </w:r>
          <w:r>
            <w:fldChar w:fldCharType="end"/>
          </w:r>
        </w:p>
        <w:p w14:paraId="3BC44863" w14:textId="1DA46A6C"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"_Toc202559903"</w:instrText>
          </w:r>
          <w:r>
            <w:fldChar w:fldCharType="separate"/>
          </w:r>
          <w:r w:rsidRPr="003C5BD3">
            <w:rPr>
              <w:rStyle w:val="Hypertextovodkaz"/>
              <w:rFonts w:eastAsia="Times New Roman"/>
            </w:rPr>
            <w:t>7.</w:t>
          </w:r>
          <w:r>
            <w:rPr>
              <w:rFonts w:eastAsiaTheme="minorEastAsia" w:cstheme="minorBidi"/>
              <w:kern w:val="2"/>
              <w:szCs w:val="24"/>
              <w:lang w:eastAsia="cs-CZ"/>
              <w14:ligatures w14:val="standardContextual"/>
            </w:rPr>
            <w:tab/>
          </w:r>
          <w:r w:rsidRPr="003C5BD3">
            <w:rPr>
              <w:rStyle w:val="Hypertextovodkaz"/>
            </w:rPr>
            <w:t>Implementace základních 3D primitiv</w:t>
          </w:r>
          <w:r>
            <w:rPr>
              <w:webHidden/>
            </w:rPr>
            <w:tab/>
          </w:r>
          <w:r>
            <w:rPr>
              <w:webHidden/>
            </w:rPr>
            <w:fldChar w:fldCharType="begin"/>
          </w:r>
          <w:r>
            <w:rPr>
              <w:webHidden/>
            </w:rPr>
            <w:instrText xml:space="preserve"> PAGEREF _Toc202559903 \h </w:instrText>
          </w:r>
          <w:r>
            <w:rPr>
              <w:webHidden/>
            </w:rPr>
          </w:r>
          <w:r>
            <w:rPr>
              <w:webHidden/>
            </w:rPr>
            <w:fldChar w:fldCharType="separate"/>
          </w:r>
          <w:ins w:id="75" w:author="Valerij Šlovikov" w:date="2025-07-08T18:47:00Z" w16du:dateUtc="2025-07-08T16:47:00Z">
            <w:r w:rsidR="00B04C89">
              <w:rPr>
                <w:webHidden/>
              </w:rPr>
              <w:t>36</w:t>
            </w:r>
          </w:ins>
          <w:del w:id="76" w:author="Valerij Šlovikov" w:date="2025-07-08T18:47:00Z" w16du:dateUtc="2025-07-08T16:47:00Z">
            <w:r w:rsidDel="00B04C89">
              <w:rPr>
                <w:webHidden/>
              </w:rPr>
              <w:delText>34</w:delText>
            </w:r>
          </w:del>
          <w:r>
            <w:rPr>
              <w:webHidden/>
            </w:rPr>
            <w:fldChar w:fldCharType="end"/>
          </w:r>
          <w:r>
            <w:fldChar w:fldCharType="end"/>
          </w:r>
        </w:p>
        <w:p w14:paraId="7419C43F" w14:textId="47936B4E"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"_Toc202559904"</w:instrText>
          </w:r>
          <w:r>
            <w:fldChar w:fldCharType="separate"/>
          </w:r>
          <w:r w:rsidRPr="003C5BD3">
            <w:rPr>
              <w:rStyle w:val="Hypertextovodkaz"/>
            </w:rPr>
            <w:t>7.1.</w:t>
          </w:r>
          <w:r>
            <w:rPr>
              <w:rFonts w:eastAsiaTheme="minorEastAsia" w:cstheme="minorBidi"/>
              <w:kern w:val="2"/>
              <w:szCs w:val="24"/>
              <w:lang w:eastAsia="cs-CZ"/>
              <w14:ligatures w14:val="standardContextual"/>
            </w:rPr>
            <w:tab/>
          </w:r>
          <w:r w:rsidRPr="003C5BD3">
            <w:rPr>
              <w:rStyle w:val="Hypertextovodkaz"/>
            </w:rPr>
            <w:t>WebGL</w:t>
          </w:r>
          <w:r>
            <w:rPr>
              <w:webHidden/>
            </w:rPr>
            <w:tab/>
          </w:r>
          <w:r>
            <w:rPr>
              <w:webHidden/>
            </w:rPr>
            <w:fldChar w:fldCharType="begin"/>
          </w:r>
          <w:r>
            <w:rPr>
              <w:webHidden/>
            </w:rPr>
            <w:instrText xml:space="preserve"> PAGEREF _Toc202559904 \h </w:instrText>
          </w:r>
          <w:r>
            <w:rPr>
              <w:webHidden/>
            </w:rPr>
          </w:r>
          <w:r>
            <w:rPr>
              <w:webHidden/>
            </w:rPr>
            <w:fldChar w:fldCharType="separate"/>
          </w:r>
          <w:ins w:id="77" w:author="Valerij Šlovikov" w:date="2025-07-08T18:47:00Z" w16du:dateUtc="2025-07-08T16:47:00Z">
            <w:r w:rsidR="00B04C89">
              <w:rPr>
                <w:webHidden/>
              </w:rPr>
              <w:t>36</w:t>
            </w:r>
          </w:ins>
          <w:del w:id="78" w:author="Valerij Šlovikov" w:date="2025-07-08T18:47:00Z" w16du:dateUtc="2025-07-08T16:47:00Z">
            <w:r w:rsidDel="00B04C89">
              <w:rPr>
                <w:webHidden/>
              </w:rPr>
              <w:delText>34</w:delText>
            </w:r>
          </w:del>
          <w:r>
            <w:rPr>
              <w:webHidden/>
            </w:rPr>
            <w:fldChar w:fldCharType="end"/>
          </w:r>
          <w:r>
            <w:fldChar w:fldCharType="end"/>
          </w:r>
        </w:p>
        <w:p w14:paraId="1B8A8D44" w14:textId="7D886068"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"_Toc202559905"</w:instrText>
          </w:r>
          <w:r>
            <w:fldChar w:fldCharType="separate"/>
          </w:r>
          <w:r w:rsidRPr="003C5BD3">
            <w:rPr>
              <w:rStyle w:val="Hypertextovodkaz"/>
            </w:rPr>
            <w:t>7.2.</w:t>
          </w:r>
          <w:r>
            <w:rPr>
              <w:rFonts w:eastAsiaTheme="minorEastAsia" w:cstheme="minorBidi"/>
              <w:kern w:val="2"/>
              <w:szCs w:val="24"/>
              <w:lang w:eastAsia="cs-CZ"/>
              <w14:ligatures w14:val="standardContextual"/>
            </w:rPr>
            <w:tab/>
          </w:r>
          <w:r w:rsidRPr="003C5BD3">
            <w:rPr>
              <w:rStyle w:val="Hypertextovodkaz"/>
            </w:rPr>
            <w:t>WebGL2</w:t>
          </w:r>
          <w:r>
            <w:rPr>
              <w:webHidden/>
            </w:rPr>
            <w:tab/>
          </w:r>
          <w:r>
            <w:rPr>
              <w:webHidden/>
            </w:rPr>
            <w:fldChar w:fldCharType="begin"/>
          </w:r>
          <w:r>
            <w:rPr>
              <w:webHidden/>
            </w:rPr>
            <w:instrText xml:space="preserve"> PAGEREF _Toc202559905 \h </w:instrText>
          </w:r>
          <w:r>
            <w:rPr>
              <w:webHidden/>
            </w:rPr>
          </w:r>
          <w:r>
            <w:rPr>
              <w:webHidden/>
            </w:rPr>
            <w:fldChar w:fldCharType="separate"/>
          </w:r>
          <w:ins w:id="79" w:author="Valerij Šlovikov" w:date="2025-07-08T18:47:00Z" w16du:dateUtc="2025-07-08T16:47:00Z">
            <w:r w:rsidR="00B04C89">
              <w:rPr>
                <w:webHidden/>
              </w:rPr>
              <w:t>38</w:t>
            </w:r>
          </w:ins>
          <w:del w:id="80" w:author="Valerij Šlovikov" w:date="2025-07-08T18:47:00Z" w16du:dateUtc="2025-07-08T16:47:00Z">
            <w:r w:rsidDel="00B04C89">
              <w:rPr>
                <w:webHidden/>
              </w:rPr>
              <w:delText>36</w:delText>
            </w:r>
          </w:del>
          <w:r>
            <w:rPr>
              <w:webHidden/>
            </w:rPr>
            <w:fldChar w:fldCharType="end"/>
          </w:r>
          <w:r>
            <w:fldChar w:fldCharType="end"/>
          </w:r>
        </w:p>
        <w:p w14:paraId="2D5A1E3B" w14:textId="73E76426"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"_Toc202559906"</w:instrText>
          </w:r>
          <w:r>
            <w:fldChar w:fldCharType="separate"/>
          </w:r>
          <w:r w:rsidRPr="003C5BD3">
            <w:rPr>
              <w:rStyle w:val="Hypertextovodkaz"/>
            </w:rPr>
            <w:t>7.3.</w:t>
          </w:r>
          <w:r>
            <w:rPr>
              <w:rFonts w:eastAsiaTheme="minorEastAsia" w:cstheme="minorBidi"/>
              <w:kern w:val="2"/>
              <w:szCs w:val="24"/>
              <w:lang w:eastAsia="cs-CZ"/>
              <w14:ligatures w14:val="standardContextual"/>
            </w:rPr>
            <w:tab/>
          </w:r>
          <w:r w:rsidRPr="003C5BD3">
            <w:rPr>
              <w:rStyle w:val="Hypertextovodkaz"/>
            </w:rPr>
            <w:t>WebGPU</w:t>
          </w:r>
          <w:r>
            <w:rPr>
              <w:webHidden/>
            </w:rPr>
            <w:tab/>
          </w:r>
          <w:r>
            <w:rPr>
              <w:webHidden/>
            </w:rPr>
            <w:fldChar w:fldCharType="begin"/>
          </w:r>
          <w:r>
            <w:rPr>
              <w:webHidden/>
            </w:rPr>
            <w:instrText xml:space="preserve"> PAGEREF _Toc202559906 \h </w:instrText>
          </w:r>
          <w:r>
            <w:rPr>
              <w:webHidden/>
            </w:rPr>
          </w:r>
          <w:r>
            <w:rPr>
              <w:webHidden/>
            </w:rPr>
            <w:fldChar w:fldCharType="separate"/>
          </w:r>
          <w:ins w:id="81" w:author="Valerij Šlovikov" w:date="2025-07-08T18:47:00Z" w16du:dateUtc="2025-07-08T16:47:00Z">
            <w:r w:rsidR="00B04C89">
              <w:rPr>
                <w:webHidden/>
              </w:rPr>
              <w:t>39</w:t>
            </w:r>
          </w:ins>
          <w:del w:id="82" w:author="Valerij Šlovikov" w:date="2025-07-08T18:47:00Z" w16du:dateUtc="2025-07-08T16:47:00Z">
            <w:r w:rsidDel="00B04C89">
              <w:rPr>
                <w:webHidden/>
              </w:rPr>
              <w:delText>37</w:delText>
            </w:r>
          </w:del>
          <w:r>
            <w:rPr>
              <w:webHidden/>
            </w:rPr>
            <w:fldChar w:fldCharType="end"/>
          </w:r>
          <w:r>
            <w:fldChar w:fldCharType="end"/>
          </w:r>
        </w:p>
        <w:p w14:paraId="75467D92" w14:textId="0EF9F514" w:rsidR="00556674" w:rsidRDefault="00556674" w:rsidP="00556674">
          <w:pPr>
            <w:pStyle w:val="Obsah3"/>
            <w:tabs>
              <w:tab w:val="left" w:pos="1680"/>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"_Toc202559907"</w:instrText>
          </w:r>
          <w:r>
            <w:fldChar w:fldCharType="separate"/>
          </w:r>
          <w:r w:rsidRPr="003C5BD3">
            <w:rPr>
              <w:rStyle w:val="Hypertextovodkaz"/>
            </w:rPr>
            <w:t>7.3.1.</w:t>
          </w:r>
          <w:r>
            <w:rPr>
              <w:rFonts w:eastAsiaTheme="minorEastAsia" w:cstheme="minorBidi"/>
              <w:kern w:val="2"/>
              <w:szCs w:val="24"/>
              <w:lang w:eastAsia="cs-CZ"/>
              <w14:ligatures w14:val="standardContextual"/>
            </w:rPr>
            <w:tab/>
          </w:r>
          <w:r w:rsidRPr="003C5BD3">
            <w:rPr>
              <w:rStyle w:val="Hypertextovodkaz"/>
            </w:rPr>
            <w:t>CORS a security omezení</w:t>
          </w:r>
          <w:r>
            <w:rPr>
              <w:webHidden/>
            </w:rPr>
            <w:tab/>
          </w:r>
          <w:r>
            <w:rPr>
              <w:webHidden/>
            </w:rPr>
            <w:fldChar w:fldCharType="begin"/>
          </w:r>
          <w:r>
            <w:rPr>
              <w:webHidden/>
            </w:rPr>
            <w:instrText xml:space="preserve"> PAGEREF _Toc202559907 \h </w:instrText>
          </w:r>
          <w:r>
            <w:rPr>
              <w:webHidden/>
            </w:rPr>
          </w:r>
          <w:r>
            <w:rPr>
              <w:webHidden/>
            </w:rPr>
            <w:fldChar w:fldCharType="separate"/>
          </w:r>
          <w:ins w:id="83" w:author="Valerij Šlovikov" w:date="2025-07-08T18:47:00Z" w16du:dateUtc="2025-07-08T16:47:00Z">
            <w:r w:rsidR="00B04C89">
              <w:rPr>
                <w:webHidden/>
              </w:rPr>
              <w:t>39</w:t>
            </w:r>
          </w:ins>
          <w:del w:id="84" w:author="Valerij Šlovikov" w:date="2025-07-08T18:47:00Z" w16du:dateUtc="2025-07-08T16:47:00Z">
            <w:r w:rsidDel="00B04C89">
              <w:rPr>
                <w:webHidden/>
              </w:rPr>
              <w:delText>37</w:delText>
            </w:r>
          </w:del>
          <w:r>
            <w:rPr>
              <w:webHidden/>
            </w:rPr>
            <w:fldChar w:fldCharType="end"/>
          </w:r>
          <w:r>
            <w:fldChar w:fldCharType="end"/>
          </w:r>
        </w:p>
        <w:p w14:paraId="2C4C3676" w14:textId="263BA9B4" w:rsidR="00556674" w:rsidRDefault="00556674" w:rsidP="00556674">
          <w:pPr>
            <w:pStyle w:val="Obsah1"/>
            <w:tabs>
              <w:tab w:val="left" w:pos="981"/>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"_Toc202559908"</w:instrText>
          </w:r>
          <w:r>
            <w:fldChar w:fldCharType="separate"/>
          </w:r>
          <w:r w:rsidRPr="003C5BD3">
            <w:rPr>
              <w:rStyle w:val="Hypertextovodkaz"/>
            </w:rPr>
            <w:t>8.</w:t>
          </w:r>
          <w:r>
            <w:rPr>
              <w:rFonts w:eastAsiaTheme="minorEastAsia" w:cstheme="minorBidi"/>
              <w:kern w:val="2"/>
              <w:szCs w:val="24"/>
              <w:lang w:eastAsia="cs-CZ"/>
              <w14:ligatures w14:val="standardContextual"/>
            </w:rPr>
            <w:tab/>
          </w:r>
          <w:r w:rsidRPr="003C5BD3">
            <w:rPr>
              <w:rStyle w:val="Hypertextovodkaz"/>
            </w:rPr>
            <w:t>Pokročilé renderovací techniky</w:t>
          </w:r>
          <w:r>
            <w:rPr>
              <w:webHidden/>
            </w:rPr>
            <w:tab/>
          </w:r>
          <w:r>
            <w:rPr>
              <w:webHidden/>
            </w:rPr>
            <w:fldChar w:fldCharType="begin"/>
          </w:r>
          <w:r>
            <w:rPr>
              <w:webHidden/>
            </w:rPr>
            <w:instrText xml:space="preserve"> PAGEREF _Toc202559908 \h </w:instrText>
          </w:r>
          <w:r>
            <w:rPr>
              <w:webHidden/>
            </w:rPr>
          </w:r>
          <w:r>
            <w:rPr>
              <w:webHidden/>
            </w:rPr>
            <w:fldChar w:fldCharType="separate"/>
          </w:r>
          <w:ins w:id="85" w:author="Valerij Šlovikov" w:date="2025-07-08T18:47:00Z" w16du:dateUtc="2025-07-08T16:47:00Z">
            <w:r w:rsidR="00B04C89">
              <w:rPr>
                <w:webHidden/>
              </w:rPr>
              <w:t>41</w:t>
            </w:r>
          </w:ins>
          <w:del w:id="86" w:author="Valerij Šlovikov" w:date="2025-07-08T18:47:00Z" w16du:dateUtc="2025-07-08T16:47:00Z">
            <w:r w:rsidDel="00B04C89">
              <w:rPr>
                <w:webHidden/>
              </w:rPr>
              <w:delText>39</w:delText>
            </w:r>
          </w:del>
          <w:r>
            <w:rPr>
              <w:webHidden/>
            </w:rPr>
            <w:fldChar w:fldCharType="end"/>
          </w:r>
          <w:r>
            <w:fldChar w:fldCharType="end"/>
          </w:r>
        </w:p>
        <w:p w14:paraId="02D2206B" w14:textId="59EA2306"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"_Toc202559909"</w:instrText>
          </w:r>
          <w:r>
            <w:fldChar w:fldCharType="separate"/>
          </w:r>
          <w:r w:rsidRPr="003C5BD3">
            <w:rPr>
              <w:rStyle w:val="Hypertextovodkaz"/>
            </w:rPr>
            <w:t>8.1.</w:t>
          </w:r>
          <w:r>
            <w:rPr>
              <w:rFonts w:eastAsiaTheme="minorEastAsia" w:cstheme="minorBidi"/>
              <w:kern w:val="2"/>
              <w:szCs w:val="24"/>
              <w:lang w:eastAsia="cs-CZ"/>
              <w14:ligatures w14:val="standardContextual"/>
            </w:rPr>
            <w:tab/>
          </w:r>
          <w:r w:rsidRPr="003C5BD3">
            <w:rPr>
              <w:rStyle w:val="Hypertextovodkaz"/>
            </w:rPr>
            <w:t>Three.js ekosystém a framework integrace</w:t>
          </w:r>
          <w:r>
            <w:rPr>
              <w:webHidden/>
            </w:rPr>
            <w:tab/>
          </w:r>
          <w:r>
            <w:rPr>
              <w:webHidden/>
            </w:rPr>
            <w:fldChar w:fldCharType="begin"/>
          </w:r>
          <w:r>
            <w:rPr>
              <w:webHidden/>
            </w:rPr>
            <w:instrText xml:space="preserve"> PAGEREF _Toc202559909 \h </w:instrText>
          </w:r>
          <w:r>
            <w:rPr>
              <w:webHidden/>
            </w:rPr>
          </w:r>
          <w:r>
            <w:rPr>
              <w:webHidden/>
            </w:rPr>
            <w:fldChar w:fldCharType="separate"/>
          </w:r>
          <w:ins w:id="87" w:author="Valerij Šlovikov" w:date="2025-07-08T18:47:00Z" w16du:dateUtc="2025-07-08T16:47:00Z">
            <w:r w:rsidR="00B04C89">
              <w:rPr>
                <w:webHidden/>
              </w:rPr>
              <w:t>41</w:t>
            </w:r>
          </w:ins>
          <w:del w:id="88" w:author="Valerij Šlovikov" w:date="2025-07-08T18:47:00Z" w16du:dateUtc="2025-07-08T16:47:00Z">
            <w:r w:rsidDel="00B04C89">
              <w:rPr>
                <w:webHidden/>
              </w:rPr>
              <w:delText>39</w:delText>
            </w:r>
          </w:del>
          <w:r>
            <w:rPr>
              <w:webHidden/>
            </w:rPr>
            <w:fldChar w:fldCharType="end"/>
          </w:r>
          <w:r>
            <w:fldChar w:fldCharType="end"/>
          </w:r>
        </w:p>
        <w:p w14:paraId="52324A4A" w14:textId="064E85B5"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"_Toc202559910"</w:instrText>
          </w:r>
          <w:r>
            <w:fldChar w:fldCharType="separate"/>
          </w:r>
          <w:r w:rsidRPr="003C5BD3">
            <w:rPr>
              <w:rStyle w:val="Hypertextovodkaz"/>
            </w:rPr>
            <w:t>8.2.</w:t>
          </w:r>
          <w:r>
            <w:rPr>
              <w:rFonts w:eastAsiaTheme="minorEastAsia" w:cstheme="minorBidi"/>
              <w:kern w:val="2"/>
              <w:szCs w:val="24"/>
              <w:lang w:eastAsia="cs-CZ"/>
              <w14:ligatures w14:val="standardContextual"/>
            </w:rPr>
            <w:tab/>
          </w:r>
          <w:r w:rsidRPr="003C5BD3">
            <w:rPr>
              <w:rStyle w:val="Hypertextovodkaz"/>
            </w:rPr>
            <w:t>Parallax mapping implementace</w:t>
          </w:r>
          <w:r>
            <w:rPr>
              <w:webHidden/>
            </w:rPr>
            <w:tab/>
          </w:r>
          <w:r>
            <w:rPr>
              <w:webHidden/>
            </w:rPr>
            <w:fldChar w:fldCharType="begin"/>
          </w:r>
          <w:r>
            <w:rPr>
              <w:webHidden/>
            </w:rPr>
            <w:instrText xml:space="preserve"> PAGEREF _Toc202559910 \h </w:instrText>
          </w:r>
          <w:r>
            <w:rPr>
              <w:webHidden/>
            </w:rPr>
          </w:r>
          <w:r>
            <w:rPr>
              <w:webHidden/>
            </w:rPr>
            <w:fldChar w:fldCharType="separate"/>
          </w:r>
          <w:ins w:id="89" w:author="Valerij Šlovikov" w:date="2025-07-08T18:47:00Z" w16du:dateUtc="2025-07-08T16:47:00Z">
            <w:r w:rsidR="00B04C89">
              <w:rPr>
                <w:webHidden/>
              </w:rPr>
              <w:t>42</w:t>
            </w:r>
          </w:ins>
          <w:del w:id="90" w:author="Valerij Šlovikov" w:date="2025-07-08T18:47:00Z" w16du:dateUtc="2025-07-08T16:47:00Z">
            <w:r w:rsidDel="00B04C89">
              <w:rPr>
                <w:webHidden/>
              </w:rPr>
              <w:delText>40</w:delText>
            </w:r>
          </w:del>
          <w:r>
            <w:rPr>
              <w:webHidden/>
            </w:rPr>
            <w:fldChar w:fldCharType="end"/>
          </w:r>
          <w:r>
            <w:fldChar w:fldCharType="end"/>
          </w:r>
        </w:p>
        <w:p w14:paraId="6E58D32C" w14:textId="0D6C3325"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"_Toc202559911"</w:instrText>
          </w:r>
          <w:r>
            <w:fldChar w:fldCharType="separate"/>
          </w:r>
          <w:r w:rsidRPr="003C5BD3">
            <w:rPr>
              <w:rStyle w:val="Hypertextovodkaz"/>
            </w:rPr>
            <w:t>8.3.</w:t>
          </w:r>
          <w:r>
            <w:rPr>
              <w:rFonts w:eastAsiaTheme="minorEastAsia" w:cstheme="minorBidi"/>
              <w:kern w:val="2"/>
              <w:szCs w:val="24"/>
              <w:lang w:eastAsia="cs-CZ"/>
              <w14:ligatures w14:val="standardContextual"/>
            </w:rPr>
            <w:tab/>
          </w:r>
          <w:r w:rsidRPr="003C5BD3">
            <w:rPr>
              <w:rStyle w:val="Hypertextovodkaz"/>
            </w:rPr>
            <w:t>Helix geometrie s advanced materials</w:t>
          </w:r>
          <w:r>
            <w:rPr>
              <w:webHidden/>
            </w:rPr>
            <w:tab/>
          </w:r>
          <w:r>
            <w:rPr>
              <w:webHidden/>
            </w:rPr>
            <w:fldChar w:fldCharType="begin"/>
          </w:r>
          <w:r>
            <w:rPr>
              <w:webHidden/>
            </w:rPr>
            <w:instrText xml:space="preserve"> PAGEREF _Toc202559911 \h </w:instrText>
          </w:r>
          <w:r>
            <w:rPr>
              <w:webHidden/>
            </w:rPr>
          </w:r>
          <w:r>
            <w:rPr>
              <w:webHidden/>
            </w:rPr>
            <w:fldChar w:fldCharType="separate"/>
          </w:r>
          <w:ins w:id="91" w:author="Valerij Šlovikov" w:date="2025-07-08T18:47:00Z" w16du:dateUtc="2025-07-08T16:47:00Z">
            <w:r w:rsidR="00B04C89">
              <w:rPr>
                <w:webHidden/>
              </w:rPr>
              <w:t>43</w:t>
            </w:r>
          </w:ins>
          <w:del w:id="92" w:author="Valerij Šlovikov" w:date="2025-07-08T18:47:00Z" w16du:dateUtc="2025-07-08T16:47:00Z">
            <w:r w:rsidDel="00B04C89">
              <w:rPr>
                <w:webHidden/>
              </w:rPr>
              <w:delText>41</w:delText>
            </w:r>
          </w:del>
          <w:r>
            <w:rPr>
              <w:webHidden/>
            </w:rPr>
            <w:fldChar w:fldCharType="end"/>
          </w:r>
          <w:r>
            <w:fldChar w:fldCharType="end"/>
          </w:r>
        </w:p>
        <w:p w14:paraId="60AA2B1B" w14:textId="0AF2C360" w:rsidR="00556674" w:rsidRDefault="00556674" w:rsidP="00556674">
          <w:pPr>
            <w:pStyle w:val="Obsah2"/>
            <w:tabs>
              <w:tab w:val="left" w:pos="1368"/>
              <w:tab w:val="right" w:leader="dot" w:pos="9490"/>
            </w:tabs>
            <w:spacing w:line="240" w:lineRule="auto"/>
            <w:rPr>
              <w:rFonts w:eastAsiaTheme="minorEastAsia" w:cstheme="minorBidi"/>
              <w:kern w:val="2"/>
              <w:szCs w:val="24"/>
              <w:lang w:eastAsia="cs-CZ"/>
              <w14:ligatures w14:val="standardContextual"/>
            </w:rPr>
          </w:pPr>
          <w:r>
            <w:fldChar w:fldCharType="begin"/>
          </w:r>
          <w:r>
            <w:instrText>HYPERLINK \l "_Toc202559912"</w:instrText>
          </w:r>
          <w:r>
            <w:fldChar w:fldCharType="separate"/>
          </w:r>
          <w:r w:rsidRPr="003C5BD3">
            <w:rPr>
              <w:rStyle w:val="Hypertextovodkaz"/>
            </w:rPr>
            <w:t>8.4.</w:t>
          </w:r>
          <w:r>
            <w:rPr>
              <w:rFonts w:eastAsiaTheme="minorEastAsia" w:cstheme="minorBidi"/>
              <w:kern w:val="2"/>
              <w:szCs w:val="24"/>
              <w:lang w:eastAsia="cs-CZ"/>
              <w14:ligatures w14:val="standardContextual"/>
            </w:rPr>
            <w:tab/>
          </w:r>
          <w:r w:rsidRPr="003C5BD3">
            <w:rPr>
              <w:rStyle w:val="Hypertextovodkaz"/>
            </w:rPr>
            <w:t>Advanced particle systems</w:t>
          </w:r>
          <w:r>
            <w:rPr>
              <w:webHidden/>
            </w:rPr>
            <w:tab/>
          </w:r>
          <w:r>
            <w:rPr>
              <w:webHidden/>
            </w:rPr>
            <w:fldChar w:fldCharType="begin"/>
          </w:r>
          <w:r>
            <w:rPr>
              <w:webHidden/>
            </w:rPr>
            <w:instrText xml:space="preserve"> PAGEREF _Toc202559912 \h </w:instrText>
          </w:r>
          <w:r>
            <w:rPr>
              <w:webHidden/>
            </w:rPr>
          </w:r>
          <w:r>
            <w:rPr>
              <w:webHidden/>
            </w:rPr>
            <w:fldChar w:fldCharType="separate"/>
          </w:r>
          <w:ins w:id="93" w:author="Valerij Šlovikov" w:date="2025-07-08T18:47:00Z" w16du:dateUtc="2025-07-08T16:47:00Z">
            <w:r w:rsidR="00B04C89">
              <w:rPr>
                <w:webHidden/>
              </w:rPr>
              <w:t>44</w:t>
            </w:r>
          </w:ins>
          <w:del w:id="94" w:author="Valerij Šlovikov" w:date="2025-07-08T18:47:00Z" w16du:dateUtc="2025-07-08T16:47:00Z">
            <w:r w:rsidDel="00B04C89">
              <w:rPr>
                <w:webHidden/>
              </w:rPr>
              <w:delText>42</w:delText>
            </w:r>
          </w:del>
          <w:r>
            <w:rPr>
              <w:webHidden/>
            </w:rPr>
            <w:fldChar w:fldCharType="end"/>
          </w:r>
          <w:r>
            <w:fldChar w:fldCharType="end"/>
          </w:r>
        </w:p>
        <w:p w14:paraId="3ECCEF7B" w14:textId="7B4488D7" w:rsidR="00C67F13" w:rsidRPr="00F3089E" w:rsidRDefault="00F96D2A" w:rsidP="00556674">
          <w:pPr>
            <w:spacing w:line="240" w:lineRule="auto"/>
            <w:sectPr w:rsidR="00C67F13" w:rsidRPr="00F3089E" w:rsidSect="009E74A2">
              <w:pgSz w:w="11900" w:h="16840"/>
              <w:pgMar w:top="620" w:right="740" w:bottom="280" w:left="1660" w:header="720" w:footer="720" w:gutter="0"/>
              <w:pgNumType w:start="6"/>
              <w:cols w:space="720"/>
            </w:sectPr>
          </w:pPr>
          <w:r w:rsidRPr="00F3089E">
            <w:fldChar w:fldCharType="end"/>
          </w:r>
        </w:p>
      </w:sdtContent>
    </w:sdt>
    <w:p w14:paraId="7E1D55C9" w14:textId="77777777" w:rsidR="003C6BE8" w:rsidRDefault="003C6BE8" w:rsidP="003C6BE8">
      <w:pPr>
        <w:pStyle w:val="Nadpis1"/>
        <w:numPr>
          <w:ilvl w:val="0"/>
          <w:numId w:val="0"/>
        </w:numPr>
        <w:ind w:left="357" w:hanging="357"/>
      </w:pPr>
      <w:bookmarkStart w:id="95" w:name="_Toc202559868"/>
      <w:r>
        <w:lastRenderedPageBreak/>
        <w:t>Úvod</w:t>
      </w:r>
    </w:p>
    <w:p w14:paraId="68A47B1F" w14:textId="784729AD" w:rsidR="003C6BE8" w:rsidRDefault="00A714AD" w:rsidP="003C6BE8">
      <w:r w:rsidRPr="00A714AD">
        <w:t>Motivací práce je prozkoumat možnosti moderních 3D technologií ve webových prohlížečích. Aktuální znalosti jsou již poměrně rozsáhlé, ale nové API WebGPU naznačuje, že prostor pro výkon i funkčnost ještě zdaleka nebyl vyčerpán.</w:t>
      </w:r>
    </w:p>
    <w:p w14:paraId="204C43FE" w14:textId="0A068217" w:rsidR="00A714AD" w:rsidRDefault="00A714AD" w:rsidP="00A714AD">
      <w:pPr>
        <w:pStyle w:val="Nadpis2"/>
        <w:numPr>
          <w:ilvl w:val="0"/>
          <w:numId w:val="0"/>
        </w:numPr>
        <w:ind w:left="284" w:hanging="284"/>
      </w:pPr>
      <w:r>
        <w:t>Cíl práce</w:t>
      </w:r>
    </w:p>
    <w:p w14:paraId="2562A223" w14:textId="0D6E5BC6" w:rsidR="009A55FE" w:rsidRDefault="00A714AD" w:rsidP="009A55FE">
      <w:r>
        <w:t xml:space="preserve">Cílem práce je </w:t>
      </w:r>
      <w:r w:rsidRPr="00F46C27">
        <w:t>porovna</w:t>
      </w:r>
      <w:r w:rsidR="00F46C27" w:rsidRPr="00F46C27">
        <w:t>t</w:t>
      </w:r>
      <w:r w:rsidRPr="00F46C27">
        <w:t xml:space="preserve"> </w:t>
      </w:r>
      <w:r w:rsidR="00126B8D" w:rsidRPr="00F46C27">
        <w:t>We</w:t>
      </w:r>
      <w:r w:rsidRPr="00F46C27">
        <w:t>bGL 2 a WebGPU z pohledu výkonu a ekosystému</w:t>
      </w:r>
      <w:r w:rsidR="009A55FE" w:rsidRPr="00F46C27">
        <w:t>,</w:t>
      </w:r>
      <w:r w:rsidR="009A55FE">
        <w:rPr>
          <w:b/>
          <w:bCs/>
        </w:rPr>
        <w:t xml:space="preserve"> </w:t>
      </w:r>
      <w:r w:rsidR="009A55FE" w:rsidRPr="007E0BD4">
        <w:t>navrhnout a implementovat demonstrační 3D aplikaci</w:t>
      </w:r>
      <w:r w:rsidR="009A55FE">
        <w:t xml:space="preserve"> a experimentálně ověřit, zda WebGPU na běžném notebooku přináší </w:t>
      </w:r>
      <w:del w:id="96" w:author="Valerij Šlovikov" w:date="2025-07-08T19:27:00Z" w16du:dateUtc="2025-07-08T17:27:00Z">
        <w:r w:rsidR="009A55FE" w:rsidDel="0007341C">
          <w:delText xml:space="preserve">vyšší </w:delText>
        </w:r>
        <w:r w:rsidR="00126B8D" w:rsidDel="0007341C">
          <w:delText>výkon</w:delText>
        </w:r>
      </w:del>
      <w:ins w:id="97" w:author="Valerij Šlovikov" w:date="2025-07-08T19:27:00Z" w16du:dateUtc="2025-07-08T17:27:00Z">
        <w:r w:rsidR="0007341C">
          <w:t xml:space="preserve">více </w:t>
        </w:r>
        <w:r w:rsidR="0007341C" w:rsidRPr="0007341C">
          <w:t>FPS a nižší CPU frame time</w:t>
        </w:r>
      </w:ins>
      <w:r w:rsidR="00126B8D">
        <w:t xml:space="preserve"> při zachování stability.</w:t>
      </w:r>
    </w:p>
    <w:p w14:paraId="0D7D28DB" w14:textId="5C27A974" w:rsidR="00126B8D" w:rsidRDefault="00126B8D" w:rsidP="00126B8D">
      <w:pPr>
        <w:pStyle w:val="Nadpis2"/>
        <w:numPr>
          <w:ilvl w:val="0"/>
          <w:numId w:val="0"/>
        </w:numPr>
        <w:ind w:left="284" w:hanging="284"/>
      </w:pPr>
      <w:r>
        <w:t>Výzkumné otázky</w:t>
      </w:r>
    </w:p>
    <w:p w14:paraId="3332E477" w14:textId="6788108C" w:rsidR="00126B8D" w:rsidRDefault="00126B8D" w:rsidP="00126B8D">
      <w:pPr>
        <w:pStyle w:val="Odstavecseseznamem"/>
        <w:numPr>
          <w:ilvl w:val="0"/>
          <w:numId w:val="64"/>
        </w:numPr>
      </w:pPr>
      <w:r>
        <w:t>Překoná WebGPU WebGL 2 výkon</w:t>
      </w:r>
      <w:ins w:id="98" w:author="Valerij Šlovikov" w:date="2025-07-08T19:28:00Z" w16du:dateUtc="2025-07-08T17:28:00Z">
        <w:r w:rsidR="0007341C">
          <w:t>n</w:t>
        </w:r>
      </w:ins>
      <w:r>
        <w:t>ostně při vykreslování podobných scén?</w:t>
      </w:r>
    </w:p>
    <w:p w14:paraId="2D949C59" w14:textId="1D29D83A" w:rsidR="00126B8D" w:rsidRDefault="00126B8D" w:rsidP="00126B8D">
      <w:pPr>
        <w:pStyle w:val="Odstavecseseznamem"/>
        <w:numPr>
          <w:ilvl w:val="0"/>
          <w:numId w:val="64"/>
        </w:numPr>
      </w:pPr>
      <w:r>
        <w:t>Je současná podpora WebGPU v populárních prohlížečích dostatečná?</w:t>
      </w:r>
    </w:p>
    <w:p w14:paraId="0EB83778" w14:textId="3A7DC611" w:rsidR="00126B8D" w:rsidRDefault="00126B8D" w:rsidP="00126B8D">
      <w:pPr>
        <w:pStyle w:val="Odstavecseseznamem"/>
        <w:numPr>
          <w:ilvl w:val="0"/>
          <w:numId w:val="64"/>
        </w:numPr>
      </w:pPr>
      <w:r>
        <w:t>Jaké jsou současné možnosti vývoje 3D aplikací a ekosystém kolem technologií?</w:t>
      </w:r>
    </w:p>
    <w:p w14:paraId="7A409455" w14:textId="0AFCD1DD" w:rsidR="00126B8D" w:rsidRDefault="00126B8D" w:rsidP="00126B8D">
      <w:r w:rsidRPr="00126B8D">
        <w:t xml:space="preserve">Práce kombinuje literární rešerši se </w:t>
      </w:r>
      <w:ins w:id="99" w:author="Valerij Šlovikov" w:date="2025-07-08T18:43:00Z" w16du:dateUtc="2025-07-08T16:43:00Z">
        <w:r w:rsidR="00B04C89">
          <w:t>s</w:t>
        </w:r>
      </w:ins>
      <w:del w:id="100" w:author="Valerij Šlovikov" w:date="2025-07-08T18:43:00Z" w16du:dateUtc="2025-07-08T16:43:00Z">
        <w:r w:rsidRPr="00126B8D" w:rsidDel="00B04C89">
          <w:delText>š</w:delText>
        </w:r>
      </w:del>
      <w:r w:rsidRPr="00126B8D">
        <w:t>tudijními zdroji (MDN, Khronos, W3C</w:t>
      </w:r>
      <w:ins w:id="101" w:author="Valerij Šlovikov" w:date="2025-07-08T19:29:00Z" w16du:dateUtc="2025-07-08T17:29:00Z">
        <w:r w:rsidR="0007341C">
          <w:t xml:space="preserve"> …</w:t>
        </w:r>
      </w:ins>
      <w:r w:rsidRPr="00126B8D">
        <w:t>)</w:t>
      </w:r>
      <w:r w:rsidRPr="00126B8D">
        <w:t xml:space="preserve"> </w:t>
      </w:r>
      <w:r w:rsidRPr="00126B8D">
        <w:t xml:space="preserve">, implementaci </w:t>
      </w:r>
      <w:del w:id="102" w:author="Valerij Šlovikov" w:date="2025-07-08T18:43:00Z" w16du:dateUtc="2025-07-08T16:43:00Z">
        <w:r w:rsidRPr="00126B8D" w:rsidDel="00B04C89">
          <w:delText xml:space="preserve">dvou demo-aplikací (Three.js + Babylon.js) </w:delText>
        </w:r>
      </w:del>
      <w:ins w:id="103" w:author="Valerij Šlovikov" w:date="2025-07-08T18:43:00Z" w16du:dateUtc="2025-07-08T16:43:00Z">
        <w:r w:rsidR="00B04C89">
          <w:t>několika demo aplikací od základní „He</w:t>
        </w:r>
      </w:ins>
      <w:ins w:id="104" w:author="Valerij Šlovikov" w:date="2025-07-08T18:44:00Z" w16du:dateUtc="2025-07-08T16:44:00Z">
        <w:r w:rsidR="00B04C89">
          <w:t>llo World</w:t>
        </w:r>
      </w:ins>
      <w:ins w:id="105" w:author="Valerij Šlovikov" w:date="2025-07-08T18:43:00Z" w16du:dateUtc="2025-07-08T16:43:00Z">
        <w:r w:rsidR="00B04C89">
          <w:t>“</w:t>
        </w:r>
      </w:ins>
      <w:ins w:id="106" w:author="Valerij Šlovikov" w:date="2025-07-08T18:44:00Z" w16du:dateUtc="2025-07-08T16:44:00Z">
        <w:r w:rsidR="00B04C89">
          <w:t xml:space="preserve"> </w:t>
        </w:r>
      </w:ins>
      <w:ins w:id="107" w:author="Valerij Šlovikov" w:date="2025-07-08T19:28:00Z" w16du:dateUtc="2025-07-08T17:28:00Z">
        <w:r w:rsidR="0007341C">
          <w:t>uká</w:t>
        </w:r>
      </w:ins>
      <w:ins w:id="108" w:author="Valerij Šlovikov" w:date="2025-07-08T19:29:00Z" w16du:dateUtc="2025-07-08T17:29:00Z">
        <w:r w:rsidR="0007341C">
          <w:t>zky</w:t>
        </w:r>
      </w:ins>
      <w:ins w:id="109" w:author="Valerij Šlovikov" w:date="2025-07-08T18:44:00Z" w16du:dateUtc="2025-07-08T16:44:00Z">
        <w:r w:rsidR="00B04C89">
          <w:t xml:space="preserve"> po komplexní scény pro porovnání WebGL 2 a WebGPU</w:t>
        </w:r>
      </w:ins>
      <w:ins w:id="110" w:author="Valerij Šlovikov" w:date="2025-07-08T19:29:00Z" w16du:dateUtc="2025-07-08T17:29:00Z">
        <w:r w:rsidR="0007341C">
          <w:t>.</w:t>
        </w:r>
      </w:ins>
      <w:del w:id="111" w:author="Valerij Šlovikov" w:date="2025-07-08T18:44:00Z" w16du:dateUtc="2025-07-08T16:44:00Z">
        <w:r w:rsidRPr="00126B8D" w:rsidDel="00B04C89">
          <w:delText xml:space="preserve">a syntetické benchmarky v Godot engine podle scénáře Fransson et al. (2024). </w:delText>
        </w:r>
      </w:del>
      <w:ins w:id="112" w:author="Valerij Šlovikov" w:date="2025-07-08T19:29:00Z" w16du:dateUtc="2025-07-08T17:29:00Z">
        <w:r w:rsidR="0007341C">
          <w:t xml:space="preserve"> V</w:t>
        </w:r>
      </w:ins>
      <w:del w:id="113" w:author="Valerij Šlovikov" w:date="2025-07-08T19:29:00Z" w16du:dateUtc="2025-07-08T17:29:00Z">
        <w:r w:rsidRPr="00126B8D" w:rsidDel="0007341C">
          <w:delText>V</w:delText>
        </w:r>
      </w:del>
      <w:r w:rsidRPr="00126B8D">
        <w:t>ýkon měříme FPS, latency a počtem draw-callů</w:t>
      </w:r>
      <w:ins w:id="114" w:author="Valerij Šlovikov" w:date="2025-07-08T18:44:00Z" w16du:dateUtc="2025-07-08T16:44:00Z">
        <w:r w:rsidR="00B04C89">
          <w:t>.</w:t>
        </w:r>
      </w:ins>
      <w:del w:id="115" w:author="Valerij Šlovikov" w:date="2025-07-08T18:44:00Z" w16du:dateUtc="2025-07-08T16:44:00Z">
        <w:r w:rsidRPr="00126B8D" w:rsidDel="00B04C89">
          <w:delText>; bezpečnost vyhodnocujeme na základě oficiálních release notes Firefox/Mozilla Security Team (2024)</w:delText>
        </w:r>
      </w:del>
    </w:p>
    <w:p w14:paraId="7916CEFC" w14:textId="5562E350" w:rsidR="00126B8D" w:rsidRDefault="00126B8D" w:rsidP="007E0BD4">
      <w:pPr>
        <w:pStyle w:val="Nadpis2"/>
        <w:numPr>
          <w:ilvl w:val="0"/>
          <w:numId w:val="0"/>
        </w:numPr>
        <w:ind w:left="284" w:hanging="284"/>
      </w:pPr>
      <w:r>
        <w:t>Struktura dokumentu</w:t>
      </w:r>
    </w:p>
    <w:p w14:paraId="2147E3F7" w14:textId="295FDDCD" w:rsidR="00126B8D" w:rsidRPr="0001600C" w:rsidRDefault="00126B8D" w:rsidP="007E0BD4">
      <w:pPr>
        <w:pStyle w:val="Odstavecseseznamem"/>
        <w:numPr>
          <w:ilvl w:val="0"/>
          <w:numId w:val="65"/>
        </w:numPr>
      </w:pPr>
      <w:r w:rsidRPr="0001600C">
        <w:t>Kapitola 1 shrnuje historický vývoj 3D grafiky na webu a uvede klíčové pojmy.</w:t>
      </w:r>
    </w:p>
    <w:p w14:paraId="6ECF337E" w14:textId="621FAFAB" w:rsidR="00126B8D" w:rsidRPr="0001600C" w:rsidRDefault="00126B8D" w:rsidP="007E0BD4">
      <w:pPr>
        <w:pStyle w:val="Odstavecseseznamem"/>
        <w:numPr>
          <w:ilvl w:val="0"/>
          <w:numId w:val="65"/>
        </w:numPr>
      </w:pPr>
      <w:r w:rsidRPr="0001600C">
        <w:t>Kapitola 2 provádí detailní porovnání API WebGL, WebGL 2, WebGPU.</w:t>
      </w:r>
    </w:p>
    <w:p w14:paraId="3480B33A" w14:textId="336F8182" w:rsidR="00126B8D" w:rsidRPr="0001600C" w:rsidRDefault="00126B8D" w:rsidP="007E0BD4">
      <w:pPr>
        <w:pStyle w:val="Odstavecseseznamem"/>
        <w:numPr>
          <w:ilvl w:val="0"/>
          <w:numId w:val="65"/>
        </w:numPr>
      </w:pPr>
      <w:r w:rsidRPr="0001600C">
        <w:t>Kapitola 3 mapuje ekosystém knihoven (Three.js, Babylon.js, PlayCanvas).</w:t>
      </w:r>
    </w:p>
    <w:p w14:paraId="6E760C08" w14:textId="3DBD144D" w:rsidR="00126B8D" w:rsidRPr="0001600C" w:rsidRDefault="00126B8D" w:rsidP="007E0BD4">
      <w:pPr>
        <w:pStyle w:val="Odstavecseseznamem"/>
        <w:numPr>
          <w:ilvl w:val="0"/>
          <w:numId w:val="65"/>
        </w:numPr>
      </w:pPr>
      <w:r w:rsidRPr="0001600C">
        <w:t xml:space="preserve">Kapitola 4 popisuje parallax mapping </w:t>
      </w:r>
    </w:p>
    <w:p w14:paraId="5BFE88E4" w14:textId="0575013D" w:rsidR="00126B8D" w:rsidRPr="0001600C" w:rsidRDefault="00126B8D" w:rsidP="007E0BD4">
      <w:pPr>
        <w:pStyle w:val="Odstavecseseznamem"/>
        <w:numPr>
          <w:ilvl w:val="0"/>
          <w:numId w:val="65"/>
        </w:numPr>
      </w:pPr>
      <w:r w:rsidRPr="0001600C">
        <w:t xml:space="preserve">Kapitola 5 </w:t>
      </w:r>
      <w:del w:id="116" w:author="Valerij Šlovikov" w:date="2025-07-08T21:15:00Z" w16du:dateUtc="2025-07-08T19:15:00Z">
        <w:r w:rsidRPr="0001600C" w:rsidDel="0001600C">
          <w:delText>diskutuje využití WebGPU pro AI výpočty</w:delText>
        </w:r>
      </w:del>
    </w:p>
    <w:p w14:paraId="2B9DE6BE" w14:textId="434C88F5" w:rsidR="00126B8D" w:rsidRPr="0001600C" w:rsidRDefault="00126B8D" w:rsidP="00126B8D">
      <w:pPr>
        <w:pStyle w:val="Odstavecseseznamem"/>
        <w:numPr>
          <w:ilvl w:val="0"/>
          <w:numId w:val="65"/>
        </w:numPr>
      </w:pPr>
      <w:r w:rsidRPr="0001600C">
        <w:t>Kapitoly 6</w:t>
      </w:r>
      <w:ins w:id="117" w:author="Valerij Šlovikov" w:date="2025-07-08T18:46:00Z" w16du:dateUtc="2025-07-08T16:46:00Z">
        <w:r w:rsidR="00B04C89" w:rsidRPr="0001600C">
          <w:rPr>
            <w:rPrChange w:id="118" w:author="Valerij Šlovikov" w:date="2025-07-08T21:15:00Z" w16du:dateUtc="2025-07-08T19:15:00Z">
              <w:rPr>
                <w:color w:val="EE0000"/>
              </w:rPr>
            </w:rPrChange>
          </w:rPr>
          <w:t xml:space="preserve"> </w:t>
        </w:r>
      </w:ins>
      <w:del w:id="119" w:author="Valerij Šlovikov" w:date="2025-07-08T18:45:00Z" w16du:dateUtc="2025-07-08T16:45:00Z">
        <w:r w:rsidRPr="0001600C" w:rsidDel="00B04C89">
          <w:delText xml:space="preserve">–8 </w:delText>
        </w:r>
      </w:del>
      <w:r w:rsidRPr="0001600C">
        <w:t>přinášejí implementaci dem, experimentální část a závěr.</w:t>
      </w:r>
    </w:p>
    <w:p w14:paraId="1F8D63A1" w14:textId="05B060D1" w:rsidR="00126B8D" w:rsidRPr="0001600C" w:rsidRDefault="00126B8D" w:rsidP="007E0BD4">
      <w:pPr>
        <w:pStyle w:val="Odstavecseseznamem"/>
        <w:numPr>
          <w:ilvl w:val="0"/>
          <w:numId w:val="65"/>
        </w:numPr>
        <w:rPr>
          <w:ins w:id="120" w:author="Valerij Šlovikov" w:date="2025-07-08T18:45:00Z" w16du:dateUtc="2025-07-08T16:45:00Z"/>
        </w:rPr>
      </w:pPr>
      <w:r w:rsidRPr="0001600C">
        <w:t>Kapitola</w:t>
      </w:r>
      <w:ins w:id="121" w:author="Valerij Šlovikov" w:date="2025-07-08T18:45:00Z" w16du:dateUtc="2025-07-08T16:45:00Z">
        <w:r w:rsidR="00B04C89" w:rsidRPr="0001600C">
          <w:t xml:space="preserve"> 7</w:t>
        </w:r>
      </w:ins>
    </w:p>
    <w:p w14:paraId="517E2EBA" w14:textId="1BD50C7D" w:rsidR="00B04C89" w:rsidRPr="0001600C" w:rsidRDefault="00B04C89" w:rsidP="007E0BD4">
      <w:pPr>
        <w:pStyle w:val="Odstavecseseznamem"/>
        <w:numPr>
          <w:ilvl w:val="0"/>
          <w:numId w:val="65"/>
        </w:numPr>
      </w:pPr>
      <w:ins w:id="122" w:author="Valerij Šlovikov" w:date="2025-07-08T18:45:00Z" w16du:dateUtc="2025-07-08T16:45:00Z">
        <w:r w:rsidRPr="0001600C">
          <w:t>Kapitola 8</w:t>
        </w:r>
      </w:ins>
    </w:p>
    <w:p w14:paraId="206310C7" w14:textId="0290D342" w:rsidR="00A42382" w:rsidRPr="00A42382" w:rsidRDefault="00F658CD" w:rsidP="008C0610">
      <w:pPr>
        <w:pStyle w:val="Nadpis1"/>
        <w:numPr>
          <w:ilvl w:val="0"/>
          <w:numId w:val="21"/>
        </w:numPr>
      </w:pPr>
      <w:r w:rsidRPr="0018468E">
        <w:rPr>
          <w:rFonts w:cstheme="minorHAnsi"/>
        </w:rPr>
        <w:lastRenderedPageBreak/>
        <w:t>Úvod</w:t>
      </w:r>
      <w:bookmarkEnd w:id="95"/>
      <w:r w:rsidR="003C6BE8">
        <w:rPr>
          <w:rFonts w:cstheme="minorHAnsi"/>
        </w:rPr>
        <w:t xml:space="preserve"> </w:t>
      </w:r>
      <w:r w:rsidR="003C6BE8" w:rsidRPr="003C6BE8">
        <w:rPr>
          <w:rFonts w:cstheme="minorHAnsi"/>
        </w:rPr>
        <w:t>do 3D Grafiky ve webových aplikacích</w:t>
      </w:r>
    </w:p>
    <w:p w14:paraId="0F8266A0" w14:textId="2B33BF8A" w:rsidR="009E4656" w:rsidRPr="0018468E" w:rsidRDefault="009E4656" w:rsidP="008C0610">
      <w:r w:rsidRPr="0018468E">
        <w:t xml:space="preserve">3D grafika na webu otevřela nové možnosti pro vývojáře, designéry i koncové uživatele, poskytující bohaté a interaktivní zážitky přímo v internetovém prohlížeči. Již nemusíme čekat na vzdálenou budoucnost, kdy 3D modely, </w:t>
      </w:r>
      <w:r w:rsidR="0081369A" w:rsidRPr="0018468E">
        <w:t>animace,</w:t>
      </w:r>
      <w:r w:rsidRPr="0018468E">
        <w:t xml:space="preserve"> a dokonce i celé virtuální světy budou dostupné na dosah kliknutí. </w:t>
      </w:r>
      <w:r w:rsidR="00C9447D" w:rsidRPr="0018468E">
        <w:t>Zmíněné</w:t>
      </w:r>
      <w:r w:rsidRPr="0018468E">
        <w:t xml:space="preserve"> technologie už jsou tady a postupně se stávají standardní součástí moderních webových aplikací.</w:t>
      </w:r>
    </w:p>
    <w:p w14:paraId="18A7B935" w14:textId="49078BFB" w:rsidR="009E4656" w:rsidRPr="0018468E" w:rsidRDefault="009E4656" w:rsidP="00FD0344">
      <w:pPr>
        <w:pStyle w:val="Nadpis2"/>
        <w:rPr>
          <w:rFonts w:cstheme="minorHAnsi"/>
        </w:rPr>
      </w:pPr>
      <w:bookmarkStart w:id="123" w:name="_Toc202559869"/>
      <w:r w:rsidRPr="0018468E">
        <w:rPr>
          <w:rFonts w:cstheme="minorHAnsi"/>
        </w:rPr>
        <w:t>Proč je 3D grafika na webu důležitá</w:t>
      </w:r>
      <w:bookmarkEnd w:id="123"/>
    </w:p>
    <w:p w14:paraId="7578D8C1" w14:textId="77777777" w:rsidR="009E4656" w:rsidRPr="0018468E" w:rsidRDefault="009E4656" w:rsidP="00442C9A">
      <w:pPr>
        <w:pStyle w:val="Zkladntext"/>
      </w:pPr>
      <w:r w:rsidRPr="0018468E">
        <w:t>V době, kdy uživatelé očekávají stále atraktivnější a dynamičtější obsah, představuje 3D grafika výrazné odlišení od běžných 2D webů. Ať už se jedná o prezentační web pro architektonický projekt, online konfigurátor produktu, nebo interaktivní vzdělávací nástroj, 3D modely a animace vtahují uživatele mnohem hlouběji do obsahu. Tím se zvyšuje míra zapojení i délka stráveného času na webu, což může výrazně přispět k úspěchu projektu.</w:t>
      </w:r>
    </w:p>
    <w:p w14:paraId="38204E4A" w14:textId="51EA2D31" w:rsidR="009E4656" w:rsidRPr="0018468E" w:rsidRDefault="009E4656" w:rsidP="00556674">
      <w:r w:rsidRPr="0018468E">
        <w:t xml:space="preserve">Dříve byla 3D grafika doménou specializovaného softwaru a hardwaru. Uživatelé potřebovali výkonné stroje a programy, jako je Blender, 3ds Max, Maya, případně herní enginy typu Unity či Unreal Engine. Nasazení 3D prvků na webu se často řešilo přes pluginy jako Flash </w:t>
      </w:r>
      <w:sdt>
        <w:sdtPr>
          <w:id w:val="-557862603"/>
          <w:citation/>
        </w:sdtPr>
        <w:sdtContent>
          <w:r w:rsidR="00C432C0">
            <w:fldChar w:fldCharType="begin"/>
          </w:r>
          <w:r w:rsidR="00BE0FD5">
            <w:instrText xml:space="preserve">CITATION Med \l 1029 </w:instrText>
          </w:r>
          <w:r w:rsidR="00C432C0">
            <w:fldChar w:fldCharType="separate"/>
          </w:r>
          <w:r w:rsidR="00BE0FD5">
            <w:t>(Adobe, 2021)</w:t>
          </w:r>
          <w:r w:rsidR="00C432C0">
            <w:fldChar w:fldCharType="end"/>
          </w:r>
        </w:sdtContent>
      </w:sdt>
      <w:r w:rsidR="00C432C0">
        <w:t xml:space="preserve"> </w:t>
      </w:r>
      <w:r w:rsidRPr="0018468E">
        <w:t>nebo Unity Web Player</w:t>
      </w:r>
      <w:sdt>
        <w:sdtPr>
          <w:id w:val="-895048990"/>
          <w:citation/>
        </w:sdtPr>
        <w:sdtContent>
          <w:r w:rsidR="0086736C">
            <w:fldChar w:fldCharType="begin"/>
          </w:r>
          <w:r w:rsidR="000F6C7D">
            <w:instrText xml:space="preserve">CITATION BEN23 \l 1029 </w:instrText>
          </w:r>
          <w:r w:rsidR="0086736C">
            <w:fldChar w:fldCharType="separate"/>
          </w:r>
          <w:r w:rsidR="00A66F9F">
            <w:t xml:space="preserve"> (Craven, 2023)</w:t>
          </w:r>
          <w:r w:rsidR="0086736C">
            <w:fldChar w:fldCharType="end"/>
          </w:r>
        </w:sdtContent>
      </w:sdt>
      <w:r w:rsidRPr="0018468E">
        <w:t>, což bylo komplikované z pohledu bezpečnosti i uživatelského komfortu. Vstupem technologií jako WebGL, WebGL2 a WebGPU do mainstreamových prohlížečů se 3D grafika stává daleko přístupnější a demokratizovanější, a to jak pro vývojáře, tak pro uživatele.</w:t>
      </w:r>
    </w:p>
    <w:p w14:paraId="1D12E8ED" w14:textId="2F355139" w:rsidR="00334D85" w:rsidRPr="0018468E" w:rsidRDefault="00334D85" w:rsidP="00FD0344">
      <w:pPr>
        <w:pStyle w:val="Nadpis2"/>
        <w:rPr>
          <w:rFonts w:eastAsia="Times New Roman" w:cstheme="minorHAnsi"/>
        </w:rPr>
      </w:pPr>
      <w:bookmarkStart w:id="124" w:name="_Toc202559870"/>
      <w:r w:rsidRPr="0018468E">
        <w:rPr>
          <w:rFonts w:cstheme="minorHAnsi"/>
        </w:rPr>
        <w:t>Popis WebGL, WebGL2 a WebGPU</w:t>
      </w:r>
      <w:bookmarkEnd w:id="124"/>
    </w:p>
    <w:p w14:paraId="3C6B4233" w14:textId="3B88D602" w:rsidR="00556674" w:rsidRPr="00C512A8" w:rsidRDefault="00334D85" w:rsidP="00C512A8">
      <w:r w:rsidRPr="0018468E">
        <w:rPr>
          <w:rStyle w:val="Siln"/>
        </w:rPr>
        <w:t>WebGL (Web Graphics Library)</w:t>
      </w:r>
      <w:r w:rsidRPr="0018468E">
        <w:t xml:space="preserve"> je API vycházející z OpenGL ES 2.0, které umožňuje vykreslování 2D i 3D grafiky přímo v prohlížeči bez nutnosti instalovat jakékoli externí pluginy. Je výsledkem snah skupiny Khronos Group a poprvé bylo oficiálně vydáno v roce 2011</w:t>
      </w:r>
      <w:sdt>
        <w:sdtPr>
          <w:id w:val="-139581017"/>
          <w:citation/>
        </w:sdtPr>
        <w:sdtContent>
          <w:r w:rsidR="00096E20" w:rsidRPr="0018468E">
            <w:fldChar w:fldCharType="begin"/>
          </w:r>
          <w:r w:rsidR="009B09C5">
            <w:instrText xml:space="preserve">CITATION The11 \l 1029 </w:instrText>
          </w:r>
          <w:r w:rsidR="00096E20" w:rsidRPr="0018468E">
            <w:fldChar w:fldCharType="separate"/>
          </w:r>
          <w:r w:rsidR="00A66F9F">
            <w:t xml:space="preserve"> (The Khronos Group, 2011)</w:t>
          </w:r>
          <w:r w:rsidR="00096E20" w:rsidRPr="0018468E">
            <w:fldChar w:fldCharType="end"/>
          </w:r>
        </w:sdtContent>
      </w:sdt>
      <w:r w:rsidRPr="0018468E">
        <w:t>. Od té doby si WebGL našlo cestu do všech hlavních prohlížečů včetně Google Chrome, Mozilla Firefox, Safari a Microsoft Edge</w:t>
      </w:r>
      <w:r w:rsidR="001557FC" w:rsidRPr="0018468E">
        <w:t xml:space="preserve"> </w:t>
      </w:r>
      <w:sdt>
        <w:sdtPr>
          <w:id w:val="-1849780352"/>
          <w:citation/>
        </w:sdtPr>
        <w:sdtContent>
          <w:r w:rsidR="001557FC" w:rsidRPr="0018468E">
            <w:fldChar w:fldCharType="begin"/>
          </w:r>
          <w:r w:rsidR="00BE0FD5">
            <w:instrText xml:space="preserve">CITATION Can24 \l 1029 </w:instrText>
          </w:r>
          <w:r w:rsidR="001557FC" w:rsidRPr="0018468E">
            <w:fldChar w:fldCharType="separate"/>
          </w:r>
          <w:r w:rsidR="00BE0FD5">
            <w:t>(Can I use, 2024)</w:t>
          </w:r>
          <w:r w:rsidR="001557FC" w:rsidRPr="0018468E">
            <w:fldChar w:fldCharType="end"/>
          </w:r>
        </w:sdtContent>
      </w:sdt>
      <w:r w:rsidRPr="0018468E">
        <w:t>.</w:t>
      </w:r>
    </w:p>
    <w:p w14:paraId="6722E719" w14:textId="75E06F79" w:rsidR="00334D85" w:rsidRPr="0018468E" w:rsidRDefault="00334D85" w:rsidP="00556674">
      <w:r w:rsidRPr="0018468E">
        <w:rPr>
          <w:rStyle w:val="Siln"/>
        </w:rPr>
        <w:lastRenderedPageBreak/>
        <w:t>Fungování:</w:t>
      </w:r>
      <w:r w:rsidRPr="0018468E">
        <w:br/>
      </w:r>
      <w:r w:rsidRPr="00FD5C0D">
        <w:rPr>
          <w:b/>
          <w:bCs/>
          <w:rPrChange w:id="125" w:author="Valerij Šlovikov" w:date="2025-07-08T19:17:00Z" w16du:dateUtc="2025-07-08T17:17:00Z">
            <w:rPr/>
          </w:rPrChange>
        </w:rPr>
        <w:t>WebGL</w:t>
      </w:r>
      <w:r w:rsidRPr="0018468E">
        <w:t xml:space="preserve"> využívá kódy zvané </w:t>
      </w:r>
      <w:r w:rsidRPr="0018468E">
        <w:rPr>
          <w:rStyle w:val="Zdraznn"/>
        </w:rPr>
        <w:t>shadery</w:t>
      </w:r>
      <w:r w:rsidRPr="0018468E">
        <w:t xml:space="preserve"> (vertex a fragment shadery), které běží na grafické kartě (GPU). Programátor píše tyto shadery v jazyce GLSL (OpenGL Shading Language)</w:t>
      </w:r>
      <w:r w:rsidR="00C432C0">
        <w:t xml:space="preserve"> </w:t>
      </w:r>
      <w:sdt>
        <w:sdtPr>
          <w:id w:val="-1708780810"/>
          <w:citation/>
        </w:sdtPr>
        <w:sdtContent>
          <w:r w:rsidR="00C432C0">
            <w:fldChar w:fldCharType="begin"/>
          </w:r>
          <w:r w:rsidR="005433E2">
            <w:instrText xml:space="preserve">CITATION Moz \l 1029 </w:instrText>
          </w:r>
          <w:r w:rsidR="00C432C0">
            <w:fldChar w:fldCharType="separate"/>
          </w:r>
          <w:r w:rsidR="00A66F9F">
            <w:t>(MDN Web Docs, 2025)</w:t>
          </w:r>
          <w:r w:rsidR="00C432C0">
            <w:fldChar w:fldCharType="end"/>
          </w:r>
        </w:sdtContent>
      </w:sdt>
      <w:r w:rsidRPr="0018468E">
        <w:t xml:space="preserve"> a skrze JavaScript s nimi komunikuje. Na nízkoúrovňové úrovni tak dochází ke komunikaci mezi prohlížečem a grafickým hardwarem uživatele.</w:t>
      </w:r>
    </w:p>
    <w:p w14:paraId="41089C46"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Hlavní rysy:</w:t>
      </w:r>
    </w:p>
    <w:p w14:paraId="025FFC61" w14:textId="421200AF" w:rsidR="00334D85" w:rsidRPr="0018468E" w:rsidRDefault="00334D85" w:rsidP="00442C9A">
      <w:pPr>
        <w:pStyle w:val="Odstavecseseznamem"/>
        <w:numPr>
          <w:ilvl w:val="0"/>
          <w:numId w:val="3"/>
        </w:numPr>
      </w:pPr>
      <w:r w:rsidRPr="0018468E">
        <w:rPr>
          <w:rStyle w:val="Siln"/>
        </w:rPr>
        <w:t>Vykreslování bez pluginů</w:t>
      </w:r>
      <w:ins w:id="126" w:author="Valerij Šlovikov" w:date="2025-07-08T18:51:00Z" w16du:dateUtc="2025-07-08T16:51:00Z">
        <w:r w:rsidR="00B04C89" w:rsidRPr="0018468E">
          <w:t>:</w:t>
        </w:r>
        <w:r w:rsidR="00B04C89">
          <w:t xml:space="preserve"> </w:t>
        </w:r>
      </w:ins>
      <w:del w:id="127" w:author="Valerij Šlovikov" w:date="2025-07-08T18:51:00Z" w16du:dateUtc="2025-07-08T16:51:00Z">
        <w:r w:rsidRPr="0018468E" w:rsidDel="00B04C89">
          <w:delText xml:space="preserve"> – </w:delText>
        </w:r>
      </w:del>
      <w:r w:rsidRPr="0018468E">
        <w:t>stačí aktuální prohlížeč.</w:t>
      </w:r>
    </w:p>
    <w:p w14:paraId="3DCE011D" w14:textId="5150834E" w:rsidR="00334D85" w:rsidRPr="0018468E" w:rsidRDefault="00334D85" w:rsidP="00442C9A">
      <w:pPr>
        <w:pStyle w:val="Odstavecseseznamem"/>
        <w:numPr>
          <w:ilvl w:val="0"/>
          <w:numId w:val="3"/>
        </w:numPr>
      </w:pPr>
      <w:r w:rsidRPr="0018468E">
        <w:rPr>
          <w:rStyle w:val="Siln"/>
        </w:rPr>
        <w:t>Podpora GPU</w:t>
      </w:r>
      <w:ins w:id="128" w:author="Valerij Šlovikov" w:date="2025-07-08T18:51:00Z" w16du:dateUtc="2025-07-08T16:51:00Z">
        <w:r w:rsidR="00B04C89" w:rsidRPr="0018468E">
          <w:t>:</w:t>
        </w:r>
        <w:r w:rsidR="00B04C89">
          <w:t xml:space="preserve"> </w:t>
        </w:r>
      </w:ins>
      <w:del w:id="129" w:author="Valerij Šlovikov" w:date="2025-07-08T18:51:00Z" w16du:dateUtc="2025-07-08T16:51:00Z">
        <w:r w:rsidRPr="0018468E" w:rsidDel="00B04C89">
          <w:delText xml:space="preserve"> – </w:delText>
        </w:r>
      </w:del>
      <w:r w:rsidRPr="0018468E">
        <w:t>umožňuje akcelerované vykreslování i složitých scén, her a interaktivních projektů.</w:t>
      </w:r>
    </w:p>
    <w:p w14:paraId="230D784C" w14:textId="796D4728" w:rsidR="00334D85" w:rsidRPr="0018468E" w:rsidRDefault="00334D85" w:rsidP="00442C9A">
      <w:pPr>
        <w:pStyle w:val="Odstavecseseznamem"/>
        <w:numPr>
          <w:ilvl w:val="0"/>
          <w:numId w:val="3"/>
        </w:numPr>
      </w:pPr>
      <w:r w:rsidRPr="0018468E">
        <w:rPr>
          <w:rStyle w:val="Siln"/>
        </w:rPr>
        <w:t>Omezení</w:t>
      </w:r>
      <w:ins w:id="130" w:author="Valerij Šlovikov" w:date="2025-07-08T18:51:00Z" w16du:dateUtc="2025-07-08T16:51:00Z">
        <w:r w:rsidR="00B04C89" w:rsidRPr="0018468E">
          <w:t>:</w:t>
        </w:r>
        <w:r w:rsidR="00B04C89">
          <w:t xml:space="preserve"> </w:t>
        </w:r>
      </w:ins>
      <w:del w:id="131" w:author="Valerij Šlovikov" w:date="2025-07-08T18:51:00Z" w16du:dateUtc="2025-07-08T16:51:00Z">
        <w:r w:rsidRPr="0018468E" w:rsidDel="00B04C89">
          <w:delText xml:space="preserve"> – </w:delText>
        </w:r>
      </w:del>
      <w:r w:rsidRPr="0018468E">
        <w:t>některé pokročilejší funkce moderních GPU (jako 3D textury nebo některé formy pokročilých shaderů) nebyly v původním WebGL dostupné.</w:t>
      </w:r>
    </w:p>
    <w:p w14:paraId="56CCCF61"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Využití v praxi:</w:t>
      </w:r>
    </w:p>
    <w:p w14:paraId="0A3C98EE" w14:textId="77777777" w:rsidR="00334D85" w:rsidRPr="0018468E" w:rsidRDefault="00334D85" w:rsidP="00442C9A">
      <w:pPr>
        <w:pStyle w:val="Odstavecseseznamem"/>
        <w:numPr>
          <w:ilvl w:val="0"/>
          <w:numId w:val="3"/>
        </w:numPr>
      </w:pPr>
      <w:r w:rsidRPr="0018468E">
        <w:t>Interaktivní grafy, vzdělávací simulace (např. 3D anatomie, fyzikální modely).</w:t>
      </w:r>
    </w:p>
    <w:p w14:paraId="51C38A06" w14:textId="77777777" w:rsidR="00334D85" w:rsidRPr="0018468E" w:rsidRDefault="00334D85" w:rsidP="00442C9A">
      <w:pPr>
        <w:pStyle w:val="Odstavecseseznamem"/>
        <w:numPr>
          <w:ilvl w:val="0"/>
          <w:numId w:val="3"/>
        </w:numPr>
      </w:pPr>
      <w:r w:rsidRPr="0018468E">
        <w:t>Základní 3D hry a vizualizace CAD modelů přímo v prohlížeči.</w:t>
      </w:r>
    </w:p>
    <w:p w14:paraId="048CD90D" w14:textId="33717243" w:rsidR="00334D85" w:rsidRPr="0018468E" w:rsidRDefault="00334D85" w:rsidP="00556674">
      <w:r w:rsidRPr="0018468E">
        <w:t>S vydáním</w:t>
      </w:r>
      <w:r w:rsidRPr="0018468E">
        <w:rPr>
          <w:b/>
          <w:bCs/>
        </w:rPr>
        <w:t xml:space="preserve"> </w:t>
      </w:r>
      <w:r w:rsidRPr="00FD5C0D">
        <w:rPr>
          <w:rStyle w:val="Siln"/>
        </w:rPr>
        <w:t>WebGL2</w:t>
      </w:r>
      <w:r w:rsidRPr="0018468E">
        <w:rPr>
          <w:b/>
          <w:bCs/>
        </w:rPr>
        <w:t xml:space="preserve"> </w:t>
      </w:r>
      <w:r w:rsidRPr="0018468E">
        <w:t>se podpora 3D grafiky na webu dostala o krok dál. WebGL2 vychází z</w:t>
      </w:r>
      <w:r w:rsidRPr="0018468E">
        <w:rPr>
          <w:b/>
          <w:bCs/>
        </w:rPr>
        <w:t xml:space="preserve"> </w:t>
      </w:r>
      <w:r w:rsidRPr="0018468E">
        <w:rPr>
          <w:rStyle w:val="Siln"/>
          <w:b w:val="0"/>
          <w:bCs w:val="0"/>
        </w:rPr>
        <w:t>OpenGL ES 3.0</w:t>
      </w:r>
      <w:r w:rsidRPr="0018468E">
        <w:rPr>
          <w:b/>
          <w:bCs/>
        </w:rPr>
        <w:t>,</w:t>
      </w:r>
      <w:r w:rsidRPr="0018468E">
        <w:t xml:space="preserve"> čímž rozšiřuje původní WebGL o celou řadu funkcí, které byly dříve dostupné pouze na nativních platformách</w:t>
      </w:r>
      <w:sdt>
        <w:sdtPr>
          <w:id w:val="-823890687"/>
          <w:citation/>
        </w:sdtPr>
        <w:sdtContent>
          <w:r w:rsidR="00187BB0" w:rsidRPr="0018468E">
            <w:fldChar w:fldCharType="begin"/>
          </w:r>
          <w:r w:rsidR="009B09C5">
            <w:instrText xml:space="preserve">CITATION The17 \l 1029 </w:instrText>
          </w:r>
          <w:r w:rsidR="00187BB0" w:rsidRPr="0018468E">
            <w:fldChar w:fldCharType="separate"/>
          </w:r>
          <w:r w:rsidR="00A66F9F">
            <w:t xml:space="preserve"> (The Khronos Group, 2017)</w:t>
          </w:r>
          <w:r w:rsidR="00187BB0" w:rsidRPr="0018468E">
            <w:fldChar w:fldCharType="end"/>
          </w:r>
        </w:sdtContent>
      </w:sdt>
      <w:r w:rsidRPr="0018468E">
        <w:t>.</w:t>
      </w:r>
    </w:p>
    <w:p w14:paraId="2A6F840B"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Co nového přináší:</w:t>
      </w:r>
    </w:p>
    <w:p w14:paraId="132955F1" w14:textId="77777777" w:rsidR="00334D85" w:rsidRPr="0018468E" w:rsidRDefault="00334D85" w:rsidP="00442C9A">
      <w:pPr>
        <w:pStyle w:val="Odstavecseseznamem"/>
        <w:numPr>
          <w:ilvl w:val="0"/>
          <w:numId w:val="4"/>
        </w:numPr>
      </w:pPr>
      <w:r w:rsidRPr="0018468E">
        <w:rPr>
          <w:rStyle w:val="Siln"/>
        </w:rPr>
        <w:t>Pokročilé vykreslovací techniky</w:t>
      </w:r>
      <w:r w:rsidRPr="0018468E">
        <w:t xml:space="preserve">: Například </w:t>
      </w:r>
      <w:r w:rsidRPr="0018468E">
        <w:rPr>
          <w:rStyle w:val="Zdraznn"/>
        </w:rPr>
        <w:t>transform feedback</w:t>
      </w:r>
      <w:r w:rsidRPr="0018468E">
        <w:t>, který umožňuje zachycovat výsledky z vertex shaderu a dále je zpracovávat.</w:t>
      </w:r>
    </w:p>
    <w:p w14:paraId="33D2BE04" w14:textId="77777777" w:rsidR="00334D85" w:rsidRPr="0018468E" w:rsidRDefault="00334D85" w:rsidP="00442C9A">
      <w:pPr>
        <w:pStyle w:val="Odstavecseseznamem"/>
        <w:numPr>
          <w:ilvl w:val="0"/>
          <w:numId w:val="4"/>
        </w:numPr>
      </w:pPr>
      <w:r w:rsidRPr="0018468E">
        <w:rPr>
          <w:rStyle w:val="Siln"/>
        </w:rPr>
        <w:t>Instanced rendering</w:t>
      </w:r>
      <w:r w:rsidRPr="0018468E">
        <w:t>: Možnost vykreslovat opakované instance stejného objektu (např. tisíce stromů v lese) efektivněji.</w:t>
      </w:r>
    </w:p>
    <w:p w14:paraId="36D07386" w14:textId="77777777" w:rsidR="00334D85" w:rsidRPr="0018468E" w:rsidRDefault="00334D85" w:rsidP="00442C9A">
      <w:pPr>
        <w:pStyle w:val="Odstavecseseznamem"/>
        <w:numPr>
          <w:ilvl w:val="0"/>
          <w:numId w:val="4"/>
        </w:numPr>
      </w:pPr>
      <w:r w:rsidRPr="0018468E">
        <w:rPr>
          <w:rStyle w:val="Siln"/>
        </w:rPr>
        <w:t>3D textury a rozšířená správa bufferů</w:t>
      </w:r>
      <w:r w:rsidRPr="0018468E">
        <w:t>: Poskytuje více možností, jak textury ukládat a pracovat s nimi.</w:t>
      </w:r>
    </w:p>
    <w:p w14:paraId="08831548" w14:textId="6FC88275" w:rsidR="00556674" w:rsidRPr="0018468E" w:rsidRDefault="00334D85" w:rsidP="00C512A8">
      <w:pPr>
        <w:pStyle w:val="Odstavecseseznamem"/>
        <w:numPr>
          <w:ilvl w:val="0"/>
          <w:numId w:val="4"/>
        </w:numPr>
      </w:pPr>
      <w:r w:rsidRPr="0018468E">
        <w:rPr>
          <w:rStyle w:val="Siln"/>
        </w:rPr>
        <w:t>Vylepšené shadery</w:t>
      </w:r>
      <w:r w:rsidRPr="0018468E">
        <w:t>: Podpora rozšířeného GLSL, které umožňuje použít komplexnější výpočty a funkce přímo na GPU.</w:t>
      </w:r>
    </w:p>
    <w:p w14:paraId="13D74E2F"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lastRenderedPageBreak/>
        <w:t>Kompatibilita:</w:t>
      </w:r>
    </w:p>
    <w:p w14:paraId="45DF1274" w14:textId="3C6D975F" w:rsidR="00334D85" w:rsidRPr="0018468E" w:rsidRDefault="00334D85" w:rsidP="00442C9A">
      <w:pPr>
        <w:pStyle w:val="Odstavecseseznamem"/>
        <w:numPr>
          <w:ilvl w:val="0"/>
          <w:numId w:val="4"/>
        </w:numPr>
      </w:pPr>
      <w:r w:rsidRPr="0018468E">
        <w:t>V současnosti mají hlavní prohlížeče (Chrome, Firefox, Edge)</w:t>
      </w:r>
      <w:r w:rsidR="004009F1" w:rsidRPr="0018468E">
        <w:fldChar w:fldCharType="begin"/>
      </w:r>
      <w:r w:rsidR="004009F1" w:rsidRPr="0018468E">
        <w:instrText xml:space="preserve"> TA \l "prohlížeče (Chrome, Firefox, Edge)" \s "prohlížeče (Chrome, Firefox, Edge)" \c 1 </w:instrText>
      </w:r>
      <w:r w:rsidR="004009F1" w:rsidRPr="0018468E">
        <w:fldChar w:fldCharType="end"/>
      </w:r>
      <w:r w:rsidR="009E74A2" w:rsidRPr="0018468E">
        <w:t xml:space="preserve"> </w:t>
      </w:r>
      <w:sdt>
        <w:sdtPr>
          <w:id w:val="1717547190"/>
          <w:citation/>
        </w:sdtPr>
        <w:sdtContent>
          <w:r w:rsidR="009E74A2" w:rsidRPr="0018468E">
            <w:fldChar w:fldCharType="begin"/>
          </w:r>
          <w:r w:rsidR="00BE0FD5">
            <w:instrText xml:space="preserve">CITATION Can24 \l 1029 </w:instrText>
          </w:r>
          <w:r w:rsidR="009E74A2" w:rsidRPr="0018468E">
            <w:fldChar w:fldCharType="separate"/>
          </w:r>
          <w:r w:rsidR="00BE0FD5">
            <w:t>(Can I use, 2024)</w:t>
          </w:r>
          <w:r w:rsidR="009E74A2" w:rsidRPr="0018468E">
            <w:fldChar w:fldCharType="end"/>
          </w:r>
        </w:sdtContent>
      </w:sdt>
      <w:r w:rsidRPr="0018468E">
        <w:t xml:space="preserve"> již poměrně stabilní podporu WebGL2, Safari stále postupně dohání.</w:t>
      </w:r>
    </w:p>
    <w:p w14:paraId="19D3BA85" w14:textId="77777777" w:rsidR="00334D85" w:rsidRPr="0018468E" w:rsidRDefault="00334D85" w:rsidP="00442C9A">
      <w:pPr>
        <w:pStyle w:val="Odstavecseseznamem"/>
        <w:numPr>
          <w:ilvl w:val="0"/>
          <w:numId w:val="4"/>
        </w:numPr>
      </w:pPr>
      <w:r w:rsidRPr="0018468E">
        <w:t>Na mobilních zařízeních může být situace o něco komplikovanější, některá starší zařízení neimplementují OpenGL ES 3.0 dostatečně stabilně.</w:t>
      </w:r>
    </w:p>
    <w:p w14:paraId="6AA733A4"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Přínosy v praxi:</w:t>
      </w:r>
    </w:p>
    <w:p w14:paraId="2B7504AE" w14:textId="77777777" w:rsidR="00334D85" w:rsidRPr="0018468E" w:rsidRDefault="00334D85" w:rsidP="00442C9A">
      <w:pPr>
        <w:pStyle w:val="Odstavecseseznamem"/>
        <w:numPr>
          <w:ilvl w:val="0"/>
          <w:numId w:val="4"/>
        </w:numPr>
      </w:pPr>
      <w:r w:rsidRPr="0018468E">
        <w:rPr>
          <w:rStyle w:val="Siln"/>
        </w:rPr>
        <w:t>Lepší výkon</w:t>
      </w:r>
      <w:r w:rsidRPr="0018468E">
        <w:t xml:space="preserve"> u složitých 3D scén (např. masivní scény s mnoha objekty).</w:t>
      </w:r>
    </w:p>
    <w:p w14:paraId="4341427B" w14:textId="77777777" w:rsidR="00334D85" w:rsidRPr="0018468E" w:rsidRDefault="00334D85" w:rsidP="00442C9A">
      <w:pPr>
        <w:pStyle w:val="Odstavecseseznamem"/>
        <w:numPr>
          <w:ilvl w:val="0"/>
          <w:numId w:val="4"/>
        </w:numPr>
      </w:pPr>
      <w:r w:rsidRPr="0018468E">
        <w:rPr>
          <w:rStyle w:val="Siln"/>
        </w:rPr>
        <w:t>Realistické efekty</w:t>
      </w:r>
      <w:r w:rsidRPr="0018468E">
        <w:t xml:space="preserve"> jako volumetrické světlo, pokročilé stínování či post-processing.</w:t>
      </w:r>
    </w:p>
    <w:p w14:paraId="39A03629" w14:textId="77777777" w:rsidR="00334D85" w:rsidRPr="0018468E" w:rsidRDefault="00334D85" w:rsidP="00442C9A">
      <w:pPr>
        <w:pStyle w:val="Odstavecseseznamem"/>
        <w:numPr>
          <w:ilvl w:val="0"/>
          <w:numId w:val="4"/>
        </w:numPr>
      </w:pPr>
      <w:r w:rsidRPr="0018468E">
        <w:rPr>
          <w:rStyle w:val="Siln"/>
        </w:rPr>
        <w:t>Efektivnější práce s daty</w:t>
      </w:r>
      <w:r w:rsidRPr="0018468E">
        <w:t xml:space="preserve"> díky vylepšené správě bufferů a paměti.</w:t>
      </w:r>
    </w:p>
    <w:p w14:paraId="125D7621" w14:textId="0364386B" w:rsidR="00334D85" w:rsidRPr="0018468E" w:rsidRDefault="00334D85" w:rsidP="00556674">
      <w:r w:rsidRPr="0018468E">
        <w:t xml:space="preserve">Nejnovějším přírůstkem v oblasti webové 3D grafiky a GPU akcelerace je </w:t>
      </w:r>
      <w:r w:rsidRPr="00FD5C0D">
        <w:rPr>
          <w:rStyle w:val="Siln"/>
        </w:rPr>
        <w:t>WebGPU</w:t>
      </w:r>
      <w:r w:rsidRPr="0018468E">
        <w:t xml:space="preserve">. Stojí za ním opět konsorcium Khronos Group ve spolupráci s dalšími klíčovými hráči. WebGPU se inspiruje moderními grafickými API, jako jsou </w:t>
      </w:r>
      <w:r w:rsidRPr="0018468E">
        <w:rPr>
          <w:rStyle w:val="Siln"/>
          <w:b w:val="0"/>
          <w:bCs w:val="0"/>
        </w:rPr>
        <w:t>Vulkan</w:t>
      </w:r>
      <w:r w:rsidRPr="0018468E">
        <w:rPr>
          <w:b/>
          <w:bCs/>
        </w:rPr>
        <w:t xml:space="preserve">, </w:t>
      </w:r>
      <w:r w:rsidRPr="0018468E">
        <w:rPr>
          <w:rStyle w:val="Siln"/>
          <w:b w:val="0"/>
          <w:bCs w:val="0"/>
        </w:rPr>
        <w:t>Metal</w:t>
      </w:r>
      <w:r w:rsidRPr="0018468E">
        <w:rPr>
          <w:b/>
          <w:bCs/>
        </w:rPr>
        <w:t xml:space="preserve"> </w:t>
      </w:r>
      <w:r w:rsidRPr="0018468E">
        <w:t>(Apple) a</w:t>
      </w:r>
      <w:r w:rsidRPr="0018468E">
        <w:rPr>
          <w:b/>
          <w:bCs/>
        </w:rPr>
        <w:t xml:space="preserve"> </w:t>
      </w:r>
      <w:r w:rsidRPr="0018468E">
        <w:rPr>
          <w:rStyle w:val="Siln"/>
          <w:b w:val="0"/>
          <w:bCs w:val="0"/>
        </w:rPr>
        <w:t>Direct3D 12</w:t>
      </w:r>
      <w:r w:rsidRPr="0018468E">
        <w:t xml:space="preserve"> (Microsoft), a přináší na web nižší úroveň přístupu k GPU a další výhody, které WebGL/WebGL2 neposkytují</w:t>
      </w:r>
      <w:r w:rsidR="004D7DEC" w:rsidRPr="0018468E">
        <w:t xml:space="preserve"> </w:t>
      </w:r>
      <w:sdt>
        <w:sdtPr>
          <w:id w:val="785619484"/>
          <w:citation/>
        </w:sdtPr>
        <w:sdtContent>
          <w:r w:rsidR="004D7DEC" w:rsidRPr="0018468E">
            <w:fldChar w:fldCharType="begin"/>
          </w:r>
          <w:r w:rsidR="005433E2">
            <w:instrText xml:space="preserve">CITATION MOZ24 \l 1029 </w:instrText>
          </w:r>
          <w:r w:rsidR="004D7DEC" w:rsidRPr="0018468E">
            <w:fldChar w:fldCharType="separate"/>
          </w:r>
          <w:r w:rsidR="00A66F9F">
            <w:t>(MDN Web Docs, 2024)</w:t>
          </w:r>
          <w:r w:rsidR="004D7DEC" w:rsidRPr="0018468E">
            <w:fldChar w:fldCharType="end"/>
          </w:r>
        </w:sdtContent>
      </w:sdt>
      <w:r w:rsidRPr="0018468E">
        <w:t>.</w:t>
      </w:r>
    </w:p>
    <w:p w14:paraId="268986C3"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Klíčové vlastnosti:</w:t>
      </w:r>
    </w:p>
    <w:p w14:paraId="0503B837" w14:textId="77777777" w:rsidR="00334D85" w:rsidRPr="0018468E" w:rsidRDefault="00334D85" w:rsidP="00442C9A">
      <w:pPr>
        <w:pStyle w:val="Odstavecseseznamem"/>
        <w:numPr>
          <w:ilvl w:val="0"/>
          <w:numId w:val="5"/>
        </w:numPr>
      </w:pPr>
      <w:r w:rsidRPr="0018468E">
        <w:rPr>
          <w:rStyle w:val="Siln"/>
        </w:rPr>
        <w:t>Větší kontrola nad hardwarem</w:t>
      </w:r>
      <w:r w:rsidRPr="0018468E">
        <w:t>: WebGPU je nízkoúrovňové API, které dává vývojářům jemnější řízení nad tím, jak se grafika (a výpočty) na GPU provádí.</w:t>
      </w:r>
    </w:p>
    <w:p w14:paraId="7ABED37E" w14:textId="77777777" w:rsidR="00334D85" w:rsidRPr="0018468E" w:rsidRDefault="00334D85" w:rsidP="00442C9A">
      <w:pPr>
        <w:pStyle w:val="Odstavecseseznamem"/>
        <w:numPr>
          <w:ilvl w:val="0"/>
          <w:numId w:val="5"/>
        </w:numPr>
      </w:pPr>
      <w:r w:rsidRPr="0018468E">
        <w:rPr>
          <w:rStyle w:val="Siln"/>
        </w:rPr>
        <w:t>Vyšší výkon</w:t>
      </w:r>
      <w:r w:rsidRPr="0018468E">
        <w:t>: Díky nízkoúrovňové správě paměti, front vykreslování (rendering queues) a asynchronním výpočtům lze dosáhnout lepšího využití GPU.</w:t>
      </w:r>
    </w:p>
    <w:p w14:paraId="05C48DDA" w14:textId="77777777" w:rsidR="00334D85" w:rsidRPr="0018468E" w:rsidRDefault="00334D85" w:rsidP="00442C9A">
      <w:pPr>
        <w:pStyle w:val="Odstavecseseznamem"/>
        <w:numPr>
          <w:ilvl w:val="0"/>
          <w:numId w:val="5"/>
        </w:numPr>
      </w:pPr>
      <w:r w:rsidRPr="0018468E">
        <w:rPr>
          <w:rStyle w:val="Siln"/>
        </w:rPr>
        <w:t>Podpora výpočtů (compute shaders)</w:t>
      </w:r>
      <w:r w:rsidRPr="0018468E">
        <w:t>: Kromě grafiky lze WebGPU využívat i pro obecné paralelní výpočty, což je ideální pro úlohy strojového učení (ML) nebo vědeckých výpočtů.</w:t>
      </w:r>
    </w:p>
    <w:p w14:paraId="0E9003CF" w14:textId="135F2B62" w:rsidR="00556674" w:rsidRDefault="00334D85" w:rsidP="00C512A8">
      <w:pPr>
        <w:pStyle w:val="Odstavecseseznamem"/>
        <w:numPr>
          <w:ilvl w:val="0"/>
          <w:numId w:val="5"/>
        </w:numPr>
        <w:rPr>
          <w:ins w:id="132" w:author="Valerij Šlovikov" w:date="2025-07-08T18:48:00Z" w16du:dateUtc="2025-07-08T16:48:00Z"/>
        </w:rPr>
      </w:pPr>
      <w:r w:rsidRPr="0018468E">
        <w:rPr>
          <w:rStyle w:val="Siln"/>
        </w:rPr>
        <w:t>Flexibilita</w:t>
      </w:r>
      <w:r w:rsidRPr="0018468E">
        <w:t>: Architektonicky vychází z designu „moderních“ API (Vulkan, Metal, Direct3D 12), proto je nastavení pipeline a resource managementu pro zkušené GPU programátory výrazně flexibilnější než WebGL.</w:t>
      </w:r>
      <w:r w:rsidR="00C432C0">
        <w:t xml:space="preserve"> </w:t>
      </w:r>
      <w:sdt>
        <w:sdtPr>
          <w:id w:val="-2021924646"/>
          <w:citation/>
        </w:sdtPr>
        <w:sdtContent>
          <w:r w:rsidR="00C432C0">
            <w:fldChar w:fldCharType="begin"/>
          </w:r>
          <w:r w:rsidR="005433E2">
            <w:instrText xml:space="preserve">CITATION Moz25 \l 1029 </w:instrText>
          </w:r>
          <w:r w:rsidR="00C432C0">
            <w:fldChar w:fldCharType="separate"/>
          </w:r>
          <w:r w:rsidR="00A66F9F">
            <w:t>(MDN Web Docs, 2025)</w:t>
          </w:r>
          <w:r w:rsidR="00C432C0">
            <w:fldChar w:fldCharType="end"/>
          </w:r>
        </w:sdtContent>
      </w:sdt>
    </w:p>
    <w:p w14:paraId="2DB5FF05" w14:textId="77777777" w:rsidR="00B04C89" w:rsidRDefault="00B04C89" w:rsidP="00B04C89">
      <w:pPr>
        <w:rPr>
          <w:ins w:id="133" w:author="Valerij Šlovikov" w:date="2025-07-08T18:48:00Z" w16du:dateUtc="2025-07-08T16:48:00Z"/>
          <w:rStyle w:val="Siln"/>
          <w:b w:val="0"/>
          <w:bCs w:val="0"/>
        </w:rPr>
      </w:pPr>
    </w:p>
    <w:p w14:paraId="3C81BF69" w14:textId="77777777" w:rsidR="00B04C89" w:rsidRPr="00B04C89" w:rsidRDefault="00B04C89" w:rsidP="00B04C89">
      <w:pPr>
        <w:rPr>
          <w:rStyle w:val="Siln"/>
          <w:b w:val="0"/>
          <w:bCs w:val="0"/>
        </w:rPr>
        <w:pPrChange w:id="134" w:author="Valerij Šlovikov" w:date="2025-07-08T18:48:00Z" w16du:dateUtc="2025-07-08T16:48:00Z">
          <w:pPr>
            <w:pStyle w:val="Odstavecseseznamem"/>
            <w:numPr>
              <w:numId w:val="5"/>
            </w:numPr>
            <w:tabs>
              <w:tab w:val="num" w:pos="720"/>
            </w:tabs>
            <w:ind w:left="720" w:hanging="360"/>
          </w:pPr>
        </w:pPrChange>
      </w:pPr>
    </w:p>
    <w:p w14:paraId="0AAB8E0F" w14:textId="11869D81" w:rsidR="00334D85" w:rsidRPr="0018468E" w:rsidRDefault="00334D85" w:rsidP="00442C9A">
      <w:r w:rsidRPr="0018468E">
        <w:rPr>
          <w:rStyle w:val="Siln"/>
        </w:rPr>
        <w:lastRenderedPageBreak/>
        <w:t>Stav podpory v prohlížečích:</w:t>
      </w:r>
    </w:p>
    <w:p w14:paraId="727595A9" w14:textId="77777777" w:rsidR="00334D85" w:rsidRPr="0018468E" w:rsidRDefault="00334D85" w:rsidP="00442C9A">
      <w:pPr>
        <w:pStyle w:val="Odstavecseseznamem"/>
        <w:numPr>
          <w:ilvl w:val="0"/>
          <w:numId w:val="5"/>
        </w:numPr>
      </w:pPr>
      <w:r w:rsidRPr="0018468E">
        <w:t>WebGPU je stále relativní novinka. V Chrome a ve Firefoxu existuje experimentální podpora (často schovaná za příznaky „flags“).</w:t>
      </w:r>
    </w:p>
    <w:p w14:paraId="23FB67C9" w14:textId="77777777" w:rsidR="00334D85" w:rsidRPr="0018468E" w:rsidRDefault="00334D85" w:rsidP="00442C9A">
      <w:pPr>
        <w:pStyle w:val="Odstavecseseznamem"/>
        <w:numPr>
          <w:ilvl w:val="0"/>
          <w:numId w:val="5"/>
        </w:numPr>
      </w:pPr>
      <w:r w:rsidRPr="0018468E">
        <w:t>Safari a Edge také postupně zavádějí podporu, ale musí se počítat s tím, že není tak stabilní jako u WebGL2.</w:t>
      </w:r>
    </w:p>
    <w:p w14:paraId="10F13087" w14:textId="3BAA02DC" w:rsidR="001B7711" w:rsidRPr="0018468E" w:rsidRDefault="00334D85" w:rsidP="00442C9A">
      <w:pPr>
        <w:pStyle w:val="Odstavecseseznamem"/>
        <w:numPr>
          <w:ilvl w:val="0"/>
          <w:numId w:val="5"/>
        </w:numPr>
      </w:pPr>
      <w:r w:rsidRPr="0018468E">
        <w:t xml:space="preserve">Vývojový ekosystém okolo WebGPU se teprve rodí, nicméně existují už knihovny (např. </w:t>
      </w:r>
      <w:r w:rsidRPr="0018468E">
        <w:rPr>
          <w:rStyle w:val="Zdraznn"/>
        </w:rPr>
        <w:t>wgpu</w:t>
      </w:r>
      <w:r w:rsidRPr="0018468E">
        <w:t xml:space="preserve">, </w:t>
      </w:r>
      <w:r w:rsidRPr="0018468E">
        <w:rPr>
          <w:rStyle w:val="Zdraznn"/>
        </w:rPr>
        <w:t>Dawn</w:t>
      </w:r>
      <w:r w:rsidRPr="0018468E">
        <w:t xml:space="preserve"> od Googlu, </w:t>
      </w:r>
      <w:r w:rsidRPr="0018468E">
        <w:rPr>
          <w:rStyle w:val="Zdraznn"/>
        </w:rPr>
        <w:t>WebGPU</w:t>
      </w:r>
      <w:r w:rsidRPr="0018468E">
        <w:t xml:space="preserve"> adaptace v Babylon.js) usnadňující práci.</w:t>
      </w:r>
      <w:r w:rsidR="00D4075C">
        <w:t xml:space="preserve"> </w:t>
      </w:r>
      <w:sdt>
        <w:sdtPr>
          <w:id w:val="1113795208"/>
          <w:citation/>
        </w:sdtPr>
        <w:sdtContent>
          <w:r w:rsidR="00D4075C">
            <w:fldChar w:fldCharType="begin"/>
          </w:r>
          <w:r w:rsidR="005433E2">
            <w:instrText xml:space="preserve">CITATION bab \l 1029 </w:instrText>
          </w:r>
          <w:r w:rsidR="00D4075C">
            <w:fldChar w:fldCharType="separate"/>
          </w:r>
          <w:r w:rsidR="00A66F9F">
            <w:t>(Babylon.js Team, n.d.)</w:t>
          </w:r>
          <w:r w:rsidR="00D4075C">
            <w:fldChar w:fldCharType="end"/>
          </w:r>
        </w:sdtContent>
      </w:sdt>
    </w:p>
    <w:p w14:paraId="0D7652B4"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Příklady využití:</w:t>
      </w:r>
    </w:p>
    <w:p w14:paraId="0F4F7812" w14:textId="77777777" w:rsidR="00334D85" w:rsidRPr="0018468E" w:rsidRDefault="00334D85" w:rsidP="00442C9A">
      <w:pPr>
        <w:pStyle w:val="Odstavecseseznamem"/>
        <w:numPr>
          <w:ilvl w:val="0"/>
          <w:numId w:val="5"/>
        </w:numPr>
      </w:pPr>
      <w:r w:rsidRPr="0018468E">
        <w:rPr>
          <w:rStyle w:val="Siln"/>
        </w:rPr>
        <w:t>Kombinace 3D a AI</w:t>
      </w:r>
      <w:r w:rsidRPr="0018468E">
        <w:t>: Například rendering scény a zároveň strojové učení pro herní logiku v reálném čase.</w:t>
      </w:r>
    </w:p>
    <w:p w14:paraId="76BDF240" w14:textId="77777777" w:rsidR="00334D85" w:rsidRPr="0018468E" w:rsidRDefault="00334D85" w:rsidP="00442C9A">
      <w:pPr>
        <w:pStyle w:val="Odstavecseseznamem"/>
        <w:numPr>
          <w:ilvl w:val="0"/>
          <w:numId w:val="5"/>
        </w:numPr>
      </w:pPr>
      <w:r w:rsidRPr="0018468E">
        <w:rPr>
          <w:rStyle w:val="Siln"/>
        </w:rPr>
        <w:t>Pokročilé grafické efekty</w:t>
      </w:r>
      <w:r w:rsidRPr="0018468E">
        <w:t>: Realistické stíny, GI (global illumination), fluidní simulace, hair &amp; fur simulace atd.</w:t>
      </w:r>
    </w:p>
    <w:p w14:paraId="7003656D" w14:textId="6931A920" w:rsidR="00556674" w:rsidRPr="0018468E" w:rsidRDefault="00334D85" w:rsidP="00442C9A">
      <w:pPr>
        <w:pStyle w:val="Odstavecseseznamem"/>
        <w:numPr>
          <w:ilvl w:val="0"/>
          <w:numId w:val="5"/>
        </w:numPr>
      </w:pPr>
      <w:r w:rsidRPr="0018468E">
        <w:rPr>
          <w:rStyle w:val="Siln"/>
        </w:rPr>
        <w:t>Výpočetně náročné úlohy</w:t>
      </w:r>
      <w:r w:rsidRPr="0018468E">
        <w:t>: WebGPU se neomezuje jen na grafiku – lze ho použít pro parallel computing, zpracování velkých datasetů přímo na GPU, generování terénu apod.</w:t>
      </w:r>
    </w:p>
    <w:p w14:paraId="31320F8F" w14:textId="77777777" w:rsidR="00556674" w:rsidRPr="0018468E" w:rsidRDefault="00556674">
      <w:pPr>
        <w:widowControl w:val="0"/>
        <w:autoSpaceDE w:val="0"/>
        <w:autoSpaceDN w:val="0"/>
        <w:spacing w:before="0" w:beforeAutospacing="0" w:after="0" w:afterAutospacing="0" w:line="240" w:lineRule="auto"/>
        <w:jc w:val="left"/>
      </w:pPr>
      <w:r w:rsidRPr="0018468E">
        <w:br w:type="page"/>
      </w:r>
    </w:p>
    <w:p w14:paraId="2C57C58C" w14:textId="6884955B" w:rsidR="009E4656" w:rsidRPr="0018468E" w:rsidRDefault="009E4656" w:rsidP="00FD0344">
      <w:pPr>
        <w:pStyle w:val="Nadpis2"/>
        <w:rPr>
          <w:rFonts w:cstheme="minorHAnsi"/>
        </w:rPr>
      </w:pPr>
      <w:bookmarkStart w:id="135" w:name="_Toc202559872"/>
      <w:r w:rsidRPr="0018468E">
        <w:rPr>
          <w:rFonts w:cstheme="minorHAnsi"/>
        </w:rPr>
        <w:lastRenderedPageBreak/>
        <w:t>Aplikace 3D grafiky na webu</w:t>
      </w:r>
      <w:bookmarkEnd w:id="135"/>
    </w:p>
    <w:p w14:paraId="0D16F501" w14:textId="2F252951" w:rsidR="0084522E" w:rsidRPr="0018468E" w:rsidRDefault="0084522E" w:rsidP="00442C9A">
      <w:pPr>
        <w:rPr>
          <w:lang w:eastAsia="en-GB"/>
        </w:rPr>
      </w:pPr>
      <w:r w:rsidRPr="0018468E">
        <w:rPr>
          <w:lang w:eastAsia="en-GB"/>
        </w:rPr>
        <w:t>3D grafika na webu není jen zajímavý trend – už dnes se naplno využívá v mnoha oblastech a s vývojem nových technologií se její uplatnění neustále rozšiřuje. Níže uvádím</w:t>
      </w:r>
      <w:r w:rsidR="00F2199D">
        <w:rPr>
          <w:lang w:eastAsia="en-GB"/>
        </w:rPr>
        <w:t>e</w:t>
      </w:r>
      <w:r w:rsidRPr="0018468E">
        <w:rPr>
          <w:lang w:eastAsia="en-GB"/>
        </w:rPr>
        <w:t xml:space="preserve"> několik hlavních oblastí, kde se 3D řešení uplatňují:</w:t>
      </w:r>
    </w:p>
    <w:p w14:paraId="44C1DB70" w14:textId="77777777" w:rsidR="0084522E" w:rsidRPr="0018468E" w:rsidRDefault="0084522E" w:rsidP="00443D4B">
      <w:pPr>
        <w:rPr>
          <w:b/>
          <w:bCs/>
          <w:lang w:eastAsia="en-GB"/>
        </w:rPr>
      </w:pPr>
      <w:r w:rsidRPr="0018468E">
        <w:rPr>
          <w:b/>
          <w:bCs/>
          <w:lang w:eastAsia="en-GB"/>
        </w:rPr>
        <w:t>Interaktivní vizualizace</w:t>
      </w:r>
    </w:p>
    <w:p w14:paraId="5C3669CE" w14:textId="77777777" w:rsidR="0084522E" w:rsidRPr="0018468E" w:rsidRDefault="0084522E" w:rsidP="00443D4B">
      <w:pPr>
        <w:pStyle w:val="Odstavecseseznamem"/>
        <w:numPr>
          <w:ilvl w:val="0"/>
          <w:numId w:val="6"/>
        </w:numPr>
        <w:rPr>
          <w:lang w:eastAsia="en-GB"/>
        </w:rPr>
      </w:pPr>
      <w:r w:rsidRPr="0018468E">
        <w:rPr>
          <w:b/>
          <w:bCs/>
          <w:lang w:eastAsia="en-GB"/>
        </w:rPr>
        <w:t>Průmyslové využití</w:t>
      </w:r>
      <w:r w:rsidRPr="0018468E">
        <w:rPr>
          <w:lang w:eastAsia="en-GB"/>
        </w:rPr>
        <w:t>: Zobrazování 3D modelů strojů a zařízení v inženýrských či výrobních firmách. Díky tomu lze urychlit proces návrhu, údržby nebo školení zaměstnanců, kteří se s modelem mohou seznámit předem.</w:t>
      </w:r>
    </w:p>
    <w:p w14:paraId="650B342D" w14:textId="77777777" w:rsidR="0084522E" w:rsidRPr="0018468E" w:rsidRDefault="0084522E" w:rsidP="00443D4B">
      <w:pPr>
        <w:rPr>
          <w:b/>
          <w:bCs/>
          <w:lang w:eastAsia="en-GB"/>
        </w:rPr>
      </w:pPr>
      <w:r w:rsidRPr="0018468E">
        <w:rPr>
          <w:b/>
          <w:bCs/>
          <w:lang w:eastAsia="en-GB"/>
        </w:rPr>
        <w:t>3D e-commerce</w:t>
      </w:r>
    </w:p>
    <w:p w14:paraId="79DD894C" w14:textId="64AC2386" w:rsidR="0084522E" w:rsidRPr="0018468E" w:rsidRDefault="0084522E" w:rsidP="00443D4B">
      <w:pPr>
        <w:pStyle w:val="Odstavecseseznamem"/>
        <w:numPr>
          <w:ilvl w:val="0"/>
          <w:numId w:val="6"/>
        </w:numPr>
        <w:rPr>
          <w:lang w:eastAsia="en-GB"/>
        </w:rPr>
      </w:pPr>
      <w:r w:rsidRPr="0018468E">
        <w:rPr>
          <w:b/>
          <w:bCs/>
          <w:lang w:eastAsia="en-GB"/>
        </w:rPr>
        <w:t>Online prohlídky produktů</w:t>
      </w:r>
      <w:r w:rsidRPr="0018468E">
        <w:rPr>
          <w:lang w:eastAsia="en-GB"/>
        </w:rPr>
        <w:t>: Mnohé e-shopy nabízejí 3D modely nábytku, elektroniky nebo třeba bot, takže zákazníci si mohou zboží „</w:t>
      </w:r>
      <w:r w:rsidR="001B7711" w:rsidRPr="0018468E">
        <w:rPr>
          <w:lang w:eastAsia="en-GB"/>
        </w:rPr>
        <w:t>osahat“ ze</w:t>
      </w:r>
      <w:r w:rsidRPr="0018468E">
        <w:rPr>
          <w:lang w:eastAsia="en-GB"/>
        </w:rPr>
        <w:t xml:space="preserve"> všech stran.</w:t>
      </w:r>
    </w:p>
    <w:p w14:paraId="42E9187A" w14:textId="77777777" w:rsidR="0084522E" w:rsidRPr="0018468E" w:rsidRDefault="0084522E" w:rsidP="00443D4B">
      <w:pPr>
        <w:pStyle w:val="Odstavecseseznamem"/>
        <w:numPr>
          <w:ilvl w:val="0"/>
          <w:numId w:val="6"/>
        </w:numPr>
        <w:rPr>
          <w:lang w:eastAsia="en-GB"/>
        </w:rPr>
      </w:pPr>
      <w:r w:rsidRPr="0018468E">
        <w:rPr>
          <w:b/>
          <w:bCs/>
          <w:lang w:eastAsia="en-GB"/>
        </w:rPr>
        <w:t>Konfigurátory</w:t>
      </w:r>
      <w:r w:rsidRPr="0018468E">
        <w:rPr>
          <w:lang w:eastAsia="en-GB"/>
        </w:rPr>
        <w:t>: Auta, kola, domácí spotřebiče nebo i oblečení je možné konfigurovat online (vybrat barvu, materiál či doplňky) a ihned vidět výsledek v reálném 3D zobrazení.</w:t>
      </w:r>
    </w:p>
    <w:p w14:paraId="1D43DBE5" w14:textId="77777777" w:rsidR="0084522E" w:rsidRPr="0018468E" w:rsidRDefault="0084522E" w:rsidP="00443D4B">
      <w:pPr>
        <w:rPr>
          <w:b/>
          <w:bCs/>
          <w:lang w:eastAsia="en-GB"/>
        </w:rPr>
      </w:pPr>
      <w:r w:rsidRPr="0018468E">
        <w:rPr>
          <w:b/>
          <w:bCs/>
          <w:lang w:eastAsia="en-GB"/>
        </w:rPr>
        <w:t>Hry</w:t>
      </w:r>
    </w:p>
    <w:p w14:paraId="4F57A55A" w14:textId="77777777" w:rsidR="0084522E" w:rsidRPr="0018468E" w:rsidRDefault="0084522E" w:rsidP="00443D4B">
      <w:pPr>
        <w:pStyle w:val="Odstavecseseznamem"/>
        <w:numPr>
          <w:ilvl w:val="0"/>
          <w:numId w:val="6"/>
        </w:numPr>
        <w:rPr>
          <w:lang w:eastAsia="en-GB"/>
        </w:rPr>
      </w:pPr>
      <w:r w:rsidRPr="0018468E">
        <w:rPr>
          <w:b/>
          <w:bCs/>
          <w:lang w:eastAsia="en-GB"/>
        </w:rPr>
        <w:t>Webové hry s 3D prostředím</w:t>
      </w:r>
      <w:r w:rsidRPr="0018468E">
        <w:rPr>
          <w:lang w:eastAsia="en-GB"/>
        </w:rPr>
        <w:t>: Díky stále rychlejším GPU a pokročilým API jako WebGL2 se webové hry už přibližují kvalitou tradičním desktopovým hrám.</w:t>
      </w:r>
    </w:p>
    <w:p w14:paraId="45DFCF02" w14:textId="7F9F4C13" w:rsidR="00F02B8E" w:rsidRPr="0018468E" w:rsidRDefault="0084522E" w:rsidP="00F02B8E">
      <w:pPr>
        <w:pStyle w:val="Odstavecseseznamem"/>
        <w:numPr>
          <w:ilvl w:val="0"/>
          <w:numId w:val="6"/>
        </w:numPr>
        <w:rPr>
          <w:lang w:eastAsia="en-GB"/>
        </w:rPr>
      </w:pPr>
      <w:r w:rsidRPr="0018468E">
        <w:rPr>
          <w:b/>
          <w:bCs/>
          <w:lang w:eastAsia="en-GB"/>
        </w:rPr>
        <w:t>Multiplayer</w:t>
      </w:r>
      <w:r w:rsidRPr="0018468E">
        <w:rPr>
          <w:lang w:eastAsia="en-GB"/>
        </w:rPr>
        <w:t>: Propojení 3D enginů a technologií jako WebSockets nebo WebRTC umožňuje hrát v reálném čase s ostatními hráči přímo v prohlížeči.</w:t>
      </w:r>
    </w:p>
    <w:p w14:paraId="128BA5DF" w14:textId="77777777" w:rsidR="0084522E" w:rsidRPr="0018468E" w:rsidRDefault="0084522E" w:rsidP="00443D4B">
      <w:pPr>
        <w:rPr>
          <w:b/>
          <w:bCs/>
          <w:lang w:eastAsia="en-GB"/>
        </w:rPr>
      </w:pPr>
      <w:r w:rsidRPr="0018468E">
        <w:rPr>
          <w:b/>
          <w:bCs/>
          <w:lang w:eastAsia="en-GB"/>
        </w:rPr>
        <w:t>Virtuální a rozšířená realita (VR/AR)</w:t>
      </w:r>
    </w:p>
    <w:p w14:paraId="12671556" w14:textId="77777777" w:rsidR="0084522E" w:rsidRPr="0018468E" w:rsidRDefault="0084522E" w:rsidP="00443D4B">
      <w:pPr>
        <w:pStyle w:val="Odstavecseseznamem"/>
        <w:numPr>
          <w:ilvl w:val="0"/>
          <w:numId w:val="6"/>
        </w:numPr>
        <w:rPr>
          <w:lang w:eastAsia="en-GB"/>
        </w:rPr>
      </w:pPr>
      <w:r w:rsidRPr="0018468E">
        <w:rPr>
          <w:b/>
          <w:bCs/>
          <w:lang w:eastAsia="en-GB"/>
        </w:rPr>
        <w:t>WebXR</w:t>
      </w:r>
      <w:r w:rsidRPr="0018468E">
        <w:rPr>
          <w:lang w:eastAsia="en-GB"/>
        </w:rPr>
        <w:t>: Standard umožňující propojit 3D grafiku s VR a AR brýlemi, takže je možné vytvořit například virtuální prohlídky, simulace či hry přímo v prohlížeči.</w:t>
      </w:r>
    </w:p>
    <w:p w14:paraId="140330F0" w14:textId="46730CA4" w:rsidR="00242523" w:rsidRDefault="0084522E" w:rsidP="00242523">
      <w:pPr>
        <w:pStyle w:val="Odstavecseseznamem"/>
        <w:numPr>
          <w:ilvl w:val="0"/>
          <w:numId w:val="6"/>
        </w:numPr>
        <w:rPr>
          <w:ins w:id="136" w:author="Valerij Šlovikov" w:date="2025-07-08T18:48:00Z" w16du:dateUtc="2025-07-08T16:48:00Z"/>
          <w:lang w:eastAsia="en-GB"/>
        </w:rPr>
      </w:pPr>
      <w:r w:rsidRPr="0018468E">
        <w:rPr>
          <w:b/>
          <w:bCs/>
          <w:lang w:eastAsia="en-GB"/>
        </w:rPr>
        <w:t>Rozšířená realita</w:t>
      </w:r>
      <w:r w:rsidRPr="0018468E">
        <w:rPr>
          <w:lang w:eastAsia="en-GB"/>
        </w:rPr>
        <w:t>: S chytrým telefonem lze v prohlížeči zobrazit virtuální objekty přes kameru v reálném prostředí (např. náhled, jak by vypadal nábytek v obývacím pokoji).</w:t>
      </w:r>
    </w:p>
    <w:p w14:paraId="64DA475D" w14:textId="77777777" w:rsidR="00B04C89" w:rsidRPr="0018468E" w:rsidRDefault="00B04C89" w:rsidP="00B04C89">
      <w:pPr>
        <w:rPr>
          <w:lang w:eastAsia="en-GB"/>
        </w:rPr>
        <w:pPrChange w:id="137" w:author="Valerij Šlovikov" w:date="2025-07-08T18:48:00Z" w16du:dateUtc="2025-07-08T16:48:00Z">
          <w:pPr>
            <w:pStyle w:val="Odstavecseseznamem"/>
            <w:numPr>
              <w:numId w:val="6"/>
            </w:numPr>
            <w:tabs>
              <w:tab w:val="num" w:pos="720"/>
            </w:tabs>
            <w:ind w:left="720" w:hanging="360"/>
          </w:pPr>
        </w:pPrChange>
      </w:pPr>
    </w:p>
    <w:p w14:paraId="5791A0DB" w14:textId="77777777" w:rsidR="0084522E" w:rsidRPr="0018468E" w:rsidRDefault="0084522E" w:rsidP="00443D4B">
      <w:pPr>
        <w:rPr>
          <w:b/>
          <w:bCs/>
          <w:lang w:eastAsia="en-GB"/>
        </w:rPr>
      </w:pPr>
      <w:r w:rsidRPr="0018468E">
        <w:rPr>
          <w:b/>
          <w:bCs/>
          <w:lang w:eastAsia="en-GB"/>
        </w:rPr>
        <w:lastRenderedPageBreak/>
        <w:t>Umělecké projekty a simulace</w:t>
      </w:r>
    </w:p>
    <w:p w14:paraId="08D4DDAF" w14:textId="1E2632AC" w:rsidR="0084522E" w:rsidRPr="0018468E" w:rsidRDefault="0084522E" w:rsidP="00443D4B">
      <w:pPr>
        <w:pStyle w:val="Odstavecseseznamem"/>
        <w:numPr>
          <w:ilvl w:val="0"/>
          <w:numId w:val="6"/>
        </w:numPr>
        <w:rPr>
          <w:lang w:eastAsia="en-GB"/>
        </w:rPr>
      </w:pPr>
      <w:r w:rsidRPr="0018468E">
        <w:rPr>
          <w:b/>
          <w:bCs/>
          <w:lang w:eastAsia="en-GB"/>
        </w:rPr>
        <w:t>3D galerie</w:t>
      </w:r>
      <w:r w:rsidRPr="0018468E">
        <w:rPr>
          <w:lang w:eastAsia="en-GB"/>
        </w:rPr>
        <w:t>: Umělci mohou vystavovat svá díla ve virtuálních prostorách.</w:t>
      </w:r>
    </w:p>
    <w:p w14:paraId="69493A2B" w14:textId="32EEBF18" w:rsidR="0084522E" w:rsidRDefault="0084522E" w:rsidP="00443D4B">
      <w:pPr>
        <w:pStyle w:val="Odstavecseseznamem"/>
        <w:numPr>
          <w:ilvl w:val="0"/>
          <w:numId w:val="6"/>
        </w:numPr>
        <w:rPr>
          <w:lang w:eastAsia="en-GB"/>
        </w:rPr>
      </w:pPr>
      <w:r w:rsidRPr="0018468E">
        <w:rPr>
          <w:b/>
          <w:bCs/>
          <w:lang w:eastAsia="en-GB"/>
        </w:rPr>
        <w:t>Hudební vizualizace</w:t>
      </w:r>
      <w:r w:rsidRPr="0018468E">
        <w:rPr>
          <w:lang w:eastAsia="en-GB"/>
        </w:rPr>
        <w:t>: 3D animace reagující na hudební podněty (spektrální analýza, rytmy).</w:t>
      </w:r>
    </w:p>
    <w:p w14:paraId="5A4D25D8" w14:textId="52E5DD07" w:rsidR="00C512A8" w:rsidRDefault="00242523" w:rsidP="00B04C89">
      <w:pPr>
        <w:pStyle w:val="TabulkaCaption"/>
        <w:rPr>
          <w:lang w:eastAsia="en-GB"/>
        </w:rPr>
        <w:pPrChange w:id="138" w:author="Valerij Šlovikov" w:date="2025-07-08T18:51:00Z" w16du:dateUtc="2025-07-08T16:51:00Z">
          <w:pPr>
            <w:pStyle w:val="Titulek"/>
          </w:pPr>
        </w:pPrChange>
      </w:pPr>
      <w:r w:rsidRPr="00242523">
        <w:rPr>
          <w:b/>
        </w:rPr>
        <w:t xml:space="preserve">Obrázek </w:t>
      </w:r>
      <w:r w:rsidRPr="00242523">
        <w:rPr>
          <w:b/>
        </w:rPr>
        <w:fldChar w:fldCharType="begin"/>
      </w:r>
      <w:r w:rsidRPr="00242523">
        <w:rPr>
          <w:b/>
        </w:rPr>
        <w:instrText xml:space="preserve"> SEQ Obrázek \* ARABIC </w:instrText>
      </w:r>
      <w:r w:rsidRPr="00242523">
        <w:rPr>
          <w:b/>
        </w:rPr>
        <w:fldChar w:fldCharType="separate"/>
      </w:r>
      <w:r w:rsidR="00B04C89">
        <w:rPr>
          <w:b/>
        </w:rPr>
        <w:t>1</w:t>
      </w:r>
      <w:r w:rsidRPr="00242523">
        <w:rPr>
          <w:b/>
        </w:rPr>
        <w:fldChar w:fldCharType="end"/>
      </w:r>
      <w:r w:rsidRPr="0082291D">
        <w:rPr>
          <w:b/>
        </w:rPr>
        <w:t>:</w:t>
      </w:r>
      <w:r>
        <w:t xml:space="preserve"> Ukázka 3D konfigurátoru nábytku</w:t>
      </w:r>
    </w:p>
    <w:p w14:paraId="5E3B1E6D" w14:textId="6FFD0F9E" w:rsidR="00242523" w:rsidRDefault="00242523" w:rsidP="00242523">
      <w:pPr>
        <w:rPr>
          <w:lang w:eastAsia="en-GB"/>
        </w:rPr>
      </w:pPr>
      <w:r w:rsidRPr="00242523">
        <w:rPr>
          <w:lang w:eastAsia="en-GB"/>
        </w:rPr>
        <w:drawing>
          <wp:inline distT="0" distB="0" distL="0" distR="0" wp14:anchorId="6FCE65B0" wp14:editId="5B6C9781">
            <wp:extent cx="5723890" cy="3019355"/>
            <wp:effectExtent l="0" t="0" r="0" b="0"/>
            <wp:docPr id="14480438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3885" name=""/>
                    <pic:cNvPicPr/>
                  </pic:nvPicPr>
                  <pic:blipFill rotWithShape="1">
                    <a:blip r:embed="rId14"/>
                    <a:srcRect t="2096" b="2994"/>
                    <a:stretch>
                      <a:fillRect/>
                    </a:stretch>
                  </pic:blipFill>
                  <pic:spPr bwMode="auto">
                    <a:xfrm>
                      <a:off x="0" y="0"/>
                      <a:ext cx="5729011" cy="3022056"/>
                    </a:xfrm>
                    <a:prstGeom prst="rect">
                      <a:avLst/>
                    </a:prstGeom>
                    <a:ln>
                      <a:noFill/>
                    </a:ln>
                    <a:extLst>
                      <a:ext uri="{53640926-AAD7-44D8-BBD7-CCE9431645EC}">
                        <a14:shadowObscured xmlns:a14="http://schemas.microsoft.com/office/drawing/2010/main"/>
                      </a:ext>
                    </a:extLst>
                  </pic:spPr>
                </pic:pic>
              </a:graphicData>
            </a:graphic>
          </wp:inline>
        </w:drawing>
      </w:r>
    </w:p>
    <w:p w14:paraId="73A0934A" w14:textId="073EF62A" w:rsidR="00242523" w:rsidRDefault="00242523" w:rsidP="00B04C89">
      <w:pPr>
        <w:pStyle w:val="TabulkaCaption"/>
        <w:rPr>
          <w:lang w:eastAsia="en-GB"/>
        </w:rPr>
        <w:pPrChange w:id="139" w:author="Valerij Šlovikov" w:date="2025-07-08T18:51:00Z" w16du:dateUtc="2025-07-08T16:51:00Z">
          <w:pPr>
            <w:jc w:val="center"/>
          </w:pPr>
        </w:pPrChange>
      </w:pPr>
      <w:r>
        <w:rPr>
          <w:lang w:eastAsia="en-GB"/>
        </w:rPr>
        <w:t xml:space="preserve">Zdroj: </w:t>
      </w:r>
      <w:r>
        <w:fldChar w:fldCharType="begin"/>
      </w:r>
      <w:r>
        <w:instrText>HYPERLINK "https://example.360productviewer.com/charles-pmp-187.html"</w:instrText>
      </w:r>
      <w:r>
        <w:fldChar w:fldCharType="separate"/>
      </w:r>
      <w:r w:rsidRPr="00482259">
        <w:rPr>
          <w:rStyle w:val="Hypertextovodkaz"/>
          <w:lang w:eastAsia="en-GB"/>
        </w:rPr>
        <w:t>https://example.360productviewer.com/charles-pmp-187.html</w:t>
      </w:r>
      <w:r>
        <w:fldChar w:fldCharType="end"/>
      </w:r>
    </w:p>
    <w:p w14:paraId="4E11D4BA" w14:textId="6A74D68A" w:rsidR="00242523" w:rsidRDefault="00242523" w:rsidP="00B04C89">
      <w:pPr>
        <w:pStyle w:val="TabulkaCaption"/>
        <w:rPr>
          <w:lang w:eastAsia="en-GB"/>
        </w:rPr>
        <w:pPrChange w:id="140" w:author="Valerij Šlovikov" w:date="2025-07-08T18:51:00Z" w16du:dateUtc="2025-07-08T16:51:00Z">
          <w:pPr>
            <w:pStyle w:val="Titulek"/>
          </w:pPr>
        </w:pPrChange>
      </w:pPr>
      <w:r w:rsidRPr="00242523">
        <w:rPr>
          <w:b/>
        </w:rPr>
        <w:t xml:space="preserve">Obrázek </w:t>
      </w:r>
      <w:r w:rsidRPr="00242523">
        <w:rPr>
          <w:b/>
        </w:rPr>
        <w:fldChar w:fldCharType="begin"/>
      </w:r>
      <w:r w:rsidRPr="00242523">
        <w:rPr>
          <w:b/>
        </w:rPr>
        <w:instrText xml:space="preserve"> SEQ Obrázek \* ARABIC </w:instrText>
      </w:r>
      <w:r w:rsidRPr="00242523">
        <w:rPr>
          <w:b/>
        </w:rPr>
        <w:fldChar w:fldCharType="separate"/>
      </w:r>
      <w:r w:rsidR="00B04C89">
        <w:rPr>
          <w:b/>
        </w:rPr>
        <w:t>2</w:t>
      </w:r>
      <w:r w:rsidRPr="00242523">
        <w:rPr>
          <w:b/>
        </w:rPr>
        <w:fldChar w:fldCharType="end"/>
      </w:r>
      <w:r>
        <w:rPr>
          <w:b/>
        </w:rPr>
        <w:t>:</w:t>
      </w:r>
      <w:r>
        <w:t xml:space="preserve"> Ukázka 3D konfigurace interiéru auta Hyundai</w:t>
      </w:r>
    </w:p>
    <w:p w14:paraId="4AA0659D" w14:textId="3D74FA0B" w:rsidR="00242523" w:rsidRDefault="00242523" w:rsidP="00242523">
      <w:pPr>
        <w:jc w:val="center"/>
        <w:rPr>
          <w:lang w:eastAsia="en-GB"/>
        </w:rPr>
      </w:pPr>
      <w:r w:rsidRPr="00242523">
        <w:rPr>
          <w:lang w:eastAsia="en-GB"/>
        </w:rPr>
        <w:drawing>
          <wp:inline distT="0" distB="0" distL="0" distR="0" wp14:anchorId="4BA94878" wp14:editId="2E65855D">
            <wp:extent cx="5791200" cy="2615184"/>
            <wp:effectExtent l="0" t="0" r="0" b="0"/>
            <wp:docPr id="6289157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5753" name=""/>
                    <pic:cNvPicPr/>
                  </pic:nvPicPr>
                  <pic:blipFill>
                    <a:blip r:embed="rId15"/>
                    <a:stretch>
                      <a:fillRect/>
                    </a:stretch>
                  </pic:blipFill>
                  <pic:spPr>
                    <a:xfrm>
                      <a:off x="0" y="0"/>
                      <a:ext cx="5811460" cy="2624333"/>
                    </a:xfrm>
                    <a:prstGeom prst="rect">
                      <a:avLst/>
                    </a:prstGeom>
                  </pic:spPr>
                </pic:pic>
              </a:graphicData>
            </a:graphic>
          </wp:inline>
        </w:drawing>
      </w:r>
    </w:p>
    <w:p w14:paraId="55601C47" w14:textId="2505F250" w:rsidR="00242523" w:rsidRDefault="00242523" w:rsidP="00B04C89">
      <w:pPr>
        <w:pStyle w:val="TabulkaCaption"/>
        <w:rPr>
          <w:lang w:eastAsia="en-GB"/>
        </w:rPr>
        <w:pPrChange w:id="141" w:author="Valerij Šlovikov" w:date="2025-07-08T18:51:00Z" w16du:dateUtc="2025-07-08T16:51:00Z">
          <w:pPr>
            <w:jc w:val="center"/>
          </w:pPr>
        </w:pPrChange>
      </w:pPr>
      <w:r>
        <w:rPr>
          <w:lang w:eastAsia="en-GB"/>
        </w:rPr>
        <w:t xml:space="preserve">Zdroj: </w:t>
      </w:r>
      <w:r w:rsidR="00D54EC4">
        <w:fldChar w:fldCharType="begin"/>
      </w:r>
      <w:r w:rsidR="00D54EC4">
        <w:instrText>HYPERLINK "https://www.hyundai.com/cz/modely/nova-i20/konfigurator.html" \l "/interior"</w:instrText>
      </w:r>
      <w:r w:rsidR="00D54EC4">
        <w:fldChar w:fldCharType="separate"/>
      </w:r>
      <w:r w:rsidR="00D54EC4" w:rsidRPr="00482259">
        <w:rPr>
          <w:rStyle w:val="Hypertextovodkaz"/>
          <w:lang w:eastAsia="en-GB"/>
        </w:rPr>
        <w:t>https://www.hyundai.com/cz/modely/nova-i20/konfigurator.html#/interior</w:t>
      </w:r>
      <w:r w:rsidR="00D54EC4">
        <w:fldChar w:fldCharType="end"/>
      </w:r>
    </w:p>
    <w:p w14:paraId="0466BBCA" w14:textId="0E109821" w:rsidR="009E4656" w:rsidRPr="0018468E" w:rsidRDefault="009E4656" w:rsidP="00FD0344">
      <w:pPr>
        <w:pStyle w:val="Nadpis2"/>
        <w:rPr>
          <w:rFonts w:cstheme="minorHAnsi"/>
        </w:rPr>
      </w:pPr>
      <w:bookmarkStart w:id="142" w:name="_Toc202559873"/>
      <w:r w:rsidRPr="0018468E">
        <w:rPr>
          <w:rFonts w:cstheme="minorHAnsi"/>
        </w:rPr>
        <w:lastRenderedPageBreak/>
        <w:t>Výhody a omezení</w:t>
      </w:r>
      <w:bookmarkEnd w:id="142"/>
    </w:p>
    <w:p w14:paraId="7C56959B" w14:textId="77777777" w:rsidR="0084522E" w:rsidRDefault="0084522E" w:rsidP="00442C9A">
      <w:pPr>
        <w:rPr>
          <w:lang w:eastAsia="en-GB"/>
        </w:rPr>
      </w:pPr>
      <w:r w:rsidRPr="0018468E">
        <w:rPr>
          <w:lang w:eastAsia="en-GB"/>
        </w:rPr>
        <w:t>Ačkoli je 3D grafika na webu mocná a slibná, nelze opomenout některé limity, které s sebou přináší. Níže jsou shrnuty hlavní klady a zápory, na které by měl vývojář pamatovat.</w:t>
      </w:r>
    </w:p>
    <w:p w14:paraId="5D63505E" w14:textId="7BFA66D1" w:rsidR="003C6BE8" w:rsidRPr="007E0BD4" w:rsidRDefault="003C6BE8" w:rsidP="007E0BD4">
      <w:pPr>
        <w:pStyle w:val="TabulkaCaption"/>
        <w:rPr>
          <w:bCs w:val="0"/>
          <w:lang w:eastAsia="en-GB"/>
        </w:rPr>
      </w:pPr>
      <w:r w:rsidRPr="00A714AD">
        <w:rPr>
          <w:b/>
        </w:rPr>
        <w:t xml:space="preserve">Tabulka </w:t>
      </w:r>
      <w:r w:rsidRPr="00A714AD">
        <w:rPr>
          <w:b/>
        </w:rPr>
        <w:fldChar w:fldCharType="begin"/>
      </w:r>
      <w:r w:rsidRPr="00A714AD">
        <w:rPr>
          <w:b/>
        </w:rPr>
        <w:instrText xml:space="preserve"> SEQ Tabulka \* ARABIC </w:instrText>
      </w:r>
      <w:r w:rsidRPr="00A714AD">
        <w:rPr>
          <w:b/>
        </w:rPr>
        <w:fldChar w:fldCharType="separate"/>
      </w:r>
      <w:ins w:id="143" w:author="Valerij Šlovikov" w:date="2025-07-08T21:02:00Z" w16du:dateUtc="2025-07-08T19:02:00Z">
        <w:r w:rsidR="00DB7E87">
          <w:rPr>
            <w:b/>
          </w:rPr>
          <w:t>1</w:t>
        </w:r>
      </w:ins>
      <w:del w:id="144" w:author="Valerij Šlovikov" w:date="2025-07-08T19:41:00Z" w16du:dateUtc="2025-07-08T17:41:00Z">
        <w:r w:rsidR="00B04C89" w:rsidDel="002D5AD3">
          <w:delText>1</w:delText>
        </w:r>
      </w:del>
      <w:r w:rsidRPr="00A714AD">
        <w:rPr>
          <w:b/>
        </w:rPr>
        <w:fldChar w:fldCharType="end"/>
      </w:r>
      <w:r w:rsidR="00A714AD" w:rsidRPr="00A714AD">
        <w:rPr>
          <w:b/>
        </w:rPr>
        <w:t>:</w:t>
      </w:r>
      <w:r w:rsidR="00A714AD">
        <w:t xml:space="preserve"> </w:t>
      </w:r>
      <w:r w:rsidRPr="007E0BD4">
        <w:rPr>
          <w:bCs w:val="0"/>
        </w:rPr>
        <w:t>Srovnání výhod a omezení</w:t>
      </w:r>
    </w:p>
    <w:tbl>
      <w:tblPr>
        <w:tblStyle w:val="Mkatabulky"/>
        <w:tblW w:w="9504" w:type="dxa"/>
        <w:tblLook w:val="04A0" w:firstRow="1" w:lastRow="0" w:firstColumn="1" w:lastColumn="0" w:noHBand="0" w:noVBand="1"/>
      </w:tblPr>
      <w:tblGrid>
        <w:gridCol w:w="4752"/>
        <w:gridCol w:w="4752"/>
        <w:tblGridChange w:id="145">
          <w:tblGrid>
            <w:gridCol w:w="4752"/>
            <w:gridCol w:w="4752"/>
          </w:tblGrid>
        </w:tblGridChange>
      </w:tblGrid>
      <w:tr w:rsidR="00A42382" w:rsidRPr="00995C6A" w14:paraId="3871644E" w14:textId="77777777" w:rsidTr="007E0BD4">
        <w:trPr>
          <w:trHeight w:val="592"/>
        </w:trPr>
        <w:tc>
          <w:tcPr>
            <w:tcW w:w="4752" w:type="dxa"/>
          </w:tcPr>
          <w:p w14:paraId="6BFD4F17" w14:textId="30A74966" w:rsidR="00A42382" w:rsidRPr="007E0BD4" w:rsidRDefault="00A42382" w:rsidP="007E0BD4">
            <w:pPr>
              <w:rPr>
                <w:b/>
                <w:bCs/>
                <w:lang w:eastAsia="en-GB"/>
              </w:rPr>
            </w:pPr>
            <w:r w:rsidRPr="00995C6A">
              <w:rPr>
                <w:b/>
                <w:bCs/>
                <w:lang w:eastAsia="en-GB"/>
              </w:rPr>
              <w:t>Výhody</w:t>
            </w:r>
          </w:p>
        </w:tc>
        <w:tc>
          <w:tcPr>
            <w:tcW w:w="4752" w:type="dxa"/>
          </w:tcPr>
          <w:p w14:paraId="008CE672" w14:textId="7D3FA198" w:rsidR="00A42382" w:rsidRPr="003C6BE8" w:rsidRDefault="00A42382" w:rsidP="007E0BD4">
            <w:pPr>
              <w:rPr>
                <w:b/>
                <w:bCs/>
                <w:lang w:eastAsia="en-GB"/>
              </w:rPr>
            </w:pPr>
            <w:r w:rsidRPr="00995C6A">
              <w:rPr>
                <w:b/>
                <w:bCs/>
                <w:lang w:eastAsia="en-GB"/>
              </w:rPr>
              <w:t>Omezení</w:t>
            </w:r>
          </w:p>
        </w:tc>
      </w:tr>
      <w:tr w:rsidR="003C6BE8" w:rsidRPr="00995C6A" w14:paraId="404CE2B4" w14:textId="77777777" w:rsidTr="003C6BE8">
        <w:trPr>
          <w:trHeight w:val="1242"/>
        </w:trPr>
        <w:tc>
          <w:tcPr>
            <w:tcW w:w="4752" w:type="dxa"/>
          </w:tcPr>
          <w:p w14:paraId="50919A22" w14:textId="5E476FC0" w:rsidR="003C6BE8" w:rsidRPr="007E0BD4" w:rsidRDefault="003C6BE8" w:rsidP="00995C6A">
            <w:pPr>
              <w:rPr>
                <w:lang w:eastAsia="en-GB"/>
              </w:rPr>
            </w:pPr>
            <w:r w:rsidRPr="003C6BE8">
              <w:rPr>
                <w:b/>
                <w:bCs/>
                <w:lang w:eastAsia="en-GB"/>
              </w:rPr>
              <w:t>Dostupnost a jednoduchá distribuce</w:t>
            </w:r>
            <w:r w:rsidRPr="00995C6A">
              <w:rPr>
                <w:lang w:eastAsia="en-GB"/>
              </w:rPr>
              <w:t>: Každý, kdo má moderní prohlížeč, může 3D aplikaci používat ihned, bez nutnosti stahovat a instalovat další software. Výrazně usnadňujíc šíření a sdílení – stačí poslat odkaz.</w:t>
            </w:r>
          </w:p>
        </w:tc>
        <w:tc>
          <w:tcPr>
            <w:tcW w:w="4752" w:type="dxa"/>
          </w:tcPr>
          <w:p w14:paraId="7CD2DBF3" w14:textId="09BF5A90" w:rsidR="003C6BE8" w:rsidRPr="00995C6A" w:rsidRDefault="003C6BE8" w:rsidP="00995C6A">
            <w:pPr>
              <w:rPr>
                <w:b/>
                <w:bCs/>
                <w:lang w:eastAsia="en-GB"/>
              </w:rPr>
            </w:pPr>
            <w:r w:rsidRPr="003C6BE8">
              <w:rPr>
                <w:b/>
                <w:bCs/>
                <w:lang w:eastAsia="en-GB"/>
              </w:rPr>
              <w:t>Výkon a kompatibilita</w:t>
            </w:r>
            <w:r w:rsidRPr="00995C6A">
              <w:rPr>
                <w:lang w:eastAsia="en-GB"/>
              </w:rPr>
              <w:t>: Výsledná rychlost a kvalita vizualizace závisí na konkrétní kombinaci prohlížeče, zařízení a GPU. Na starších telefonech nebo počítačích nemusí 3D scény běžet plynule, případně se nemusí vůbec načíst.</w:t>
            </w:r>
          </w:p>
        </w:tc>
      </w:tr>
      <w:tr w:rsidR="00A42382" w:rsidRPr="00995C6A" w14:paraId="689DE96E" w14:textId="77777777" w:rsidTr="007E0BD4">
        <w:trPr>
          <w:trHeight w:val="1237"/>
        </w:trPr>
        <w:tc>
          <w:tcPr>
            <w:tcW w:w="4752" w:type="dxa"/>
          </w:tcPr>
          <w:p w14:paraId="41588FF1" w14:textId="77777777" w:rsidR="003C6BE8" w:rsidRPr="00995C6A" w:rsidRDefault="003C6BE8" w:rsidP="003C6BE8">
            <w:pPr>
              <w:rPr>
                <w:lang w:eastAsia="en-GB"/>
              </w:rPr>
            </w:pPr>
            <w:r w:rsidRPr="003C6BE8">
              <w:rPr>
                <w:b/>
                <w:bCs/>
                <w:lang w:eastAsia="en-GB"/>
              </w:rPr>
              <w:t>Okamžité aktualizace</w:t>
            </w:r>
            <w:r w:rsidRPr="00995C6A">
              <w:rPr>
                <w:lang w:eastAsia="en-GB"/>
              </w:rPr>
              <w:t>: Jakmile je aplikace (nebo hra) hostovaná na serveru, uživatel vždy získává nejnovější verzi. Odpadá tak starost, že někdo používá zastaralou instalaci.</w:t>
            </w:r>
          </w:p>
          <w:p w14:paraId="77B9EAD2" w14:textId="77777777" w:rsidR="00A42382" w:rsidRPr="00995C6A" w:rsidRDefault="00A42382" w:rsidP="00995C6A">
            <w:pPr>
              <w:rPr>
                <w:b/>
                <w:bCs/>
                <w:lang w:eastAsia="en-GB"/>
              </w:rPr>
            </w:pPr>
          </w:p>
        </w:tc>
        <w:tc>
          <w:tcPr>
            <w:tcW w:w="4752" w:type="dxa"/>
          </w:tcPr>
          <w:p w14:paraId="7F89E833" w14:textId="4949B765" w:rsidR="00A42382" w:rsidRPr="007E0BD4" w:rsidRDefault="003C6BE8" w:rsidP="00995C6A">
            <w:pPr>
              <w:rPr>
                <w:lang w:eastAsia="en-GB"/>
              </w:rPr>
            </w:pPr>
            <w:r w:rsidRPr="003C6BE8">
              <w:rPr>
                <w:b/>
                <w:bCs/>
                <w:lang w:eastAsia="en-GB"/>
              </w:rPr>
              <w:t>Komplexita vývoje</w:t>
            </w:r>
            <w:r w:rsidRPr="00995C6A">
              <w:rPr>
                <w:lang w:eastAsia="en-GB"/>
              </w:rPr>
              <w:t>: I když existují knihovny, 3D programování obecně vyžaduje znalost matematiky (vektory, matice), shaderů a optimalizačních technik. Pro kvalitní výsledky je zapotřebí dostatek času</w:t>
            </w:r>
            <w:r>
              <w:rPr>
                <w:lang w:eastAsia="en-GB"/>
              </w:rPr>
              <w:t>.</w:t>
            </w:r>
          </w:p>
        </w:tc>
      </w:tr>
      <w:tr w:rsidR="00A42382" w:rsidRPr="00995C6A" w14:paraId="64072761" w14:textId="77777777" w:rsidTr="007E0BD4">
        <w:trPr>
          <w:trHeight w:val="1237"/>
        </w:trPr>
        <w:tc>
          <w:tcPr>
            <w:tcW w:w="4752" w:type="dxa"/>
          </w:tcPr>
          <w:p w14:paraId="1F332E45" w14:textId="4B706659" w:rsidR="00A42382" w:rsidRPr="00995C6A" w:rsidRDefault="003C6BE8" w:rsidP="00995C6A">
            <w:pPr>
              <w:rPr>
                <w:b/>
                <w:bCs/>
                <w:lang w:eastAsia="en-GB"/>
              </w:rPr>
            </w:pPr>
            <w:r w:rsidRPr="003C6BE8">
              <w:rPr>
                <w:b/>
                <w:bCs/>
                <w:lang w:eastAsia="en-GB"/>
              </w:rPr>
              <w:t>Komunita a ekosystém</w:t>
            </w:r>
            <w:r w:rsidRPr="00995C6A">
              <w:rPr>
                <w:lang w:eastAsia="en-GB"/>
              </w:rPr>
              <w:t>: Existuje široká paleta knihoven (Three.js, Babylon.js, PlayCanvas apod.), návodů a open-source projektů, což zjednodušuje vývoj.</w:t>
            </w:r>
          </w:p>
        </w:tc>
        <w:tc>
          <w:tcPr>
            <w:tcW w:w="4752" w:type="dxa"/>
          </w:tcPr>
          <w:p w14:paraId="0D111960" w14:textId="117BA2CC" w:rsidR="00A42382" w:rsidRPr="007E0BD4" w:rsidRDefault="003C6BE8" w:rsidP="00995C6A">
            <w:pPr>
              <w:rPr>
                <w:lang w:eastAsia="en-GB"/>
              </w:rPr>
            </w:pPr>
            <w:r w:rsidRPr="003C6BE8">
              <w:rPr>
                <w:b/>
                <w:bCs/>
                <w:lang w:eastAsia="en-GB"/>
              </w:rPr>
              <w:t>Bezpečnostní omezení</w:t>
            </w:r>
            <w:r w:rsidRPr="00995C6A">
              <w:rPr>
                <w:lang w:eastAsia="en-GB"/>
              </w:rPr>
              <w:t>: Prohlížeče běží v tzv. sandboxu, aby chránily uživatele i systém, což může některá nízkoúrovňová volání blokovat nebo omezovat (např. přímý přístup k GPU paměti je silně regulován).</w:t>
            </w:r>
          </w:p>
        </w:tc>
      </w:tr>
      <w:tr w:rsidR="00A42382" w:rsidRPr="00995C6A" w14:paraId="70091C55" w14:textId="77777777" w:rsidTr="007E0BD4">
        <w:trPr>
          <w:trHeight w:val="2261"/>
        </w:trPr>
        <w:tc>
          <w:tcPr>
            <w:tcW w:w="4752" w:type="dxa"/>
          </w:tcPr>
          <w:p w14:paraId="488DACC4" w14:textId="205E1442" w:rsidR="00A42382" w:rsidRPr="00995C6A" w:rsidRDefault="003C6BE8" w:rsidP="003C6BE8">
            <w:pPr>
              <w:rPr>
                <w:b/>
                <w:bCs/>
                <w:lang w:eastAsia="en-GB"/>
              </w:rPr>
            </w:pPr>
            <w:r w:rsidRPr="003C6BE8">
              <w:rPr>
                <w:b/>
                <w:bCs/>
                <w:lang w:eastAsia="en-GB"/>
              </w:rPr>
              <w:t>Multiplatformnost</w:t>
            </w:r>
            <w:r w:rsidRPr="00995C6A">
              <w:rPr>
                <w:lang w:eastAsia="en-GB"/>
              </w:rPr>
              <w:t>: Web funguje na různých operačních systémech (Windows, macOS, Linux, Android, iOS) i zařízeních (PC, notebook, tablet, mobil). Pokud je projekt navržen správně, uživatelé ho mohou spustit kdekoli.</w:t>
            </w:r>
          </w:p>
        </w:tc>
        <w:tc>
          <w:tcPr>
            <w:tcW w:w="4752" w:type="dxa"/>
          </w:tcPr>
          <w:p w14:paraId="017E943A" w14:textId="67749ECE" w:rsidR="00A42382" w:rsidRPr="00995C6A" w:rsidRDefault="003C6BE8" w:rsidP="00995C6A">
            <w:pPr>
              <w:rPr>
                <w:b/>
                <w:bCs/>
                <w:lang w:eastAsia="en-GB"/>
              </w:rPr>
            </w:pPr>
            <w:r w:rsidRPr="003C6BE8">
              <w:rPr>
                <w:b/>
                <w:bCs/>
                <w:lang w:eastAsia="en-GB"/>
              </w:rPr>
              <w:t>Potřeba fallback řešení</w:t>
            </w:r>
            <w:r w:rsidRPr="00995C6A">
              <w:rPr>
                <w:lang w:eastAsia="en-GB"/>
              </w:rPr>
              <w:t>: Pokud chceš zajistit podporu i pro uživatele se staršími prohlížeči, musíš myslet na alternativy (např. 2D verzi nebo statické obrázky), pokud prohlížeč nepodporuje WebGL2 či WebGPU.</w:t>
            </w:r>
          </w:p>
        </w:tc>
      </w:tr>
    </w:tbl>
    <w:p w14:paraId="3A9BEAA0" w14:textId="6D9DC274" w:rsidR="003C6BE8" w:rsidRPr="00B04C89" w:rsidRDefault="003C6BE8" w:rsidP="00B04C89">
      <w:pPr>
        <w:pStyle w:val="TabulkaCaption"/>
        <w:rPr>
          <w:lang w:eastAsia="en-GB"/>
        </w:rPr>
      </w:pPr>
      <w:r w:rsidRPr="00B04C89">
        <w:rPr>
          <w:lang w:eastAsia="en-GB"/>
        </w:rPr>
        <w:t xml:space="preserve">Zdroj: </w:t>
      </w:r>
      <w:sdt>
        <w:sdtPr>
          <w:rPr>
            <w:lang w:eastAsia="en-GB"/>
          </w:rPr>
          <w:id w:val="-1844078312"/>
          <w:citation/>
        </w:sdtPr>
        <w:sdtContent>
          <w:r w:rsidR="00A714AD" w:rsidRPr="00B04C89">
            <w:rPr>
              <w:lang w:eastAsia="en-GB"/>
            </w:rPr>
            <w:fldChar w:fldCharType="begin"/>
          </w:r>
          <w:r w:rsidR="00A714AD" w:rsidRPr="00B04C89">
            <w:rPr>
              <w:lang w:eastAsia="en-GB"/>
            </w:rPr>
            <w:instrText xml:space="preserve"> CITATION MOZ24 \l 1029 </w:instrText>
          </w:r>
          <w:r w:rsidR="00A714AD" w:rsidRPr="00B04C89">
            <w:rPr>
              <w:lang w:eastAsia="en-GB"/>
            </w:rPr>
            <w:fldChar w:fldCharType="separate"/>
          </w:r>
          <w:r w:rsidR="00A714AD" w:rsidRPr="00B04C89">
            <w:rPr>
              <w:lang w:eastAsia="en-GB"/>
            </w:rPr>
            <w:t>(MDN Web Docs, 2024)</w:t>
          </w:r>
          <w:r w:rsidR="00A714AD" w:rsidRPr="00B04C89">
            <w:rPr>
              <w:lang w:eastAsia="en-GB"/>
            </w:rPr>
            <w:fldChar w:fldCharType="end"/>
          </w:r>
        </w:sdtContent>
      </w:sdt>
      <w:sdt>
        <w:sdtPr>
          <w:rPr>
            <w:lang w:eastAsia="en-GB"/>
          </w:rPr>
          <w:id w:val="-1871987475"/>
          <w:citation/>
        </w:sdtPr>
        <w:sdtContent>
          <w:r w:rsidR="00A714AD" w:rsidRPr="00B04C89">
            <w:rPr>
              <w:lang w:eastAsia="en-GB"/>
            </w:rPr>
            <w:fldChar w:fldCharType="begin"/>
          </w:r>
          <w:r w:rsidR="00A714AD" w:rsidRPr="00B04C89">
            <w:rPr>
              <w:lang w:eastAsia="en-GB"/>
            </w:rPr>
            <w:instrText xml:space="preserve"> CITATION Chi24 \l 1029 </w:instrText>
          </w:r>
          <w:r w:rsidR="00A714AD" w:rsidRPr="00B04C89">
            <w:rPr>
              <w:lang w:eastAsia="en-GB"/>
            </w:rPr>
            <w:fldChar w:fldCharType="separate"/>
          </w:r>
          <w:r w:rsidR="00A714AD" w:rsidRPr="00B04C89">
            <w:rPr>
              <w:lang w:eastAsia="en-GB"/>
            </w:rPr>
            <w:t xml:space="preserve"> </w:t>
          </w:r>
          <w:r w:rsidR="00A714AD" w:rsidRPr="00B04C89">
            <w:rPr>
              <w:lang w:eastAsia="en-GB"/>
            </w:rPr>
            <w:t>(Chickerur, 2024)</w:t>
          </w:r>
          <w:r w:rsidR="00A714AD" w:rsidRPr="00B04C89">
            <w:rPr>
              <w:lang w:eastAsia="en-GB"/>
            </w:rPr>
            <w:fldChar w:fldCharType="end"/>
          </w:r>
        </w:sdtContent>
      </w:sdt>
      <w:sdt>
        <w:sdtPr>
          <w:rPr>
            <w:lang w:eastAsia="en-GB"/>
          </w:rPr>
          <w:id w:val="165132077"/>
          <w:citation/>
        </w:sdtPr>
        <w:sdtContent>
          <w:r w:rsidR="00A714AD" w:rsidRPr="00B04C89">
            <w:rPr>
              <w:lang w:eastAsia="en-GB"/>
            </w:rPr>
            <w:fldChar w:fldCharType="begin"/>
          </w:r>
          <w:r w:rsidR="00A714AD" w:rsidRPr="00B04C89">
            <w:rPr>
              <w:lang w:eastAsia="en-GB"/>
            </w:rPr>
            <w:instrText xml:space="preserve"> CITATION Can24 \l 1029 </w:instrText>
          </w:r>
          <w:r w:rsidR="00A714AD" w:rsidRPr="00B04C89">
            <w:rPr>
              <w:lang w:eastAsia="en-GB"/>
            </w:rPr>
            <w:fldChar w:fldCharType="separate"/>
          </w:r>
          <w:r w:rsidR="00A714AD" w:rsidRPr="00B04C89">
            <w:rPr>
              <w:lang w:eastAsia="en-GB"/>
            </w:rPr>
            <w:t xml:space="preserve"> </w:t>
          </w:r>
          <w:r w:rsidR="00A714AD" w:rsidRPr="00B04C89">
            <w:rPr>
              <w:lang w:eastAsia="en-GB"/>
            </w:rPr>
            <w:t>(Can I use, 2024)</w:t>
          </w:r>
          <w:r w:rsidR="00A714AD" w:rsidRPr="00B04C89">
            <w:rPr>
              <w:lang w:eastAsia="en-GB"/>
            </w:rPr>
            <w:fldChar w:fldCharType="end"/>
          </w:r>
        </w:sdtContent>
      </w:sdt>
      <w:sdt>
        <w:sdtPr>
          <w:rPr>
            <w:lang w:eastAsia="en-GB"/>
          </w:rPr>
          <w:id w:val="-331455725"/>
          <w:citation/>
        </w:sdtPr>
        <w:sdtContent>
          <w:r w:rsidR="00A714AD" w:rsidRPr="00B04C89">
            <w:rPr>
              <w:lang w:eastAsia="en-GB"/>
            </w:rPr>
            <w:fldChar w:fldCharType="begin"/>
          </w:r>
          <w:r w:rsidR="00A714AD" w:rsidRPr="00B04C89">
            <w:rPr>
              <w:lang w:eastAsia="en-GB"/>
            </w:rPr>
            <w:instrText xml:space="preserve"> CITATION Moz24 \l 1029 </w:instrText>
          </w:r>
          <w:r w:rsidR="00A714AD" w:rsidRPr="00B04C89">
            <w:rPr>
              <w:lang w:eastAsia="en-GB"/>
            </w:rPr>
            <w:fldChar w:fldCharType="separate"/>
          </w:r>
          <w:r w:rsidR="00A714AD" w:rsidRPr="00B04C89">
            <w:rPr>
              <w:lang w:eastAsia="en-GB"/>
            </w:rPr>
            <w:t xml:space="preserve"> </w:t>
          </w:r>
          <w:r w:rsidR="00A714AD" w:rsidRPr="00B04C89">
            <w:rPr>
              <w:lang w:eastAsia="en-GB"/>
            </w:rPr>
            <w:t>(Mozilla Security Team, 2024)</w:t>
          </w:r>
          <w:r w:rsidR="00A714AD" w:rsidRPr="00B04C89">
            <w:rPr>
              <w:lang w:eastAsia="en-GB"/>
            </w:rPr>
            <w:fldChar w:fldCharType="end"/>
          </w:r>
        </w:sdtContent>
      </w:sdt>
    </w:p>
    <w:p w14:paraId="02723310" w14:textId="77777777" w:rsidR="00334D85" w:rsidRPr="0018468E" w:rsidRDefault="00334D85" w:rsidP="00442C9A">
      <w:pPr>
        <w:rPr>
          <w:lang w:eastAsia="en-GB"/>
        </w:rPr>
      </w:pPr>
      <w:r w:rsidRPr="0018468E">
        <w:rPr>
          <w:lang w:eastAsia="en-GB"/>
        </w:rPr>
        <w:lastRenderedPageBreak/>
        <w:t>Historie 3D grafiky na webu je poměrně mladá ve srovnání s tradičním (desktopovým) 3D renderingem. Přesto se během posledních dvou dekád odehrál výrazný posun od experimentálních pluginů k robustním standardům integrovaným přímo v prohlížečích. V této kapitole projdeme hlavní milníky, které umožnily, aby se 3D obsah stal běžnou součástí webových stránek.</w:t>
      </w:r>
    </w:p>
    <w:p w14:paraId="721D9040" w14:textId="77777777" w:rsidR="00334D85" w:rsidRPr="0018468E" w:rsidRDefault="00334D85" w:rsidP="0018468E">
      <w:pPr>
        <w:pStyle w:val="Nadpis3"/>
        <w:rPr>
          <w:rFonts w:cstheme="minorHAnsi"/>
          <w:lang w:eastAsia="en-GB"/>
        </w:rPr>
      </w:pPr>
      <w:r w:rsidRPr="0018468E">
        <w:rPr>
          <w:rFonts w:cstheme="minorHAnsi"/>
          <w:lang w:eastAsia="en-GB"/>
        </w:rPr>
        <w:t>Počátky (VRML, Flash, Unity Web Player)</w:t>
      </w:r>
    </w:p>
    <w:p w14:paraId="7333E43B" w14:textId="77777777" w:rsidR="00334D85" w:rsidRPr="0018468E" w:rsidRDefault="00334D85" w:rsidP="00556674">
      <w:pPr>
        <w:rPr>
          <w:lang w:eastAsia="en-GB"/>
        </w:rPr>
      </w:pPr>
      <w:r w:rsidRPr="0018468E">
        <w:rPr>
          <w:b/>
          <w:bCs/>
          <w:lang w:eastAsia="en-GB"/>
        </w:rPr>
        <w:t>VRML (Virtual Reality Modeling Language)</w:t>
      </w:r>
      <w:r w:rsidRPr="0018468E">
        <w:rPr>
          <w:lang w:eastAsia="en-GB"/>
        </w:rPr>
        <w:t>: Vznikl už v polovině 90. let a byl jedním z prvních pokusů o přenesení 3D grafiky do prostředí webu. Umožňoval popis 3D objektů a scén pomocí textových souborů s příponou *.wrl. Přestože VRML dokázal do jisté míry zobrazit 3D modely v prohlížeči, nikdy nezískal masivní popularitu. Důvodem byla nízká podpora v mainstreamových prohlížečích a nutnost instalace speciálních pluginů, což komplikovalo uživatelský zážitek.</w:t>
      </w:r>
    </w:p>
    <w:p w14:paraId="28C79B74" w14:textId="1AA84F64" w:rsidR="00334D85" w:rsidRPr="0018468E" w:rsidRDefault="00334D85" w:rsidP="00556674">
      <w:pPr>
        <w:rPr>
          <w:lang w:eastAsia="en-GB"/>
        </w:rPr>
      </w:pPr>
      <w:r w:rsidRPr="0018468E">
        <w:rPr>
          <w:b/>
          <w:bCs/>
          <w:lang w:eastAsia="en-GB"/>
        </w:rPr>
        <w:t>Flash</w:t>
      </w:r>
      <w:r w:rsidRPr="0018468E">
        <w:rPr>
          <w:lang w:eastAsia="en-GB"/>
        </w:rPr>
        <w:t>: Ačkoli se Flash spojoval primárně s 2D animacemi a interaktivními prvky, existovaly i pokusy o využití 3D (např. papervision3D). Opět se ale jednalo o proprietární technologii vyžadující instalaci pluginu a s limitovaným přístupem k GPU akceleraci.</w:t>
      </w:r>
    </w:p>
    <w:p w14:paraId="28F9807B" w14:textId="7072E0B0" w:rsidR="0082291D" w:rsidRPr="0018468E" w:rsidRDefault="00334D85" w:rsidP="00556674">
      <w:pPr>
        <w:rPr>
          <w:lang w:eastAsia="en-GB"/>
        </w:rPr>
      </w:pPr>
      <w:r w:rsidRPr="0018468E">
        <w:rPr>
          <w:b/>
          <w:bCs/>
          <w:lang w:eastAsia="en-GB"/>
        </w:rPr>
        <w:t>Unity Web Player</w:t>
      </w:r>
      <w:r w:rsidRPr="0018468E">
        <w:rPr>
          <w:lang w:eastAsia="en-GB"/>
        </w:rPr>
        <w:t>: V době, kdy Unity začalo nabírat na popularitě jako herní engine, nabídl plugin Unity Web Player, který umožňoval spouštět 3D hry a aplikace v prohlížeči. I zde ale platilo, že se jednalo o uzavřenou technologii vyžadující zvláštní instalaci – a s rozšiřováním mobilních zařízení, kde pluginy často nefungovaly, se stávalo toto řešení stále méně životaschopné.</w:t>
      </w:r>
    </w:p>
    <w:p w14:paraId="76882E57" w14:textId="77777777" w:rsidR="00334D85" w:rsidRPr="0018468E" w:rsidRDefault="00334D85" w:rsidP="00443D4B">
      <w:pPr>
        <w:pStyle w:val="Nadpis3"/>
        <w:rPr>
          <w:rFonts w:cstheme="minorHAnsi"/>
          <w:lang w:eastAsia="en-GB"/>
        </w:rPr>
      </w:pPr>
      <w:r w:rsidRPr="0018468E">
        <w:rPr>
          <w:rFonts w:cstheme="minorHAnsi"/>
          <w:lang w:eastAsia="en-GB"/>
        </w:rPr>
        <w:t>Nástup WebGL (2011)</w:t>
      </w:r>
    </w:p>
    <w:p w14:paraId="6166ABE0" w14:textId="77777777" w:rsidR="00334D85" w:rsidRPr="0018468E" w:rsidRDefault="00334D85" w:rsidP="00443D4B">
      <w:pPr>
        <w:rPr>
          <w:lang w:eastAsia="en-GB"/>
        </w:rPr>
      </w:pPr>
      <w:r w:rsidRPr="0018468E">
        <w:rPr>
          <w:lang w:eastAsia="en-GB"/>
        </w:rPr>
        <w:t>V roce 2011 byla oficiálně vydána první stabilní verze WebGL 1.0, která vycházela z OpenGL ES 2.0. Tento krok představoval zásadní zlom, protože WebGL se stal standardem přímo podporovaným prohlížeči (nejprve Chrome a Firefox, později Safari a další).</w:t>
      </w:r>
    </w:p>
    <w:p w14:paraId="3ADC9C59" w14:textId="77777777" w:rsidR="00334D85" w:rsidRPr="0018468E" w:rsidRDefault="00334D85" w:rsidP="00443D4B">
      <w:pPr>
        <w:rPr>
          <w:b/>
          <w:bCs/>
          <w:lang w:eastAsia="en-GB"/>
        </w:rPr>
      </w:pPr>
      <w:r w:rsidRPr="0018468E">
        <w:rPr>
          <w:b/>
          <w:bCs/>
          <w:lang w:eastAsia="en-GB"/>
        </w:rPr>
        <w:t>Hlavní přínosy WebGL 1.0:</w:t>
      </w:r>
    </w:p>
    <w:p w14:paraId="3C66D25B" w14:textId="77777777" w:rsidR="00334D85" w:rsidRPr="0018468E" w:rsidRDefault="00334D85" w:rsidP="00443D4B">
      <w:pPr>
        <w:pStyle w:val="Odstavecseseznamem"/>
        <w:numPr>
          <w:ilvl w:val="0"/>
          <w:numId w:val="2"/>
        </w:numPr>
        <w:rPr>
          <w:lang w:eastAsia="en-GB"/>
        </w:rPr>
      </w:pPr>
      <w:r w:rsidRPr="0018468E">
        <w:rPr>
          <w:lang w:eastAsia="en-GB"/>
        </w:rPr>
        <w:t>Odstranění nutnosti používat pluginy – uživatelé mohli spustit 3D obsah „z krabice“, pokud měli aktuální prohlížeč.</w:t>
      </w:r>
    </w:p>
    <w:p w14:paraId="4FA0C699" w14:textId="77777777" w:rsidR="00334D85" w:rsidRPr="0018468E" w:rsidRDefault="00334D85" w:rsidP="00443D4B">
      <w:pPr>
        <w:pStyle w:val="Odstavecseseznamem"/>
        <w:numPr>
          <w:ilvl w:val="0"/>
          <w:numId w:val="2"/>
        </w:numPr>
        <w:rPr>
          <w:lang w:eastAsia="en-GB"/>
        </w:rPr>
      </w:pPr>
      <w:r w:rsidRPr="0018468E">
        <w:rPr>
          <w:lang w:eastAsia="en-GB"/>
        </w:rPr>
        <w:t>Založení na existující technologii (OpenGL ES 2.0) zajistilo relativně rychlý růst a možnost využívat znalosti z herního průmyslu.</w:t>
      </w:r>
    </w:p>
    <w:p w14:paraId="65EFB7BE" w14:textId="77777777" w:rsidR="00334D85" w:rsidRPr="0018468E" w:rsidRDefault="00334D85" w:rsidP="00443D4B">
      <w:pPr>
        <w:rPr>
          <w:lang w:eastAsia="en-GB"/>
        </w:rPr>
      </w:pPr>
      <w:r w:rsidRPr="0018468E">
        <w:rPr>
          <w:lang w:eastAsia="en-GB"/>
        </w:rPr>
        <w:lastRenderedPageBreak/>
        <w:t>Po vydání WebGL 1.0 začaly vznikat první populární knihovny jako Three.js, které vývojářům usnadnily práci s tímto poněkud nízkoúrovňovým API. Během krátké doby se objevila řada experimentálních dem a her, což dokládalo potenciál 3D grafiky na webu.</w:t>
      </w:r>
    </w:p>
    <w:p w14:paraId="3868DDE6" w14:textId="77777777" w:rsidR="00334D85" w:rsidRPr="0018468E" w:rsidRDefault="00334D85" w:rsidP="00443D4B">
      <w:pPr>
        <w:pStyle w:val="Nadpis3"/>
        <w:rPr>
          <w:rFonts w:cstheme="minorHAnsi"/>
          <w:lang w:eastAsia="en-GB"/>
        </w:rPr>
      </w:pPr>
      <w:r w:rsidRPr="0018468E">
        <w:rPr>
          <w:rFonts w:cstheme="minorHAnsi"/>
          <w:lang w:eastAsia="en-GB"/>
        </w:rPr>
        <w:t>WebGL2 (2017)</w:t>
      </w:r>
    </w:p>
    <w:p w14:paraId="2A158D48" w14:textId="48D1A068" w:rsidR="00334D85" w:rsidRPr="0018468E" w:rsidRDefault="00334D85" w:rsidP="00443D4B">
      <w:pPr>
        <w:rPr>
          <w:lang w:eastAsia="en-GB"/>
        </w:rPr>
      </w:pPr>
      <w:r w:rsidRPr="0018468E">
        <w:rPr>
          <w:lang w:eastAsia="en-GB"/>
        </w:rPr>
        <w:t xml:space="preserve">S rostoucími nároky na kvalitu 3D zobrazení a výkon vznikla potřeba posunout WebGL dál. Výsledkem byl standard </w:t>
      </w:r>
      <w:r w:rsidRPr="00D235AA">
        <w:rPr>
          <w:lang w:eastAsia="en-GB"/>
          <w:rPrChange w:id="146" w:author="Valerij Šlovikov" w:date="2025-07-08T19:04:00Z" w16du:dateUtc="2025-07-08T17:04:00Z">
            <w:rPr>
              <w:b/>
              <w:bCs/>
              <w:lang w:eastAsia="en-GB"/>
            </w:rPr>
          </w:rPrChange>
        </w:rPr>
        <w:t>WebGL2</w:t>
      </w:r>
      <w:r w:rsidRPr="0018468E">
        <w:rPr>
          <w:lang w:eastAsia="en-GB"/>
        </w:rPr>
        <w:t>, publikovaný konsorciem K</w:t>
      </w:r>
      <w:r w:rsidR="00D107E3">
        <w:rPr>
          <w:lang w:eastAsia="en-GB"/>
        </w:rPr>
        <w:t>h</w:t>
      </w:r>
      <w:r w:rsidRPr="0018468E">
        <w:rPr>
          <w:lang w:eastAsia="en-GB"/>
        </w:rPr>
        <w:t>ronos Group v roce 2017.</w:t>
      </w:r>
    </w:p>
    <w:p w14:paraId="17D9DD00" w14:textId="77777777" w:rsidR="00334D85" w:rsidRPr="0018468E" w:rsidRDefault="00334D85" w:rsidP="00443D4B">
      <w:pPr>
        <w:rPr>
          <w:b/>
          <w:bCs/>
          <w:lang w:eastAsia="en-GB"/>
        </w:rPr>
      </w:pPr>
      <w:r w:rsidRPr="0018468E">
        <w:rPr>
          <w:b/>
          <w:bCs/>
          <w:lang w:eastAsia="en-GB"/>
        </w:rPr>
        <w:t>Novinky ve WebGL2:</w:t>
      </w:r>
    </w:p>
    <w:p w14:paraId="1BFFF450" w14:textId="12593555" w:rsidR="00334D85" w:rsidRPr="0018468E" w:rsidRDefault="00334D85" w:rsidP="00443D4B">
      <w:pPr>
        <w:pStyle w:val="Odstavecseseznamem"/>
        <w:numPr>
          <w:ilvl w:val="0"/>
          <w:numId w:val="2"/>
        </w:numPr>
        <w:rPr>
          <w:lang w:eastAsia="en-GB"/>
        </w:rPr>
      </w:pPr>
      <w:r w:rsidRPr="00E577F2">
        <w:rPr>
          <w:b/>
          <w:bCs/>
          <w:lang w:eastAsia="en-GB"/>
        </w:rPr>
        <w:t>Podpora OpenGL ES 3.0</w:t>
      </w:r>
      <w:ins w:id="147" w:author="Valerij Šlovikov" w:date="2025-07-08T18:52:00Z" w16du:dateUtc="2025-07-08T16:52:00Z">
        <w:r w:rsidR="00B04C89" w:rsidRPr="00E577F2">
          <w:rPr>
            <w:b/>
            <w:bCs/>
            <w:rPrChange w:id="148" w:author="Valerij Šlovikov" w:date="2025-07-08T18:54:00Z" w16du:dateUtc="2025-07-08T16:54:00Z">
              <w:rPr/>
            </w:rPrChange>
          </w:rPr>
          <w:t>:</w:t>
        </w:r>
        <w:r w:rsidR="00B04C89">
          <w:t xml:space="preserve"> </w:t>
        </w:r>
      </w:ins>
      <w:del w:id="149" w:author="Valerij Šlovikov" w:date="2025-07-08T18:52:00Z" w16du:dateUtc="2025-07-08T16:52:00Z">
        <w:r w:rsidRPr="0018468E" w:rsidDel="00B04C89">
          <w:rPr>
            <w:lang w:eastAsia="en-GB"/>
          </w:rPr>
          <w:delText xml:space="preserve"> – </w:delText>
        </w:r>
      </w:del>
      <w:r w:rsidRPr="0018468E">
        <w:rPr>
          <w:lang w:eastAsia="en-GB"/>
        </w:rPr>
        <w:t xml:space="preserve">objevily se funkce jako 3D textury, </w:t>
      </w:r>
      <w:r w:rsidRPr="0018468E">
        <w:rPr>
          <w:i/>
          <w:iCs/>
          <w:lang w:eastAsia="en-GB"/>
        </w:rPr>
        <w:t>transform feedback</w:t>
      </w:r>
      <w:r w:rsidRPr="0018468E">
        <w:rPr>
          <w:lang w:eastAsia="en-GB"/>
        </w:rPr>
        <w:t xml:space="preserve">, </w:t>
      </w:r>
      <w:r w:rsidRPr="0018468E">
        <w:rPr>
          <w:i/>
          <w:iCs/>
          <w:lang w:eastAsia="en-GB"/>
        </w:rPr>
        <w:t>instanced rendering</w:t>
      </w:r>
      <w:r w:rsidRPr="0018468E">
        <w:rPr>
          <w:lang w:eastAsia="en-GB"/>
        </w:rPr>
        <w:t>, jež usnadnily vykreslování komplexnějších scén a efektů.</w:t>
      </w:r>
    </w:p>
    <w:p w14:paraId="454C5417" w14:textId="7B7875AA" w:rsidR="00334D85" w:rsidRPr="0018468E" w:rsidRDefault="00334D85" w:rsidP="00443D4B">
      <w:pPr>
        <w:pStyle w:val="Odstavecseseznamem"/>
        <w:numPr>
          <w:ilvl w:val="0"/>
          <w:numId w:val="2"/>
        </w:numPr>
        <w:rPr>
          <w:lang w:eastAsia="en-GB"/>
        </w:rPr>
      </w:pPr>
      <w:r w:rsidRPr="0018468E">
        <w:rPr>
          <w:b/>
          <w:bCs/>
          <w:lang w:eastAsia="en-GB"/>
        </w:rPr>
        <w:t>Vylepšené shadery a uniformy</w:t>
      </w:r>
      <w:del w:id="150" w:author="Valerij Šlovikov" w:date="2025-07-08T18:52:00Z" w16du:dateUtc="2025-07-08T16:52:00Z">
        <w:r w:rsidRPr="0018468E" w:rsidDel="00B04C89">
          <w:rPr>
            <w:lang w:eastAsia="en-GB"/>
          </w:rPr>
          <w:delText xml:space="preserve"> </w:delText>
        </w:r>
      </w:del>
      <w:ins w:id="151" w:author="Valerij Šlovikov" w:date="2025-07-08T18:52:00Z" w16du:dateUtc="2025-07-08T16:52:00Z">
        <w:r w:rsidR="00B04C89" w:rsidRPr="0018468E">
          <w:t>:</w:t>
        </w:r>
      </w:ins>
      <w:del w:id="152" w:author="Valerij Šlovikov" w:date="2025-07-08T18:52:00Z" w16du:dateUtc="2025-07-08T16:52:00Z">
        <w:r w:rsidRPr="0018468E" w:rsidDel="00B04C89">
          <w:rPr>
            <w:lang w:eastAsia="en-GB"/>
          </w:rPr>
          <w:delText>–</w:delText>
        </w:r>
      </w:del>
      <w:r w:rsidRPr="0018468E">
        <w:rPr>
          <w:lang w:eastAsia="en-GB"/>
        </w:rPr>
        <w:t xml:space="preserve"> umožňovaly pokročilejší grafické efekty přímo na GPU.</w:t>
      </w:r>
    </w:p>
    <w:p w14:paraId="1C42C495" w14:textId="5B6BC276" w:rsidR="00334D85" w:rsidRPr="0018468E" w:rsidRDefault="00334D85" w:rsidP="00443D4B">
      <w:pPr>
        <w:pStyle w:val="Odstavecseseznamem"/>
        <w:numPr>
          <w:ilvl w:val="0"/>
          <w:numId w:val="2"/>
        </w:numPr>
        <w:rPr>
          <w:lang w:eastAsia="en-GB"/>
        </w:rPr>
      </w:pPr>
      <w:r w:rsidRPr="0018468E">
        <w:rPr>
          <w:b/>
          <w:bCs/>
          <w:lang w:eastAsia="en-GB"/>
        </w:rPr>
        <w:t>Vyšší stabilita a kompatibilita</w:t>
      </w:r>
      <w:ins w:id="153" w:author="Valerij Šlovikov" w:date="2025-07-08T18:52:00Z" w16du:dateUtc="2025-07-08T16:52:00Z">
        <w:r w:rsidR="00B04C89" w:rsidRPr="0018468E">
          <w:t>:</w:t>
        </w:r>
        <w:r w:rsidR="00B04C89">
          <w:t xml:space="preserve"> </w:t>
        </w:r>
      </w:ins>
      <w:del w:id="154" w:author="Valerij Šlovikov" w:date="2025-07-08T18:52:00Z" w16du:dateUtc="2025-07-08T16:52:00Z">
        <w:r w:rsidRPr="0018468E" w:rsidDel="00B04C89">
          <w:rPr>
            <w:lang w:eastAsia="en-GB"/>
          </w:rPr>
          <w:delText xml:space="preserve"> – </w:delText>
        </w:r>
      </w:del>
      <w:r w:rsidRPr="0018468E">
        <w:rPr>
          <w:lang w:eastAsia="en-GB"/>
        </w:rPr>
        <w:t>mnozí vývojáři ocenili lepší funkce pro práci s buffery a texturami, což vedlo k efektivnějšímu využití GPU.</w:t>
      </w:r>
    </w:p>
    <w:p w14:paraId="487C53E2" w14:textId="77777777" w:rsidR="00334D85" w:rsidRPr="0018468E" w:rsidRDefault="00334D85" w:rsidP="00443D4B">
      <w:pPr>
        <w:rPr>
          <w:lang w:eastAsia="en-GB"/>
        </w:rPr>
      </w:pPr>
      <w:r w:rsidRPr="0018468E">
        <w:rPr>
          <w:lang w:eastAsia="en-GB"/>
        </w:rPr>
        <w:t>Přijetí WebGL2 bylo postupné, protože ne všechny prohlížeče (zejména mobilní) ho implementovaly současně a beze zbytku. Postupem času se však WebGL2 stal běžně dostupným v Chrome, Firefoxu či nových verzích Edge (Chromium), zatímco Safari podporu postupně vylepšuje.</w:t>
      </w:r>
    </w:p>
    <w:p w14:paraId="64AAD114" w14:textId="77777777" w:rsidR="00334D85" w:rsidRPr="0018468E" w:rsidRDefault="00334D85" w:rsidP="00443D4B">
      <w:pPr>
        <w:pStyle w:val="Nadpis3"/>
        <w:rPr>
          <w:rFonts w:cstheme="minorHAnsi"/>
          <w:lang w:eastAsia="en-GB"/>
        </w:rPr>
      </w:pPr>
      <w:r w:rsidRPr="0018468E">
        <w:rPr>
          <w:rFonts w:cstheme="minorHAnsi"/>
          <w:lang w:eastAsia="en-GB"/>
        </w:rPr>
        <w:t>Příchod WebGPU (2022+)</w:t>
      </w:r>
    </w:p>
    <w:p w14:paraId="0823CD27" w14:textId="77777777" w:rsidR="00334D85" w:rsidRPr="0018468E" w:rsidRDefault="00334D85" w:rsidP="00443D4B">
      <w:pPr>
        <w:rPr>
          <w:lang w:eastAsia="en-GB"/>
        </w:rPr>
      </w:pPr>
      <w:r w:rsidRPr="0018468E">
        <w:rPr>
          <w:lang w:eastAsia="en-GB"/>
        </w:rPr>
        <w:t>Nejmladší kapitolu v tomto vývoji představuje WebGPU, které se začalo objevovat v experimentální podobě v roce 2020 a do stabilnější fáze se dostává zhruba od roku 2022.</w:t>
      </w:r>
    </w:p>
    <w:p w14:paraId="6081FF52" w14:textId="77777777" w:rsidR="00334D85" w:rsidRPr="0018468E" w:rsidRDefault="00334D85" w:rsidP="00443D4B">
      <w:pPr>
        <w:rPr>
          <w:lang w:eastAsia="en-GB"/>
        </w:rPr>
      </w:pPr>
      <w:r w:rsidRPr="0018468E">
        <w:rPr>
          <w:b/>
          <w:bCs/>
          <w:lang w:eastAsia="en-GB"/>
        </w:rPr>
        <w:t>Inspirace moderními API</w:t>
      </w:r>
      <w:r w:rsidRPr="0018468E">
        <w:rPr>
          <w:lang w:eastAsia="en-GB"/>
        </w:rPr>
        <w:t>: WebGPU se opírá o principy a architektury Vulkanu (Khronos), Metalu (Apple) a Direct3D 12 (Microsoft), což jsou nízkoúrovňová API zaměřená na vysoký výkon a detailní kontrolu nad hardwarem.</w:t>
      </w:r>
    </w:p>
    <w:p w14:paraId="0BF10ADA" w14:textId="019D9ED8" w:rsidR="00B04C89" w:rsidRDefault="0082291D" w:rsidP="00443D4B">
      <w:pPr>
        <w:rPr>
          <w:ins w:id="155" w:author="Valerij Šlovikov" w:date="2025-07-08T18:49:00Z" w16du:dateUtc="2025-07-08T16:49:00Z"/>
          <w:lang w:eastAsia="en-GB"/>
        </w:rPr>
      </w:pPr>
      <w:r w:rsidRPr="0082291D">
        <w:rPr>
          <w:lang w:eastAsia="en-GB"/>
        </w:rPr>
        <w:t xml:space="preserve">Hlubšímu porovnání </w:t>
      </w:r>
      <w:r>
        <w:rPr>
          <w:lang w:eastAsia="en-GB"/>
        </w:rPr>
        <w:t>technologií WebGL a WebGPU se zabýváme v kapitole 2.</w:t>
      </w:r>
    </w:p>
    <w:p w14:paraId="16E38429" w14:textId="77777777" w:rsidR="00B04C89" w:rsidRDefault="00B04C89">
      <w:pPr>
        <w:widowControl w:val="0"/>
        <w:autoSpaceDE w:val="0"/>
        <w:autoSpaceDN w:val="0"/>
        <w:spacing w:before="0" w:beforeAutospacing="0" w:after="0" w:afterAutospacing="0" w:line="240" w:lineRule="auto"/>
        <w:jc w:val="left"/>
        <w:rPr>
          <w:ins w:id="156" w:author="Valerij Šlovikov" w:date="2025-07-08T18:49:00Z" w16du:dateUtc="2025-07-08T16:49:00Z"/>
          <w:lang w:eastAsia="en-GB"/>
        </w:rPr>
      </w:pPr>
      <w:ins w:id="157" w:author="Valerij Šlovikov" w:date="2025-07-08T18:49:00Z" w16du:dateUtc="2025-07-08T16:49:00Z">
        <w:r>
          <w:rPr>
            <w:lang w:eastAsia="en-GB"/>
          </w:rPr>
          <w:br w:type="page"/>
        </w:r>
      </w:ins>
    </w:p>
    <w:p w14:paraId="242D86EB" w14:textId="5A9BCB44" w:rsidR="00B04C89" w:rsidRPr="00B04C89" w:rsidDel="00B04C89" w:rsidRDefault="00B04C89" w:rsidP="00443D4B">
      <w:pPr>
        <w:rPr>
          <w:del w:id="158" w:author="Valerij Šlovikov" w:date="2025-07-08T18:49:00Z" w16du:dateUtc="2025-07-08T16:49:00Z"/>
          <w:b/>
          <w:lang w:eastAsia="en-GB"/>
          <w:rPrChange w:id="159" w:author="Valerij Šlovikov" w:date="2025-07-08T18:52:00Z" w16du:dateUtc="2025-07-08T16:52:00Z">
            <w:rPr>
              <w:del w:id="160" w:author="Valerij Šlovikov" w:date="2025-07-08T18:49:00Z" w16du:dateUtc="2025-07-08T16:49:00Z"/>
              <w:lang w:eastAsia="en-GB"/>
            </w:rPr>
          </w:rPrChange>
        </w:rPr>
      </w:pPr>
    </w:p>
    <w:p w14:paraId="05188001" w14:textId="0E132AF9" w:rsidR="0082291D" w:rsidRDefault="0082291D" w:rsidP="00B04C89">
      <w:pPr>
        <w:pStyle w:val="TabulkaCaption"/>
        <w:rPr>
          <w:lang w:eastAsia="en-GB"/>
        </w:rPr>
        <w:pPrChange w:id="161" w:author="Valerij Šlovikov" w:date="2025-07-08T18:52:00Z" w16du:dateUtc="2025-07-08T16:52:00Z">
          <w:pPr>
            <w:pStyle w:val="Titulek"/>
          </w:pPr>
        </w:pPrChange>
      </w:pPr>
      <w:r w:rsidRPr="00B04C89">
        <w:rPr>
          <w:b/>
          <w:bCs w:val="0"/>
          <w:rPrChange w:id="162" w:author="Valerij Šlovikov" w:date="2025-07-08T18:52:00Z" w16du:dateUtc="2025-07-08T16:52:00Z">
            <w:rPr>
              <w:bCs/>
            </w:rPr>
          </w:rPrChange>
        </w:rPr>
        <w:t xml:space="preserve">Obrázek </w:t>
      </w:r>
      <w:r w:rsidRPr="00B04C89">
        <w:rPr>
          <w:b/>
          <w:bCs w:val="0"/>
          <w:rPrChange w:id="163" w:author="Valerij Šlovikov" w:date="2025-07-08T18:52:00Z" w16du:dateUtc="2025-07-08T16:52:00Z">
            <w:rPr>
              <w:bCs/>
            </w:rPr>
          </w:rPrChange>
        </w:rPr>
        <w:fldChar w:fldCharType="begin"/>
      </w:r>
      <w:r w:rsidRPr="00B04C89">
        <w:rPr>
          <w:b/>
          <w:bCs w:val="0"/>
          <w:rPrChange w:id="164" w:author="Valerij Šlovikov" w:date="2025-07-08T18:52:00Z" w16du:dateUtc="2025-07-08T16:52:00Z">
            <w:rPr>
              <w:bCs/>
            </w:rPr>
          </w:rPrChange>
        </w:rPr>
        <w:instrText xml:space="preserve"> SEQ Obrázek \* ARABIC </w:instrText>
      </w:r>
      <w:r w:rsidRPr="00B04C89">
        <w:rPr>
          <w:b/>
          <w:bCs w:val="0"/>
          <w:rPrChange w:id="165" w:author="Valerij Šlovikov" w:date="2025-07-08T18:52:00Z" w16du:dateUtc="2025-07-08T16:52:00Z">
            <w:rPr>
              <w:bCs/>
            </w:rPr>
          </w:rPrChange>
        </w:rPr>
        <w:fldChar w:fldCharType="separate"/>
      </w:r>
      <w:r w:rsidR="00B04C89" w:rsidRPr="00B04C89">
        <w:rPr>
          <w:b/>
          <w:bCs w:val="0"/>
          <w:rPrChange w:id="166" w:author="Valerij Šlovikov" w:date="2025-07-08T18:52:00Z" w16du:dateUtc="2025-07-08T16:52:00Z">
            <w:rPr>
              <w:bCs/>
            </w:rPr>
          </w:rPrChange>
        </w:rPr>
        <w:t>3</w:t>
      </w:r>
      <w:r w:rsidRPr="00B04C89">
        <w:rPr>
          <w:b/>
          <w:bCs w:val="0"/>
          <w:rPrChange w:id="167" w:author="Valerij Šlovikov" w:date="2025-07-08T18:52:00Z" w16du:dateUtc="2025-07-08T16:52:00Z">
            <w:rPr>
              <w:bCs/>
            </w:rPr>
          </w:rPrChange>
        </w:rPr>
        <w:fldChar w:fldCharType="end"/>
      </w:r>
      <w:r w:rsidRPr="00B04C89">
        <w:rPr>
          <w:b/>
          <w:bCs w:val="0"/>
          <w:rPrChange w:id="168" w:author="Valerij Šlovikov" w:date="2025-07-08T18:52:00Z" w16du:dateUtc="2025-07-08T16:52:00Z">
            <w:rPr>
              <w:bCs/>
            </w:rPr>
          </w:rPrChange>
        </w:rPr>
        <w:t>:</w:t>
      </w:r>
      <w:r>
        <w:t xml:space="preserve"> Grafické zobrazení historie</w:t>
      </w:r>
    </w:p>
    <w:p w14:paraId="07469874" w14:textId="3A535171" w:rsidR="0082291D" w:rsidRDefault="0082291D" w:rsidP="00443D4B">
      <w:pPr>
        <w:rPr>
          <w:lang w:eastAsia="en-GB"/>
        </w:rPr>
      </w:pPr>
      <w:r w:rsidRPr="0082291D">
        <w:rPr>
          <w:lang w:eastAsia="en-GB"/>
        </w:rPr>
        <w:drawing>
          <wp:inline distT="0" distB="0" distL="0" distR="0" wp14:anchorId="29682878" wp14:editId="38E25359">
            <wp:extent cx="5755002" cy="5071671"/>
            <wp:effectExtent l="0" t="0" r="0" b="0"/>
            <wp:docPr id="5850486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8604" name=""/>
                    <pic:cNvPicPr/>
                  </pic:nvPicPr>
                  <pic:blipFill>
                    <a:blip r:embed="rId16"/>
                    <a:stretch>
                      <a:fillRect/>
                    </a:stretch>
                  </pic:blipFill>
                  <pic:spPr>
                    <a:xfrm>
                      <a:off x="0" y="0"/>
                      <a:ext cx="5768722" cy="5083762"/>
                    </a:xfrm>
                    <a:prstGeom prst="rect">
                      <a:avLst/>
                    </a:prstGeom>
                  </pic:spPr>
                </pic:pic>
              </a:graphicData>
            </a:graphic>
          </wp:inline>
        </w:drawing>
      </w:r>
    </w:p>
    <w:p w14:paraId="00275CAD" w14:textId="46F6CC8A" w:rsidR="0082291D" w:rsidRPr="0018468E" w:rsidRDefault="0082291D" w:rsidP="00B04C89">
      <w:pPr>
        <w:pStyle w:val="TabulkaCaption"/>
        <w:rPr>
          <w:lang w:eastAsia="en-GB"/>
        </w:rPr>
        <w:pPrChange w:id="169" w:author="Valerij Šlovikov" w:date="2025-07-08T18:52:00Z" w16du:dateUtc="2025-07-08T16:52:00Z">
          <w:pPr>
            <w:jc w:val="center"/>
          </w:pPr>
        </w:pPrChange>
      </w:pPr>
      <w:r>
        <w:rPr>
          <w:lang w:eastAsia="en-GB"/>
        </w:rPr>
        <w:t>Zdroj: vlastní vyhotovení</w:t>
      </w:r>
    </w:p>
    <w:p w14:paraId="3695A933" w14:textId="7E6875D9" w:rsidR="004E5855" w:rsidRPr="0018468E" w:rsidRDefault="004E5855" w:rsidP="00442C9A">
      <w:pPr>
        <w:pStyle w:val="Nadpis2"/>
        <w:rPr>
          <w:rFonts w:cstheme="minorHAnsi"/>
        </w:rPr>
      </w:pPr>
      <w:bookmarkStart w:id="170" w:name="_Toc202559875"/>
      <w:r w:rsidRPr="0018468E">
        <w:rPr>
          <w:rFonts w:cstheme="minorHAnsi"/>
        </w:rPr>
        <w:t> Základy architektury GPU a vykreslovací pipeline</w:t>
      </w:r>
      <w:bookmarkEnd w:id="170"/>
    </w:p>
    <w:p w14:paraId="364B4A20" w14:textId="2ABA8BFF" w:rsidR="00FC40DB" w:rsidRPr="0018468E" w:rsidRDefault="00FC40DB" w:rsidP="00556674">
      <w:r w:rsidRPr="0018468E">
        <w:t>Moderní grafické procesory jsou masivně paralelní zařízení navržená pro SIMT (single</w:t>
      </w:r>
      <w:r w:rsidRPr="0018468E">
        <w:noBreakHyphen/>
        <w:t>instruction</w:t>
      </w:r>
      <w:r w:rsidRPr="0018468E">
        <w:noBreakHyphen/>
        <w:t>multiple</w:t>
      </w:r>
      <w:r w:rsidRPr="0018468E">
        <w:noBreakHyphen/>
        <w:t>thread) výpočty. Každé jádro (Streaming Multiprocessor u NVIDIE / Compute Unit u AMD) obsahuje stovky až tisíce ALU a sdílené rychlé cache, které umožňují zpracovat tisíce vláken současně</w:t>
      </w:r>
      <w:sdt>
        <w:sdtPr>
          <w:id w:val="1097834991"/>
          <w:citation/>
        </w:sdtPr>
        <w:sdtContent>
          <w:r w:rsidRPr="0018468E">
            <w:fldChar w:fldCharType="begin"/>
          </w:r>
          <w:r w:rsidR="00BE0FD5">
            <w:instrText xml:space="preserve">CITATION The25 \l 1029 </w:instrText>
          </w:r>
          <w:r w:rsidRPr="0018468E">
            <w:fldChar w:fldCharType="separate"/>
          </w:r>
          <w:r w:rsidR="00BE0FD5">
            <w:t xml:space="preserve"> (The Khronos® Vulkan Working Group, 2025)</w:t>
          </w:r>
          <w:r w:rsidRPr="0018468E">
            <w:fldChar w:fldCharType="end"/>
          </w:r>
        </w:sdtContent>
      </w:sdt>
      <w:r w:rsidRPr="0018468E">
        <w:t>.</w:t>
      </w:r>
    </w:p>
    <w:p w14:paraId="01676DFE" w14:textId="425B2120" w:rsidR="00FC40DB" w:rsidRPr="0018468E" w:rsidRDefault="00FC40DB" w:rsidP="00556674">
      <w:r w:rsidRPr="0018468E">
        <w:t>Ve vykreslovací pipeline dnes najdeme fixní kroky (tesselátor, rasterizér) i programovatelné fáze, ve kterých běží shadery psané v jazycích GLSL, WGSL nebo SPIR</w:t>
      </w:r>
      <w:r w:rsidRPr="0018468E">
        <w:noBreakHyphen/>
        <w:t>V. WebGL 1</w:t>
      </w:r>
      <w:r w:rsidR="000F6C7D">
        <w:t xml:space="preserve"> a </w:t>
      </w:r>
      <w:r w:rsidRPr="0018468E">
        <w:t>2 vystavuj</w:t>
      </w:r>
      <w:r w:rsidR="000F6C7D">
        <w:t>í</w:t>
      </w:r>
      <w:r w:rsidRPr="0018468E">
        <w:t xml:space="preserve"> pouze vertex a fragment shader; WebGPU umožňuje navíc compute, fragment, vertex a brzy i mesh/task </w:t>
      </w:r>
      <w:r w:rsidRPr="0018468E">
        <w:lastRenderedPageBreak/>
        <w:t xml:space="preserve">shadery </w:t>
      </w:r>
      <w:sdt>
        <w:sdtPr>
          <w:id w:val="-2136171420"/>
          <w:citation/>
        </w:sdtPr>
        <w:sdtContent>
          <w:r w:rsidRPr="0018468E">
            <w:fldChar w:fldCharType="begin"/>
          </w:r>
          <w:r w:rsidR="009B09C5">
            <w:instrText xml:space="preserve">CITATION The17 \l 1029 </w:instrText>
          </w:r>
          <w:r w:rsidRPr="0018468E">
            <w:fldChar w:fldCharType="separate"/>
          </w:r>
          <w:r w:rsidR="00A66F9F">
            <w:t>(The Khronos Group, 2017)</w:t>
          </w:r>
          <w:r w:rsidRPr="0018468E">
            <w:fldChar w:fldCharType="end"/>
          </w:r>
        </w:sdtContent>
      </w:sdt>
      <w:r w:rsidRPr="0018468E">
        <w:t>. </w:t>
      </w:r>
      <w:r w:rsidR="000F6C7D">
        <w:t>P</w:t>
      </w:r>
      <w:r w:rsidRPr="0018468E">
        <w:t>rogramovatelnost dovoluje provádět nejen klasické vykreslování trojúhelníků, ale i obecné GPU výpočty (např. konvoluční jádra pro ML)</w:t>
      </w:r>
      <w:r w:rsidR="00E4775A" w:rsidRPr="0018468E">
        <w:t xml:space="preserve"> </w:t>
      </w:r>
      <w:sdt>
        <w:sdtPr>
          <w:id w:val="1867797393"/>
          <w:citation/>
        </w:sdtPr>
        <w:sdtContent>
          <w:r w:rsidR="00E4775A" w:rsidRPr="0018468E">
            <w:fldChar w:fldCharType="begin"/>
          </w:r>
          <w:r w:rsidR="00BE0FD5">
            <w:instrText xml:space="preserve">CITATION W3C25 \l 1029 </w:instrText>
          </w:r>
          <w:r w:rsidR="00E4775A" w:rsidRPr="0018468E">
            <w:fldChar w:fldCharType="separate"/>
          </w:r>
          <w:r w:rsidR="00BE0FD5">
            <w:t>(W3C, 2025)</w:t>
          </w:r>
          <w:r w:rsidR="00E4775A" w:rsidRPr="0018468E">
            <w:fldChar w:fldCharType="end"/>
          </w:r>
        </w:sdtContent>
      </w:sdt>
      <w:r w:rsidRPr="0018468E">
        <w:t>.</w:t>
      </w:r>
    </w:p>
    <w:p w14:paraId="77F35DDF" w14:textId="77777777" w:rsidR="00FC40DB" w:rsidRPr="0018468E" w:rsidRDefault="00FC40DB" w:rsidP="00442C9A">
      <w:pPr>
        <w:pStyle w:val="Nadpis3"/>
        <w:rPr>
          <w:rFonts w:cstheme="minorHAnsi"/>
        </w:rPr>
      </w:pPr>
      <w:bookmarkStart w:id="171" w:name="_Toc202559876"/>
      <w:r w:rsidRPr="0018468E">
        <w:rPr>
          <w:rFonts w:cstheme="minorHAnsi"/>
        </w:rPr>
        <w:t>Propustnost vs. latence</w:t>
      </w:r>
      <w:bookmarkEnd w:id="171"/>
    </w:p>
    <w:p w14:paraId="20086B2F" w14:textId="37CEE838" w:rsidR="00E4775A" w:rsidRPr="0018468E" w:rsidRDefault="00FC40DB" w:rsidP="00556674">
      <w:r w:rsidRPr="0018468E">
        <w:t>GPU dosahují vysoké propustnosti, protože paralelizují tisíce operací, ale jejich single</w:t>
      </w:r>
      <w:r w:rsidRPr="0018468E">
        <w:noBreakHyphen/>
        <w:t xml:space="preserve">thread latence je vyšší. Pro reálný výkon je proto klíčové minimalizovat přepínání stavů, upravovat data dávkově a u WebGPU se vyhnout synchronizačním bariérám, pokud to není nezbytné </w:t>
      </w:r>
      <w:sdt>
        <w:sdtPr>
          <w:id w:val="1632059888"/>
          <w:citation/>
        </w:sdtPr>
        <w:sdtContent>
          <w:r w:rsidR="00E4775A" w:rsidRPr="0018468E">
            <w:fldChar w:fldCharType="begin"/>
          </w:r>
          <w:r w:rsidR="00BE0FD5">
            <w:instrText xml:space="preserve">CITATION Ber24 \l 1029 </w:instrText>
          </w:r>
          <w:r w:rsidR="00E4775A" w:rsidRPr="0018468E">
            <w:fldChar w:fldCharType="separate"/>
          </w:r>
          <w:r w:rsidR="00BE0FD5">
            <w:t>(Bernhardsson, 2024)</w:t>
          </w:r>
          <w:r w:rsidR="00E4775A" w:rsidRPr="0018468E">
            <w:fldChar w:fldCharType="end"/>
          </w:r>
        </w:sdtContent>
      </w:sdt>
      <w:r w:rsidRPr="0018468E">
        <w:t>.</w:t>
      </w:r>
    </w:p>
    <w:p w14:paraId="509E9105" w14:textId="77777777" w:rsidR="00FC40DB" w:rsidRPr="0018468E" w:rsidRDefault="00FC40DB" w:rsidP="00FD0344">
      <w:pPr>
        <w:pStyle w:val="Nadpis2"/>
        <w:rPr>
          <w:rFonts w:cstheme="minorHAnsi"/>
        </w:rPr>
      </w:pPr>
      <w:bookmarkStart w:id="172" w:name="_Toc202559877"/>
      <w:r w:rsidRPr="0018468E">
        <w:rPr>
          <w:rFonts w:cstheme="minorHAnsi"/>
        </w:rPr>
        <w:t>Integrace GPU v prohlížečích a bezpečnostní model</w:t>
      </w:r>
      <w:bookmarkEnd w:id="172"/>
    </w:p>
    <w:p w14:paraId="6E2E538A" w14:textId="1AB0A34A" w:rsidR="00FC40DB" w:rsidRPr="0018468E" w:rsidRDefault="00FC40DB" w:rsidP="00556674">
      <w:r w:rsidRPr="0018468E">
        <w:t xml:space="preserve">Každý prohlížeč vkládá grafickou část do vlastního </w:t>
      </w:r>
      <w:r w:rsidRPr="0018468E">
        <w:rPr>
          <w:i/>
          <w:iCs/>
        </w:rPr>
        <w:t>GPU procesu</w:t>
      </w:r>
      <w:r w:rsidRPr="0018468E">
        <w:t xml:space="preserve">, aby oddělil potenciálně nebezpečné shadery od renderovacího enginu. Před spuštěním shaderu proběhne </w:t>
      </w:r>
      <w:r w:rsidRPr="0018468E">
        <w:rPr>
          <w:b/>
          <w:bCs/>
        </w:rPr>
        <w:t>kompilace a validace</w:t>
      </w:r>
      <w:r w:rsidRPr="0018468E">
        <w:t xml:space="preserve"> – pro WebGPU dokonce dvoufázová (WGSL → SPIR</w:t>
      </w:r>
      <w:r w:rsidRPr="0018468E">
        <w:noBreakHyphen/>
        <w:t>V</w:t>
      </w:r>
      <w:r w:rsidRPr="0018468E">
        <w:noBreakHyphen/>
        <w:t>like IR → nativní ISA)</w:t>
      </w:r>
      <w:r w:rsidR="00E4775A" w:rsidRPr="0018468E">
        <w:t xml:space="preserve"> </w:t>
      </w:r>
      <w:sdt>
        <w:sdtPr>
          <w:id w:val="1277914512"/>
          <w:citation/>
        </w:sdtPr>
        <w:sdtContent>
          <w:r w:rsidR="00E4775A" w:rsidRPr="0018468E">
            <w:fldChar w:fldCharType="begin"/>
          </w:r>
          <w:r w:rsidR="00BE0FD5">
            <w:instrText xml:space="preserve">CITATION Fra231 \l 1029 </w:instrText>
          </w:r>
          <w:r w:rsidR="00E4775A" w:rsidRPr="0018468E">
            <w:fldChar w:fldCharType="separate"/>
          </w:r>
          <w:r w:rsidR="00BE0FD5">
            <w:t>(Beaufort, 2023)</w:t>
          </w:r>
          <w:r w:rsidR="00E4775A" w:rsidRPr="0018468E">
            <w:fldChar w:fldCharType="end"/>
          </w:r>
        </w:sdtContent>
      </w:sdt>
      <w:r w:rsidRPr="0018468E">
        <w:t>.</w:t>
      </w:r>
    </w:p>
    <w:p w14:paraId="0247D677" w14:textId="77A33F70" w:rsidR="00FC40DB" w:rsidRPr="0018468E" w:rsidRDefault="00FC40DB" w:rsidP="00556674">
      <w:r w:rsidRPr="0018468E">
        <w:rPr>
          <w:b/>
          <w:bCs/>
        </w:rPr>
        <w:t>Sandboxing:</w:t>
      </w:r>
      <w:r w:rsidRPr="0018468E">
        <w:t xml:space="preserve"> Grafické API nemá přímý přístup k paměti GPU; přidělování bufferů zprostředkuje prohlížeč. Tím se omezuje riziko </w:t>
      </w:r>
      <w:r w:rsidRPr="0018468E">
        <w:rPr>
          <w:i/>
          <w:iCs/>
        </w:rPr>
        <w:t>memory</w:t>
      </w:r>
      <w:r w:rsidRPr="0018468E">
        <w:rPr>
          <w:i/>
          <w:iCs/>
        </w:rPr>
        <w:noBreakHyphen/>
        <w:t>leak</w:t>
      </w:r>
      <w:r w:rsidRPr="0018468E">
        <w:t xml:space="preserve"> i post</w:t>
      </w:r>
      <w:r w:rsidRPr="0018468E">
        <w:noBreakHyphen/>
        <w:t xml:space="preserve">Spectre útoků založených na časování. Firefox implementuje tzv. </w:t>
      </w:r>
      <w:r w:rsidRPr="0018468E">
        <w:rPr>
          <w:i/>
          <w:iCs/>
        </w:rPr>
        <w:t>robust buffer access</w:t>
      </w:r>
      <w:r w:rsidRPr="0018468E">
        <w:t xml:space="preserve"> chránící před přetečením indexu </w:t>
      </w:r>
      <w:sdt>
        <w:sdtPr>
          <w:id w:val="2048021328"/>
          <w:citation/>
        </w:sdtPr>
        <w:sdtContent>
          <w:r w:rsidR="00B11EC7" w:rsidRPr="0018468E">
            <w:fldChar w:fldCharType="begin"/>
          </w:r>
          <w:r w:rsidR="00BE0FD5">
            <w:instrText xml:space="preserve">CITATION Moz24 \l 1029 </w:instrText>
          </w:r>
          <w:r w:rsidR="00B11EC7" w:rsidRPr="0018468E">
            <w:fldChar w:fldCharType="separate"/>
          </w:r>
          <w:r w:rsidR="00BE0FD5">
            <w:t>(Mozilla Security Team, 2024)</w:t>
          </w:r>
          <w:r w:rsidR="00B11EC7" w:rsidRPr="0018468E">
            <w:fldChar w:fldCharType="end"/>
          </w:r>
        </w:sdtContent>
      </w:sdt>
      <w:r w:rsidR="00B11EC7" w:rsidRPr="0018468E">
        <w:t>.</w:t>
      </w:r>
    </w:p>
    <w:p w14:paraId="3706CB26" w14:textId="34456C6A" w:rsidR="00FC40DB" w:rsidRPr="0018468E" w:rsidRDefault="00FC40DB" w:rsidP="00FD0344">
      <w:pPr>
        <w:pStyle w:val="Nadpis2"/>
        <w:rPr>
          <w:rFonts w:cstheme="minorHAnsi"/>
        </w:rPr>
      </w:pPr>
      <w:bookmarkStart w:id="173" w:name="_Toc202559879"/>
      <w:r w:rsidRPr="0018468E">
        <w:rPr>
          <w:rFonts w:cstheme="minorHAnsi"/>
        </w:rPr>
        <w:t>Souhrn teoretických poznatků</w:t>
      </w:r>
      <w:bookmarkEnd w:id="173"/>
    </w:p>
    <w:p w14:paraId="1AAC3478" w14:textId="51ED06BA" w:rsidR="00FC40DB"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WebGPU přináší </w:t>
      </w:r>
      <w:r w:rsidRPr="0018468E">
        <w:rPr>
          <w:rFonts w:asciiTheme="minorHAnsi" w:hAnsiTheme="minorHAnsi" w:cstheme="minorHAnsi"/>
          <w:b/>
          <w:bCs/>
        </w:rPr>
        <w:t>explicitní model správy zdrojů</w:t>
      </w:r>
      <w:r w:rsidRPr="0018468E">
        <w:rPr>
          <w:rFonts w:asciiTheme="minorHAnsi" w:hAnsiTheme="minorHAnsi" w:cstheme="minorHAnsi"/>
        </w:rPr>
        <w:t xml:space="preserve"> inspirovaný Vulkanem a umožňuje až 3–4× rychlejší vykreslování komplexních scén oproti WebGL 2 </w:t>
      </w:r>
      <w:sdt>
        <w:sdtPr>
          <w:rPr>
            <w:rFonts w:asciiTheme="minorHAnsi" w:hAnsiTheme="minorHAnsi" w:cstheme="minorHAnsi"/>
          </w:rPr>
          <w:id w:val="228811519"/>
          <w:citation/>
        </w:sdtPr>
        <w:sdtContent>
          <w:r w:rsidR="00B11EC7" w:rsidRPr="0018468E">
            <w:rPr>
              <w:rFonts w:asciiTheme="minorHAnsi" w:hAnsiTheme="minorHAnsi" w:cstheme="minorHAnsi"/>
            </w:rPr>
            <w:fldChar w:fldCharType="begin"/>
          </w:r>
          <w:r w:rsidR="00B11EC7" w:rsidRPr="0018468E">
            <w:rPr>
              <w:rFonts w:asciiTheme="minorHAnsi" w:hAnsiTheme="minorHAnsi" w:cstheme="minorHAnsi"/>
              <w:lang w:val="cs-CZ"/>
            </w:rPr>
            <w:instrText xml:space="preserve"> CITATION Chi24 \l 1029 </w:instrText>
          </w:r>
          <w:r w:rsidR="00B11EC7" w:rsidRPr="0018468E">
            <w:rPr>
              <w:rFonts w:asciiTheme="minorHAnsi" w:hAnsiTheme="minorHAnsi" w:cstheme="minorHAnsi"/>
            </w:rPr>
            <w:fldChar w:fldCharType="separate"/>
          </w:r>
          <w:r w:rsidR="00A66F9F">
            <w:rPr>
              <w:rFonts w:asciiTheme="minorHAnsi" w:hAnsiTheme="minorHAnsi" w:cstheme="minorHAnsi"/>
              <w:lang w:val="cs-CZ"/>
            </w:rPr>
            <w:t xml:space="preserve"> </w:t>
          </w:r>
          <w:r w:rsidR="00A66F9F" w:rsidRPr="00A66F9F">
            <w:rPr>
              <w:rFonts w:asciiTheme="minorHAnsi" w:hAnsiTheme="minorHAnsi" w:cstheme="minorHAnsi"/>
              <w:lang w:val="cs-CZ"/>
            </w:rPr>
            <w:t>(Chickerur, 2024)</w:t>
          </w:r>
          <w:r w:rsidR="00B11EC7" w:rsidRPr="0018468E">
            <w:rPr>
              <w:rFonts w:asciiTheme="minorHAnsi" w:hAnsiTheme="minorHAnsi" w:cstheme="minorHAnsi"/>
            </w:rPr>
            <w:fldChar w:fldCharType="end"/>
          </w:r>
        </w:sdtContent>
      </w:sdt>
      <w:r w:rsidR="00B11EC7" w:rsidRPr="0018468E">
        <w:rPr>
          <w:rFonts w:asciiTheme="minorHAnsi" w:hAnsiTheme="minorHAnsi" w:cstheme="minorHAnsi"/>
        </w:rPr>
        <w:t>.</w:t>
      </w:r>
    </w:p>
    <w:p w14:paraId="5B6593E4" w14:textId="6D781133" w:rsidR="00FC40DB"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Compute shadery otevírají dveře k běhu ML modelů lokálně v prohlížeči (např. </w:t>
      </w:r>
      <w:r w:rsidRPr="0018468E">
        <w:rPr>
          <w:rFonts w:asciiTheme="minorHAnsi" w:hAnsiTheme="minorHAnsi" w:cstheme="minorHAnsi"/>
          <w:i/>
          <w:iCs/>
        </w:rPr>
        <w:t>Transformers.js</w:t>
      </w:r>
      <w:r w:rsidRPr="0018468E">
        <w:rPr>
          <w:rFonts w:asciiTheme="minorHAnsi" w:hAnsiTheme="minorHAnsi" w:cstheme="minorHAnsi"/>
        </w:rPr>
        <w:t xml:space="preserve"> inference </w:t>
      </w:r>
      <w:ins w:id="174" w:author="Valerij Šlovikov" w:date="2025-07-08T19:20:00Z" w16du:dateUtc="2025-07-08T17:20:00Z">
        <w:r w:rsidR="00FD5C0D">
          <w:rPr>
            <w:rFonts w:asciiTheme="minorHAnsi" w:hAnsiTheme="minorHAnsi" w:cstheme="minorHAnsi"/>
          </w:rPr>
          <w:t xml:space="preserve">přibližně </w:t>
        </w:r>
      </w:ins>
      <w:del w:id="175" w:author="Valerij Šlovikov" w:date="2025-07-08T19:20:00Z" w16du:dateUtc="2025-07-08T17:20:00Z">
        <w:r w:rsidRPr="0018468E" w:rsidDel="00FD5C0D">
          <w:rPr>
            <w:rFonts w:asciiTheme="minorHAnsi" w:hAnsiTheme="minorHAnsi" w:cstheme="minorHAnsi"/>
          </w:rPr>
          <w:delText>~</w:delText>
        </w:r>
      </w:del>
      <w:r w:rsidRPr="0018468E">
        <w:rPr>
          <w:rFonts w:asciiTheme="minorHAnsi" w:hAnsiTheme="minorHAnsi" w:cstheme="minorHAnsi"/>
        </w:rPr>
        <w:t>3× rychlejší)</w:t>
      </w:r>
      <w:r w:rsidR="00B11EC7" w:rsidRPr="0018468E">
        <w:rPr>
          <w:rFonts w:asciiTheme="minorHAnsi" w:hAnsiTheme="minorHAnsi" w:cstheme="minorHAnsi"/>
        </w:rPr>
        <w:t xml:space="preserve"> </w:t>
      </w:r>
      <w:sdt>
        <w:sdtPr>
          <w:rPr>
            <w:rFonts w:asciiTheme="minorHAnsi" w:hAnsiTheme="minorHAnsi" w:cstheme="minorHAnsi"/>
          </w:rPr>
          <w:id w:val="429319783"/>
          <w:citation/>
        </w:sdtPr>
        <w:sdtContent>
          <w:r w:rsidR="00B11EC7" w:rsidRPr="0018468E">
            <w:rPr>
              <w:rFonts w:asciiTheme="minorHAnsi" w:hAnsiTheme="minorHAnsi" w:cstheme="minorHAnsi"/>
            </w:rPr>
            <w:fldChar w:fldCharType="begin"/>
          </w:r>
          <w:r w:rsidR="00BE0FD5">
            <w:rPr>
              <w:rFonts w:asciiTheme="minorHAnsi" w:hAnsiTheme="minorHAnsi" w:cstheme="minorHAnsi"/>
              <w:lang w:val="cs-CZ"/>
            </w:rPr>
            <w:instrText xml:space="preserve">CITATION Web24 \l 1029 </w:instrText>
          </w:r>
          <w:r w:rsidR="00B11EC7" w:rsidRPr="0018468E">
            <w:rPr>
              <w:rFonts w:asciiTheme="minorHAnsi" w:hAnsiTheme="minorHAnsi" w:cstheme="minorHAnsi"/>
            </w:rPr>
            <w:fldChar w:fldCharType="separate"/>
          </w:r>
          <w:r w:rsidR="00BE0FD5" w:rsidRPr="00BE0FD5">
            <w:rPr>
              <w:rFonts w:asciiTheme="minorHAnsi" w:hAnsiTheme="minorHAnsi" w:cstheme="minorHAnsi"/>
              <w:lang w:val="cs-CZ"/>
            </w:rPr>
            <w:t>(WebGPU Experts, 2024)</w:t>
          </w:r>
          <w:r w:rsidR="00B11EC7" w:rsidRPr="0018468E">
            <w:rPr>
              <w:rFonts w:asciiTheme="minorHAnsi" w:hAnsiTheme="minorHAnsi" w:cstheme="minorHAnsi"/>
            </w:rPr>
            <w:fldChar w:fldCharType="end"/>
          </w:r>
        </w:sdtContent>
      </w:sdt>
      <w:r w:rsidRPr="0018468E">
        <w:rPr>
          <w:rFonts w:asciiTheme="minorHAnsi" w:hAnsiTheme="minorHAnsi" w:cstheme="minorHAnsi"/>
        </w:rPr>
        <w:t>.</w:t>
      </w:r>
    </w:p>
    <w:p w14:paraId="65778AEB" w14:textId="4680571F" w:rsidR="00C512A8"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Správné využití </w:t>
      </w:r>
      <w:r w:rsidRPr="0018468E">
        <w:rPr>
          <w:rFonts w:asciiTheme="minorHAnsi" w:hAnsiTheme="minorHAnsi" w:cstheme="minorHAnsi"/>
          <w:b/>
          <w:bCs/>
        </w:rPr>
        <w:t>pipeline state objects</w:t>
      </w:r>
      <w:r w:rsidRPr="0018468E">
        <w:rPr>
          <w:rFonts w:asciiTheme="minorHAnsi" w:hAnsiTheme="minorHAnsi" w:cstheme="minorHAnsi"/>
        </w:rPr>
        <w:t xml:space="preserve"> a </w:t>
      </w:r>
      <w:r w:rsidRPr="0018468E">
        <w:rPr>
          <w:rFonts w:asciiTheme="minorHAnsi" w:hAnsiTheme="minorHAnsi" w:cstheme="minorHAnsi"/>
          <w:b/>
          <w:bCs/>
        </w:rPr>
        <w:t>bind</w:t>
      </w:r>
      <w:r w:rsidRPr="0018468E">
        <w:rPr>
          <w:rFonts w:asciiTheme="minorHAnsi" w:hAnsiTheme="minorHAnsi" w:cstheme="minorHAnsi"/>
          <w:b/>
          <w:bCs/>
        </w:rPr>
        <w:noBreakHyphen/>
        <w:t>skupin</w:t>
      </w:r>
      <w:r w:rsidRPr="0018468E">
        <w:rPr>
          <w:rFonts w:asciiTheme="minorHAnsi" w:hAnsiTheme="minorHAnsi" w:cstheme="minorHAnsi"/>
        </w:rPr>
        <w:t xml:space="preserve"> je klíčem k minimálnímu CPU overheadu</w:t>
      </w:r>
      <w:r w:rsidR="00B523DE" w:rsidRPr="0018468E">
        <w:rPr>
          <w:rFonts w:asciiTheme="minorHAnsi" w:hAnsiTheme="minorHAnsi" w:cstheme="minorHAnsi"/>
        </w:rPr>
        <w:t xml:space="preserve"> </w:t>
      </w:r>
      <w:sdt>
        <w:sdtPr>
          <w:rPr>
            <w:rFonts w:asciiTheme="minorHAnsi" w:hAnsiTheme="minorHAnsi" w:cstheme="minorHAnsi"/>
          </w:rPr>
          <w:id w:val="1418051365"/>
          <w:citation/>
        </w:sdtPr>
        <w:sdtContent>
          <w:r w:rsidR="00B523DE" w:rsidRPr="0018468E">
            <w:rPr>
              <w:rFonts w:asciiTheme="minorHAnsi" w:hAnsiTheme="minorHAnsi" w:cstheme="minorHAnsi"/>
            </w:rPr>
            <w:fldChar w:fldCharType="begin"/>
          </w:r>
          <w:r w:rsidR="00BE0FD5">
            <w:rPr>
              <w:rFonts w:asciiTheme="minorHAnsi" w:hAnsiTheme="minorHAnsi" w:cstheme="minorHAnsi"/>
              <w:lang w:val="cs-CZ"/>
            </w:rPr>
            <w:instrText xml:space="preserve">CITATION Ber24 \l 1029 </w:instrText>
          </w:r>
          <w:r w:rsidR="00B523DE" w:rsidRPr="0018468E">
            <w:rPr>
              <w:rFonts w:asciiTheme="minorHAnsi" w:hAnsiTheme="minorHAnsi" w:cstheme="minorHAnsi"/>
            </w:rPr>
            <w:fldChar w:fldCharType="separate"/>
          </w:r>
          <w:r w:rsidR="00BE0FD5" w:rsidRPr="00BE0FD5">
            <w:rPr>
              <w:rFonts w:asciiTheme="minorHAnsi" w:hAnsiTheme="minorHAnsi" w:cstheme="minorHAnsi"/>
              <w:lang w:val="cs-CZ"/>
            </w:rPr>
            <w:t>(Bernhardsson, 2024)</w:t>
          </w:r>
          <w:r w:rsidR="00B523DE" w:rsidRPr="0018468E">
            <w:rPr>
              <w:rFonts w:asciiTheme="minorHAnsi" w:hAnsiTheme="minorHAnsi" w:cstheme="minorHAnsi"/>
            </w:rPr>
            <w:fldChar w:fldCharType="end"/>
          </w:r>
        </w:sdtContent>
      </w:sdt>
      <w:r w:rsidRPr="0018468E">
        <w:rPr>
          <w:rFonts w:asciiTheme="minorHAnsi" w:hAnsiTheme="minorHAnsi" w:cstheme="minorHAnsi"/>
        </w:rPr>
        <w:t>.</w:t>
      </w:r>
    </w:p>
    <w:p w14:paraId="0786E0E7" w14:textId="77777777" w:rsidR="00C512A8" w:rsidRDefault="00C512A8">
      <w:pPr>
        <w:widowControl w:val="0"/>
        <w:autoSpaceDE w:val="0"/>
        <w:autoSpaceDN w:val="0"/>
        <w:spacing w:before="0" w:beforeAutospacing="0" w:after="0" w:afterAutospacing="0" w:line="240" w:lineRule="auto"/>
        <w:jc w:val="left"/>
        <w:rPr>
          <w:rFonts w:eastAsia="Times New Roman"/>
          <w:szCs w:val="24"/>
          <w:lang w:val="en-GB" w:eastAsia="en-GB"/>
        </w:rPr>
      </w:pPr>
      <w:r>
        <w:br w:type="page"/>
      </w:r>
    </w:p>
    <w:p w14:paraId="0AA4B8AC" w14:textId="77777777" w:rsidR="0084522E" w:rsidRPr="0018468E" w:rsidRDefault="0084522E" w:rsidP="00442C9A">
      <w:pPr>
        <w:pStyle w:val="Nadpis1"/>
        <w:rPr>
          <w:rFonts w:eastAsia="Times New Roman" w:cstheme="minorHAnsi"/>
        </w:rPr>
      </w:pPr>
      <w:bookmarkStart w:id="176" w:name="1_Teoretická_východiska_(není_název_kapi"/>
      <w:bookmarkStart w:id="177" w:name="_Toc202559880"/>
      <w:bookmarkStart w:id="178" w:name="_Toc531008010"/>
      <w:bookmarkStart w:id="179" w:name="_Toc34565748"/>
      <w:bookmarkStart w:id="180" w:name="_Ref202880466"/>
      <w:bookmarkStart w:id="181" w:name="_Ref202880496"/>
      <w:bookmarkStart w:id="182" w:name="_Ref202880531"/>
      <w:bookmarkEnd w:id="176"/>
      <w:r w:rsidRPr="0018468E">
        <w:rPr>
          <w:rFonts w:cstheme="minorHAnsi"/>
        </w:rPr>
        <w:lastRenderedPageBreak/>
        <w:t>Porovnání WebGL, WebGL2 a WebGPU</w:t>
      </w:r>
      <w:bookmarkEnd w:id="177"/>
      <w:bookmarkEnd w:id="180"/>
      <w:bookmarkEnd w:id="181"/>
      <w:bookmarkEnd w:id="182"/>
    </w:p>
    <w:p w14:paraId="6C4D5B06" w14:textId="77777777" w:rsidR="0084522E" w:rsidRDefault="0084522E" w:rsidP="0018468E">
      <w:r w:rsidRPr="0018468E">
        <w:t>Vývoj 3D grafiky na webu je úzce propojen s technologiemi WebGL, WebGL2 a WebGPU. Každá z nich má jiné možnosti, výkonové charakteristiky, a také různý stupeň podpory mezi prohlížeči. Následující podkapitoly se věnují funkčním rozdílům, podpoře jednotlivých prohlížečů a bezpečnostním hlediskům.</w:t>
      </w:r>
    </w:p>
    <w:p w14:paraId="69D3B4C3" w14:textId="3F50FA0D" w:rsidR="000F6C7D" w:rsidRPr="00DA18A5" w:rsidRDefault="000F6C7D" w:rsidP="002D5AD3">
      <w:pPr>
        <w:pStyle w:val="TabulkaCaption"/>
      </w:pPr>
      <w:r w:rsidRPr="00FF7538">
        <w:rPr>
          <w:b/>
        </w:rPr>
        <w:t xml:space="preserve">Tabulka </w:t>
      </w:r>
      <w:r w:rsidRPr="00FF7538">
        <w:rPr>
          <w:b/>
        </w:rPr>
        <w:fldChar w:fldCharType="begin"/>
      </w:r>
      <w:r w:rsidRPr="00FF7538">
        <w:rPr>
          <w:b/>
        </w:rPr>
        <w:instrText xml:space="preserve"> SEQ Tabulka \* ARABIC </w:instrText>
      </w:r>
      <w:r w:rsidRPr="00FF7538">
        <w:rPr>
          <w:b/>
        </w:rPr>
        <w:fldChar w:fldCharType="separate"/>
      </w:r>
      <w:r w:rsidR="00DB7E87">
        <w:rPr>
          <w:b/>
        </w:rPr>
        <w:t>2</w:t>
      </w:r>
      <w:r w:rsidRPr="00FF7538">
        <w:rPr>
          <w:b/>
        </w:rPr>
        <w:fldChar w:fldCharType="end"/>
      </w:r>
      <w:r w:rsidRPr="00FF7538">
        <w:rPr>
          <w:b/>
        </w:rPr>
        <w:t>:</w:t>
      </w:r>
      <w:r>
        <w:t xml:space="preserve"> </w:t>
      </w:r>
      <w:r w:rsidRPr="001F4416">
        <w:t>Základní porovnání WebGL, WebGL2 a WebGPU.</w:t>
      </w:r>
    </w:p>
    <w:tbl>
      <w:tblPr>
        <w:tblStyle w:val="Prosttabulka1"/>
        <w:tblW w:w="9923" w:type="dxa"/>
        <w:tblLook w:val="04A0" w:firstRow="1" w:lastRow="0" w:firstColumn="1" w:lastColumn="0" w:noHBand="0" w:noVBand="1"/>
        <w:tblPrChange w:id="183" w:author="Valerij Šlovikov" w:date="2025-07-08T19:40:00Z" w16du:dateUtc="2025-07-08T17:40:00Z">
          <w:tblPr>
            <w:tblStyle w:val="Prosttabulka4"/>
            <w:tblW w:w="9923" w:type="dxa"/>
            <w:tblInd w:w="-284" w:type="dxa"/>
            <w:tblLook w:val="04A0" w:firstRow="1" w:lastRow="0" w:firstColumn="1" w:lastColumn="0" w:noHBand="0" w:noVBand="1"/>
          </w:tblPr>
        </w:tblPrChange>
      </w:tblPr>
      <w:tblGrid>
        <w:gridCol w:w="1985"/>
        <w:gridCol w:w="1701"/>
        <w:gridCol w:w="2835"/>
        <w:gridCol w:w="3402"/>
        <w:tblGridChange w:id="184">
          <w:tblGrid>
            <w:gridCol w:w="289"/>
            <w:gridCol w:w="1555"/>
            <w:gridCol w:w="141"/>
            <w:gridCol w:w="289"/>
            <w:gridCol w:w="1412"/>
            <w:gridCol w:w="289"/>
            <w:gridCol w:w="2546"/>
            <w:gridCol w:w="289"/>
            <w:gridCol w:w="3113"/>
            <w:gridCol w:w="289"/>
          </w:tblGrid>
        </w:tblGridChange>
      </w:tblGrid>
      <w:tr w:rsidR="000F6C7D" w:rsidRPr="0018468E" w14:paraId="5CE3639F" w14:textId="77777777" w:rsidTr="002D5AD3">
        <w:trPr>
          <w:cnfStyle w:val="100000000000" w:firstRow="1" w:lastRow="0" w:firstColumn="0" w:lastColumn="0" w:oddVBand="0" w:evenVBand="0" w:oddHBand="0" w:evenHBand="0" w:firstRowFirstColumn="0" w:firstRowLastColumn="0" w:lastRowFirstColumn="0" w:lastRowLastColumn="0"/>
          <w:trPrChange w:id="185" w:author="Valerij Šlovikov" w:date="2025-07-08T19:40:00Z" w16du:dateUtc="2025-07-08T17:40:00Z">
            <w:trPr>
              <w:gridAfter w:val="0"/>
            </w:trPr>
          </w:trPrChange>
        </w:trPr>
        <w:tc>
          <w:tcPr>
            <w:cnfStyle w:val="001000000000" w:firstRow="0" w:lastRow="0" w:firstColumn="1" w:lastColumn="0" w:oddVBand="0" w:evenVBand="0" w:oddHBand="0" w:evenHBand="0" w:firstRowFirstColumn="0" w:firstRowLastColumn="0" w:lastRowFirstColumn="0" w:lastRowLastColumn="0"/>
            <w:tcW w:w="1985" w:type="dxa"/>
            <w:hideMark/>
            <w:tcPrChange w:id="186" w:author="Valerij Šlovikov" w:date="2025-07-08T19:40:00Z" w16du:dateUtc="2025-07-08T17:40:00Z">
              <w:tcPr>
                <w:tcW w:w="1844" w:type="dxa"/>
                <w:gridSpan w:val="2"/>
                <w:hideMark/>
              </w:tcPr>
            </w:tcPrChange>
          </w:tcPr>
          <w:p w14:paraId="79CA98FE" w14:textId="77777777" w:rsidR="000F6C7D" w:rsidRPr="00F02B8E" w:rsidRDefault="000F6C7D" w:rsidP="00CC238D">
            <w:pPr>
              <w:cnfStyle w:val="101000000000" w:firstRow="1" w:lastRow="0" w:firstColumn="1" w:lastColumn="0" w:oddVBand="0" w:evenVBand="0" w:oddHBand="0" w:evenHBand="0" w:firstRowFirstColumn="0" w:firstRowLastColumn="0" w:lastRowFirstColumn="0" w:lastRowLastColumn="0"/>
              <w:rPr>
                <w:b w:val="0"/>
                <w:bCs w:val="0"/>
              </w:rPr>
            </w:pPr>
            <w:r w:rsidRPr="00F02B8E">
              <w:rPr>
                <w:rStyle w:val="Siln"/>
                <w:b/>
                <w:bCs/>
              </w:rPr>
              <w:t>Vlastnost</w:t>
            </w:r>
          </w:p>
        </w:tc>
        <w:tc>
          <w:tcPr>
            <w:tcW w:w="1701" w:type="dxa"/>
            <w:hideMark/>
            <w:tcPrChange w:id="187" w:author="Valerij Šlovikov" w:date="2025-07-08T19:40:00Z" w16du:dateUtc="2025-07-08T17:40:00Z">
              <w:tcPr>
                <w:tcW w:w="1842" w:type="dxa"/>
                <w:gridSpan w:val="3"/>
                <w:hideMark/>
              </w:tcPr>
            </w:tcPrChange>
          </w:tcPr>
          <w:p w14:paraId="6C5C47A6"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WebGL</w:t>
            </w:r>
          </w:p>
        </w:tc>
        <w:tc>
          <w:tcPr>
            <w:tcW w:w="2835" w:type="dxa"/>
            <w:hideMark/>
            <w:tcPrChange w:id="188" w:author="Valerij Šlovikov" w:date="2025-07-08T19:40:00Z" w16du:dateUtc="2025-07-08T17:40:00Z">
              <w:tcPr>
                <w:tcW w:w="2835" w:type="dxa"/>
                <w:gridSpan w:val="2"/>
                <w:hideMark/>
              </w:tcPr>
            </w:tcPrChange>
          </w:tcPr>
          <w:p w14:paraId="2B35A36B"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WebGL2</w:t>
            </w:r>
          </w:p>
        </w:tc>
        <w:tc>
          <w:tcPr>
            <w:tcW w:w="3402" w:type="dxa"/>
            <w:hideMark/>
            <w:tcPrChange w:id="189" w:author="Valerij Šlovikov" w:date="2025-07-08T19:40:00Z" w16du:dateUtc="2025-07-08T17:40:00Z">
              <w:tcPr>
                <w:tcW w:w="3402" w:type="dxa"/>
                <w:gridSpan w:val="2"/>
                <w:hideMark/>
              </w:tcPr>
            </w:tcPrChange>
          </w:tcPr>
          <w:p w14:paraId="43CAF9F1"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WebGPU</w:t>
            </w:r>
          </w:p>
        </w:tc>
      </w:tr>
      <w:tr w:rsidR="000F6C7D" w:rsidRPr="0018468E" w14:paraId="58BC2987" w14:textId="77777777" w:rsidTr="002D5AD3">
        <w:trPr>
          <w:cnfStyle w:val="000000100000" w:firstRow="0" w:lastRow="0" w:firstColumn="0" w:lastColumn="0" w:oddVBand="0" w:evenVBand="0" w:oddHBand="1" w:evenHBand="0" w:firstRowFirstColumn="0" w:firstRowLastColumn="0" w:lastRowFirstColumn="0" w:lastRowLastColumn="0"/>
          <w:trPrChange w:id="190" w:author="Valerij Šlovikov" w:date="2025-07-08T19:40:00Z" w16du:dateUtc="2025-07-08T17:40:00Z">
            <w:trPr>
              <w:gridAfter w:val="0"/>
            </w:trPr>
          </w:trPrChange>
        </w:trPr>
        <w:tc>
          <w:tcPr>
            <w:cnfStyle w:val="001000000000" w:firstRow="0" w:lastRow="0" w:firstColumn="1" w:lastColumn="0" w:oddVBand="0" w:evenVBand="0" w:oddHBand="0" w:evenHBand="0" w:firstRowFirstColumn="0" w:firstRowLastColumn="0" w:lastRowFirstColumn="0" w:lastRowLastColumn="0"/>
            <w:tcW w:w="1985" w:type="dxa"/>
            <w:hideMark/>
            <w:tcPrChange w:id="191" w:author="Valerij Šlovikov" w:date="2025-07-08T19:40:00Z" w16du:dateUtc="2025-07-08T17:40:00Z">
              <w:tcPr>
                <w:tcW w:w="1985" w:type="dxa"/>
                <w:gridSpan w:val="3"/>
                <w:hideMark/>
              </w:tcPr>
            </w:tcPrChange>
          </w:tcPr>
          <w:p w14:paraId="1A71B922" w14:textId="77777777" w:rsidR="000F6C7D" w:rsidRPr="0018468E" w:rsidRDefault="000F6C7D" w:rsidP="00CC238D">
            <w:pPr>
              <w:cnfStyle w:val="001000100000" w:firstRow="0" w:lastRow="0" w:firstColumn="1" w:lastColumn="0" w:oddVBand="0" w:evenVBand="0" w:oddHBand="1" w:evenHBand="0" w:firstRowFirstColumn="0" w:firstRowLastColumn="0" w:lastRowFirstColumn="0" w:lastRowLastColumn="0"/>
            </w:pPr>
            <w:r w:rsidRPr="0018468E">
              <w:rPr>
                <w:rStyle w:val="Siln"/>
              </w:rPr>
              <w:t>Založeno na</w:t>
            </w:r>
          </w:p>
        </w:tc>
        <w:tc>
          <w:tcPr>
            <w:tcW w:w="1701" w:type="dxa"/>
            <w:hideMark/>
            <w:tcPrChange w:id="192" w:author="Valerij Šlovikov" w:date="2025-07-08T19:40:00Z" w16du:dateUtc="2025-07-08T17:40:00Z">
              <w:tcPr>
                <w:tcW w:w="1701" w:type="dxa"/>
                <w:gridSpan w:val="2"/>
                <w:hideMark/>
              </w:tcPr>
            </w:tcPrChange>
          </w:tcPr>
          <w:p w14:paraId="17D8162F"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OpenGL ES 2.0</w:t>
            </w:r>
          </w:p>
        </w:tc>
        <w:tc>
          <w:tcPr>
            <w:tcW w:w="2835" w:type="dxa"/>
            <w:hideMark/>
            <w:tcPrChange w:id="193" w:author="Valerij Šlovikov" w:date="2025-07-08T19:40:00Z" w16du:dateUtc="2025-07-08T17:40:00Z">
              <w:tcPr>
                <w:tcW w:w="2835" w:type="dxa"/>
                <w:gridSpan w:val="2"/>
                <w:hideMark/>
              </w:tcPr>
            </w:tcPrChange>
          </w:tcPr>
          <w:p w14:paraId="57D7D1D4"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OpenGL ES 3.0</w:t>
            </w:r>
          </w:p>
        </w:tc>
        <w:tc>
          <w:tcPr>
            <w:tcW w:w="3402" w:type="dxa"/>
            <w:hideMark/>
            <w:tcPrChange w:id="194" w:author="Valerij Šlovikov" w:date="2025-07-08T19:40:00Z" w16du:dateUtc="2025-07-08T17:40:00Z">
              <w:tcPr>
                <w:tcW w:w="3402" w:type="dxa"/>
                <w:gridSpan w:val="2"/>
                <w:hideMark/>
              </w:tcPr>
            </w:tcPrChange>
          </w:tcPr>
          <w:p w14:paraId="0D999A2B"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Vulkan, Metal, Direct3D 12</w:t>
            </w:r>
          </w:p>
        </w:tc>
      </w:tr>
      <w:tr w:rsidR="000F6C7D" w:rsidRPr="0018468E" w14:paraId="42B5FE22" w14:textId="77777777" w:rsidTr="002D5AD3">
        <w:trPr>
          <w:trPrChange w:id="195" w:author="Valerij Šlovikov" w:date="2025-07-08T19:40:00Z" w16du:dateUtc="2025-07-08T17:40:00Z">
            <w:trPr>
              <w:gridAfter w:val="0"/>
            </w:trPr>
          </w:trPrChange>
        </w:trPr>
        <w:tc>
          <w:tcPr>
            <w:cnfStyle w:val="001000000000" w:firstRow="0" w:lastRow="0" w:firstColumn="1" w:lastColumn="0" w:oddVBand="0" w:evenVBand="0" w:oddHBand="0" w:evenHBand="0" w:firstRowFirstColumn="0" w:firstRowLastColumn="0" w:lastRowFirstColumn="0" w:lastRowLastColumn="0"/>
            <w:tcW w:w="1985" w:type="dxa"/>
            <w:hideMark/>
            <w:tcPrChange w:id="196" w:author="Valerij Šlovikov" w:date="2025-07-08T19:40:00Z" w16du:dateUtc="2025-07-08T17:40:00Z">
              <w:tcPr>
                <w:tcW w:w="1985" w:type="dxa"/>
                <w:gridSpan w:val="3"/>
                <w:hideMark/>
              </w:tcPr>
            </w:tcPrChange>
          </w:tcPr>
          <w:p w14:paraId="45920BF1" w14:textId="77777777" w:rsidR="000F6C7D" w:rsidRPr="0018468E" w:rsidRDefault="000F6C7D" w:rsidP="00CC238D">
            <w:r w:rsidRPr="0018468E">
              <w:rPr>
                <w:rStyle w:val="Siln"/>
              </w:rPr>
              <w:t>Pokročilé funkce</w:t>
            </w:r>
          </w:p>
        </w:tc>
        <w:tc>
          <w:tcPr>
            <w:tcW w:w="1701" w:type="dxa"/>
            <w:hideMark/>
            <w:tcPrChange w:id="197" w:author="Valerij Šlovikov" w:date="2025-07-08T19:40:00Z" w16du:dateUtc="2025-07-08T17:40:00Z">
              <w:tcPr>
                <w:tcW w:w="1701" w:type="dxa"/>
                <w:gridSpan w:val="2"/>
                <w:hideMark/>
              </w:tcPr>
            </w:tcPrChange>
          </w:tcPr>
          <w:p w14:paraId="0EE0E59C"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Omezené</w:t>
            </w:r>
          </w:p>
        </w:tc>
        <w:tc>
          <w:tcPr>
            <w:tcW w:w="2835" w:type="dxa"/>
            <w:hideMark/>
            <w:tcPrChange w:id="198" w:author="Valerij Šlovikov" w:date="2025-07-08T19:40:00Z" w16du:dateUtc="2025-07-08T17:40:00Z">
              <w:tcPr>
                <w:tcW w:w="2835" w:type="dxa"/>
                <w:gridSpan w:val="2"/>
                <w:hideMark/>
              </w:tcPr>
            </w:tcPrChange>
          </w:tcPr>
          <w:p w14:paraId="64D548F8"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Lepší správa textur, instanced rendering</w:t>
            </w:r>
          </w:p>
        </w:tc>
        <w:tc>
          <w:tcPr>
            <w:tcW w:w="3402" w:type="dxa"/>
            <w:hideMark/>
            <w:tcPrChange w:id="199" w:author="Valerij Šlovikov" w:date="2025-07-08T19:40:00Z" w16du:dateUtc="2025-07-08T17:40:00Z">
              <w:tcPr>
                <w:tcW w:w="3402" w:type="dxa"/>
                <w:gridSpan w:val="2"/>
                <w:hideMark/>
              </w:tcPr>
            </w:tcPrChange>
          </w:tcPr>
          <w:p w14:paraId="655D2DE1"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Nízká úroveň, compute shadery, fronty, paměťové bariéry</w:t>
            </w:r>
          </w:p>
        </w:tc>
      </w:tr>
      <w:tr w:rsidR="000F6C7D" w:rsidRPr="0018468E" w14:paraId="0CE5069B" w14:textId="77777777" w:rsidTr="002D5AD3">
        <w:trPr>
          <w:cnfStyle w:val="000000100000" w:firstRow="0" w:lastRow="0" w:firstColumn="0" w:lastColumn="0" w:oddVBand="0" w:evenVBand="0" w:oddHBand="1" w:evenHBand="0" w:firstRowFirstColumn="0" w:firstRowLastColumn="0" w:lastRowFirstColumn="0" w:lastRowLastColumn="0"/>
          <w:trPrChange w:id="200" w:author="Valerij Šlovikov" w:date="2025-07-08T19:40:00Z" w16du:dateUtc="2025-07-08T17:40:00Z">
            <w:trPr>
              <w:gridAfter w:val="0"/>
            </w:trPr>
          </w:trPrChange>
        </w:trPr>
        <w:tc>
          <w:tcPr>
            <w:cnfStyle w:val="001000000000" w:firstRow="0" w:lastRow="0" w:firstColumn="1" w:lastColumn="0" w:oddVBand="0" w:evenVBand="0" w:oddHBand="0" w:evenHBand="0" w:firstRowFirstColumn="0" w:firstRowLastColumn="0" w:lastRowFirstColumn="0" w:lastRowLastColumn="0"/>
            <w:tcW w:w="1985" w:type="dxa"/>
            <w:hideMark/>
            <w:tcPrChange w:id="201" w:author="Valerij Šlovikov" w:date="2025-07-08T19:40:00Z" w16du:dateUtc="2025-07-08T17:40:00Z">
              <w:tcPr>
                <w:tcW w:w="1985" w:type="dxa"/>
                <w:gridSpan w:val="3"/>
                <w:hideMark/>
              </w:tcPr>
            </w:tcPrChange>
          </w:tcPr>
          <w:p w14:paraId="5AE33FAF" w14:textId="77777777" w:rsidR="000F6C7D" w:rsidRPr="0018468E" w:rsidRDefault="000F6C7D" w:rsidP="00CC238D">
            <w:pPr>
              <w:cnfStyle w:val="001000100000" w:firstRow="0" w:lastRow="0" w:firstColumn="1" w:lastColumn="0" w:oddVBand="0" w:evenVBand="0" w:oddHBand="1" w:evenHBand="0" w:firstRowFirstColumn="0" w:firstRowLastColumn="0" w:lastRowFirstColumn="0" w:lastRowLastColumn="0"/>
            </w:pPr>
            <w:r w:rsidRPr="0018468E">
              <w:rPr>
                <w:rStyle w:val="Siln"/>
              </w:rPr>
              <w:t>Snadnost použití</w:t>
            </w:r>
          </w:p>
        </w:tc>
        <w:tc>
          <w:tcPr>
            <w:tcW w:w="1701" w:type="dxa"/>
            <w:hideMark/>
            <w:tcPrChange w:id="202" w:author="Valerij Šlovikov" w:date="2025-07-08T19:40:00Z" w16du:dateUtc="2025-07-08T17:40:00Z">
              <w:tcPr>
                <w:tcW w:w="1701" w:type="dxa"/>
                <w:gridSpan w:val="2"/>
                <w:hideMark/>
              </w:tcPr>
            </w:tcPrChange>
          </w:tcPr>
          <w:p w14:paraId="5B0EF48A"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Snadné</w:t>
            </w:r>
          </w:p>
        </w:tc>
        <w:tc>
          <w:tcPr>
            <w:tcW w:w="2835" w:type="dxa"/>
            <w:hideMark/>
            <w:tcPrChange w:id="203" w:author="Valerij Šlovikov" w:date="2025-07-08T19:40:00Z" w16du:dateUtc="2025-07-08T17:40:00Z">
              <w:tcPr>
                <w:tcW w:w="2835" w:type="dxa"/>
                <w:gridSpan w:val="2"/>
                <w:hideMark/>
              </w:tcPr>
            </w:tcPrChange>
          </w:tcPr>
          <w:p w14:paraId="67C83569"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Snadné</w:t>
            </w:r>
          </w:p>
        </w:tc>
        <w:tc>
          <w:tcPr>
            <w:tcW w:w="3402" w:type="dxa"/>
            <w:hideMark/>
            <w:tcPrChange w:id="204" w:author="Valerij Šlovikov" w:date="2025-07-08T19:40:00Z" w16du:dateUtc="2025-07-08T17:40:00Z">
              <w:tcPr>
                <w:tcW w:w="3402" w:type="dxa"/>
                <w:gridSpan w:val="2"/>
                <w:hideMark/>
              </w:tcPr>
            </w:tcPrChange>
          </w:tcPr>
          <w:p w14:paraId="06B5F0D6"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 xml:space="preserve">Vyšší složitost </w:t>
            </w:r>
          </w:p>
        </w:tc>
      </w:tr>
      <w:tr w:rsidR="000F6C7D" w:rsidRPr="0018468E" w14:paraId="7224BC24" w14:textId="77777777" w:rsidTr="002D5AD3">
        <w:trPr>
          <w:trPrChange w:id="205" w:author="Valerij Šlovikov" w:date="2025-07-08T19:40:00Z" w16du:dateUtc="2025-07-08T17:40:00Z">
            <w:trPr>
              <w:gridAfter w:val="0"/>
            </w:trPr>
          </w:trPrChange>
        </w:trPr>
        <w:tc>
          <w:tcPr>
            <w:cnfStyle w:val="001000000000" w:firstRow="0" w:lastRow="0" w:firstColumn="1" w:lastColumn="0" w:oddVBand="0" w:evenVBand="0" w:oddHBand="0" w:evenHBand="0" w:firstRowFirstColumn="0" w:firstRowLastColumn="0" w:lastRowFirstColumn="0" w:lastRowLastColumn="0"/>
            <w:tcW w:w="1985" w:type="dxa"/>
            <w:hideMark/>
            <w:tcPrChange w:id="206" w:author="Valerij Šlovikov" w:date="2025-07-08T19:40:00Z" w16du:dateUtc="2025-07-08T17:40:00Z">
              <w:tcPr>
                <w:tcW w:w="1985" w:type="dxa"/>
                <w:gridSpan w:val="3"/>
                <w:hideMark/>
              </w:tcPr>
            </w:tcPrChange>
          </w:tcPr>
          <w:p w14:paraId="493B1903" w14:textId="77777777" w:rsidR="000F6C7D" w:rsidRPr="0018468E" w:rsidRDefault="000F6C7D" w:rsidP="00CC238D">
            <w:r w:rsidRPr="0018468E">
              <w:rPr>
                <w:rStyle w:val="Siln"/>
              </w:rPr>
              <w:t>Výkon</w:t>
            </w:r>
          </w:p>
        </w:tc>
        <w:tc>
          <w:tcPr>
            <w:tcW w:w="1701" w:type="dxa"/>
            <w:hideMark/>
            <w:tcPrChange w:id="207" w:author="Valerij Šlovikov" w:date="2025-07-08T19:40:00Z" w16du:dateUtc="2025-07-08T17:40:00Z">
              <w:tcPr>
                <w:tcW w:w="1701" w:type="dxa"/>
                <w:gridSpan w:val="2"/>
                <w:hideMark/>
              </w:tcPr>
            </w:tcPrChange>
          </w:tcPr>
          <w:p w14:paraId="7B3B6479"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Střední</w:t>
            </w:r>
          </w:p>
        </w:tc>
        <w:tc>
          <w:tcPr>
            <w:tcW w:w="2835" w:type="dxa"/>
            <w:hideMark/>
            <w:tcPrChange w:id="208" w:author="Valerij Šlovikov" w:date="2025-07-08T19:40:00Z" w16du:dateUtc="2025-07-08T17:40:00Z">
              <w:tcPr>
                <w:tcW w:w="2835" w:type="dxa"/>
                <w:gridSpan w:val="2"/>
                <w:hideMark/>
              </w:tcPr>
            </w:tcPrChange>
          </w:tcPr>
          <w:p w14:paraId="308A74BD"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Vyšší než WebGL</w:t>
            </w:r>
          </w:p>
        </w:tc>
        <w:tc>
          <w:tcPr>
            <w:tcW w:w="3402" w:type="dxa"/>
            <w:hideMark/>
            <w:tcPrChange w:id="209" w:author="Valerij Šlovikov" w:date="2025-07-08T19:40:00Z" w16du:dateUtc="2025-07-08T17:40:00Z">
              <w:tcPr>
                <w:tcW w:w="3402" w:type="dxa"/>
                <w:gridSpan w:val="2"/>
                <w:hideMark/>
              </w:tcPr>
            </w:tcPrChange>
          </w:tcPr>
          <w:p w14:paraId="4AAD3706"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 xml:space="preserve">Nejvyšší </w:t>
            </w:r>
            <w:r>
              <w:t>dle GPU</w:t>
            </w:r>
          </w:p>
        </w:tc>
      </w:tr>
      <w:tr w:rsidR="000F6C7D" w:rsidRPr="0018468E" w14:paraId="2665006F" w14:textId="77777777" w:rsidTr="002D5AD3">
        <w:trPr>
          <w:cnfStyle w:val="000000100000" w:firstRow="0" w:lastRow="0" w:firstColumn="0" w:lastColumn="0" w:oddVBand="0" w:evenVBand="0" w:oddHBand="1" w:evenHBand="0" w:firstRowFirstColumn="0" w:firstRowLastColumn="0" w:lastRowFirstColumn="0" w:lastRowLastColumn="0"/>
          <w:trPrChange w:id="210" w:author="Valerij Šlovikov" w:date="2025-07-08T19:40:00Z" w16du:dateUtc="2025-07-08T17:40:00Z">
            <w:trPr>
              <w:gridAfter w:val="0"/>
            </w:trPr>
          </w:trPrChange>
        </w:trPr>
        <w:tc>
          <w:tcPr>
            <w:cnfStyle w:val="001000000000" w:firstRow="0" w:lastRow="0" w:firstColumn="1" w:lastColumn="0" w:oddVBand="0" w:evenVBand="0" w:oddHBand="0" w:evenHBand="0" w:firstRowFirstColumn="0" w:firstRowLastColumn="0" w:lastRowFirstColumn="0" w:lastRowLastColumn="0"/>
            <w:tcW w:w="1985" w:type="dxa"/>
            <w:hideMark/>
            <w:tcPrChange w:id="211" w:author="Valerij Šlovikov" w:date="2025-07-08T19:40:00Z" w16du:dateUtc="2025-07-08T17:40:00Z">
              <w:tcPr>
                <w:tcW w:w="1985" w:type="dxa"/>
                <w:gridSpan w:val="3"/>
                <w:hideMark/>
              </w:tcPr>
            </w:tcPrChange>
          </w:tcPr>
          <w:p w14:paraId="06529E8D" w14:textId="77777777" w:rsidR="000F6C7D" w:rsidRPr="0018468E" w:rsidRDefault="000F6C7D" w:rsidP="00CC238D">
            <w:pPr>
              <w:cnfStyle w:val="001000100000" w:firstRow="0" w:lastRow="0" w:firstColumn="1" w:lastColumn="0" w:oddVBand="0" w:evenVBand="0" w:oddHBand="1" w:evenHBand="0" w:firstRowFirstColumn="0" w:firstRowLastColumn="0" w:lastRowFirstColumn="0" w:lastRowLastColumn="0"/>
            </w:pPr>
            <w:r w:rsidRPr="0018468E">
              <w:rPr>
                <w:rStyle w:val="Siln"/>
              </w:rPr>
              <w:t>Podpora</w:t>
            </w:r>
          </w:p>
        </w:tc>
        <w:tc>
          <w:tcPr>
            <w:tcW w:w="1701" w:type="dxa"/>
            <w:hideMark/>
            <w:tcPrChange w:id="212" w:author="Valerij Šlovikov" w:date="2025-07-08T19:40:00Z" w16du:dateUtc="2025-07-08T17:40:00Z">
              <w:tcPr>
                <w:tcW w:w="1701" w:type="dxa"/>
                <w:gridSpan w:val="2"/>
                <w:hideMark/>
              </w:tcPr>
            </w:tcPrChange>
          </w:tcPr>
          <w:p w14:paraId="2A99493C"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 xml:space="preserve">Široká </w:t>
            </w:r>
          </w:p>
        </w:tc>
        <w:tc>
          <w:tcPr>
            <w:tcW w:w="2835" w:type="dxa"/>
            <w:hideMark/>
            <w:tcPrChange w:id="213" w:author="Valerij Šlovikov" w:date="2025-07-08T19:40:00Z" w16du:dateUtc="2025-07-08T17:40:00Z">
              <w:tcPr>
                <w:tcW w:w="2835" w:type="dxa"/>
                <w:gridSpan w:val="2"/>
                <w:hideMark/>
              </w:tcPr>
            </w:tcPrChange>
          </w:tcPr>
          <w:p w14:paraId="559B5D9C"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Široká, kromě starších verzí prohlížečů</w:t>
            </w:r>
          </w:p>
        </w:tc>
        <w:tc>
          <w:tcPr>
            <w:tcW w:w="3402" w:type="dxa"/>
            <w:hideMark/>
            <w:tcPrChange w:id="214" w:author="Valerij Šlovikov" w:date="2025-07-08T19:40:00Z" w16du:dateUtc="2025-07-08T17:40:00Z">
              <w:tcPr>
                <w:tcW w:w="3402" w:type="dxa"/>
                <w:gridSpan w:val="2"/>
                <w:hideMark/>
              </w:tcPr>
            </w:tcPrChange>
          </w:tcPr>
          <w:p w14:paraId="44630935"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Nízká, dostupné ve vývojářských verzích</w:t>
            </w:r>
          </w:p>
        </w:tc>
      </w:tr>
    </w:tbl>
    <w:p w14:paraId="0BCE756C" w14:textId="77777777" w:rsidR="000F6C7D" w:rsidRDefault="000F6C7D" w:rsidP="00B04C89">
      <w:pPr>
        <w:pStyle w:val="TabulkaCaption"/>
        <w:pPrChange w:id="215" w:author="Valerij Šlovikov" w:date="2025-07-08T18:53:00Z" w16du:dateUtc="2025-07-08T16:53:00Z">
          <w:pPr>
            <w:jc w:val="center"/>
          </w:pPr>
        </w:pPrChange>
      </w:pPr>
      <w:r>
        <w:t xml:space="preserve">Zdroj:  </w:t>
      </w:r>
      <w:r w:rsidRPr="00FF7538">
        <w:t>MDN Web Docs (2025); MDN Web Docs (2024); Beaufort a kol. (2023)</w:t>
      </w:r>
    </w:p>
    <w:p w14:paraId="0A7B7493" w14:textId="77777777" w:rsidR="000F6C7D" w:rsidRPr="0018468E" w:rsidRDefault="000F6C7D" w:rsidP="000F6C7D">
      <w:r w:rsidRPr="0018468E">
        <w:t xml:space="preserve">Z tabulky je zřetelné, že </w:t>
      </w:r>
      <w:r w:rsidRPr="0018468E">
        <w:rPr>
          <w:rStyle w:val="Siln"/>
          <w:b w:val="0"/>
          <w:bCs w:val="0"/>
        </w:rPr>
        <w:t>WebGPU</w:t>
      </w:r>
      <w:r w:rsidRPr="0018468E">
        <w:t xml:space="preserve"> staví na úplně jiné úrovni přístupu k GPU než WebGL/WebGL2. Zatímco WebGL2 rozšiřuje stávající řešení založené na OpenGL ES, WebGPU vychází z moderních API, která jsou navržena s ohledem na efektivitu a flexibilitu v rámci současného grafického hardware.</w:t>
      </w:r>
    </w:p>
    <w:p w14:paraId="3D33D1B1" w14:textId="77777777" w:rsidR="000F6C7D" w:rsidRPr="0018468E" w:rsidRDefault="000F6C7D" w:rsidP="000F6C7D">
      <w:r w:rsidRPr="0018468E">
        <w:t xml:space="preserve">Pro </w:t>
      </w:r>
      <w:r w:rsidRPr="0018468E">
        <w:rPr>
          <w:rStyle w:val="Siln"/>
          <w:b w:val="0"/>
          <w:bCs w:val="0"/>
        </w:rPr>
        <w:t>běžné webové 3D aplikace</w:t>
      </w:r>
      <w:r w:rsidRPr="0018468E">
        <w:t xml:space="preserve"> a pro rychlé prototypování je zřejmě stále nejrozumnější využití </w:t>
      </w:r>
      <w:r w:rsidRPr="0018468E">
        <w:rPr>
          <w:rStyle w:val="Siln"/>
          <w:b w:val="0"/>
          <w:bCs w:val="0"/>
        </w:rPr>
        <w:t>WebGL2</w:t>
      </w:r>
      <w:r w:rsidRPr="0018468E">
        <w:t xml:space="preserve"> (nebo knihoven nad ním), jelikož dosud nabízí nejširší podporu a spolehlivost napříč prohlížeči.</w:t>
      </w:r>
    </w:p>
    <w:p w14:paraId="0800462D" w14:textId="1BCB7893" w:rsidR="00C512A8" w:rsidRDefault="000F6C7D" w:rsidP="000F6C7D">
      <w:r w:rsidRPr="0018468E">
        <w:t xml:space="preserve">Naopak </w:t>
      </w:r>
      <w:r w:rsidRPr="0018468E">
        <w:rPr>
          <w:rStyle w:val="Siln"/>
          <w:b w:val="0"/>
          <w:bCs w:val="0"/>
        </w:rPr>
        <w:t>WebGPU</w:t>
      </w:r>
      <w:r w:rsidRPr="0018468E">
        <w:t xml:space="preserve"> ocení ti, kdo potřebují skutečně využít potenciál GPU naplno – ať už pro fotorealistické renderování, masivní výpočty, nebo integraci s ML (např. neural nety běžící přímo na GPU v prohlížeči) </w:t>
      </w:r>
      <w:sdt>
        <w:sdtPr>
          <w:id w:val="1267963087"/>
          <w:citation/>
        </w:sdtPr>
        <w:sdtContent>
          <w:r w:rsidRPr="0018468E">
            <w:fldChar w:fldCharType="begin"/>
          </w:r>
          <w:r w:rsidRPr="0018468E">
            <w:instrText xml:space="preserve"> CITATION Chi24 \l 1029 </w:instrText>
          </w:r>
          <w:r w:rsidRPr="0018468E">
            <w:fldChar w:fldCharType="separate"/>
          </w:r>
          <w:r w:rsidR="00A66F9F">
            <w:t>(Chickerur, 2024)</w:t>
          </w:r>
          <w:r w:rsidRPr="0018468E">
            <w:fldChar w:fldCharType="end"/>
          </w:r>
        </w:sdtContent>
      </w:sdt>
      <w:r w:rsidRPr="0018468E">
        <w:t>.</w:t>
      </w:r>
    </w:p>
    <w:p w14:paraId="4ED6159F" w14:textId="77777777" w:rsidR="00C512A8" w:rsidRDefault="00C512A8">
      <w:pPr>
        <w:widowControl w:val="0"/>
        <w:autoSpaceDE w:val="0"/>
        <w:autoSpaceDN w:val="0"/>
        <w:spacing w:before="0" w:beforeAutospacing="0" w:after="0" w:afterAutospacing="0" w:line="240" w:lineRule="auto"/>
        <w:jc w:val="left"/>
      </w:pPr>
      <w:r>
        <w:br w:type="page"/>
      </w:r>
    </w:p>
    <w:p w14:paraId="6EA9EC63" w14:textId="019D1313" w:rsidR="0084522E" w:rsidRPr="0018468E" w:rsidRDefault="0084522E" w:rsidP="00FD0344">
      <w:pPr>
        <w:pStyle w:val="Nadpis2"/>
        <w:rPr>
          <w:rFonts w:cstheme="minorHAnsi"/>
        </w:rPr>
      </w:pPr>
      <w:bookmarkStart w:id="216" w:name="_Toc202559881"/>
      <w:r w:rsidRPr="0018468E">
        <w:rPr>
          <w:rFonts w:cstheme="minorHAnsi"/>
        </w:rPr>
        <w:lastRenderedPageBreak/>
        <w:t>Funkční rozdíly</w:t>
      </w:r>
      <w:bookmarkEnd w:id="216"/>
    </w:p>
    <w:p w14:paraId="07DE91DF" w14:textId="77777777" w:rsidR="0084522E" w:rsidRPr="0018468E" w:rsidRDefault="0084522E" w:rsidP="0018468E">
      <w:r w:rsidRPr="0018468E">
        <w:rPr>
          <w:rStyle w:val="Siln"/>
        </w:rPr>
        <w:t>WebGL (OpenGL ES 2.0 pro web)</w:t>
      </w:r>
    </w:p>
    <w:p w14:paraId="008ECDE4" w14:textId="77777777" w:rsidR="0084522E" w:rsidRPr="0018468E" w:rsidRDefault="0084522E" w:rsidP="0018468E">
      <w:pPr>
        <w:pStyle w:val="Odstavecseseznamem"/>
        <w:numPr>
          <w:ilvl w:val="0"/>
          <w:numId w:val="8"/>
        </w:numPr>
      </w:pPr>
      <w:r w:rsidRPr="00E577F2">
        <w:rPr>
          <w:rStyle w:val="Zdraznn"/>
          <w:b/>
          <w:bCs/>
          <w:i w:val="0"/>
          <w:iCs w:val="0"/>
          <w:rPrChange w:id="217" w:author="Valerij Šlovikov" w:date="2025-07-08T18:55:00Z" w16du:dateUtc="2025-07-08T16:55:00Z">
            <w:rPr>
              <w:rStyle w:val="Zdraznn"/>
            </w:rPr>
          </w:rPrChange>
        </w:rPr>
        <w:t>Základy 3D vykreslování</w:t>
      </w:r>
      <w:r w:rsidRPr="00E577F2">
        <w:rPr>
          <w:b/>
          <w:bCs/>
          <w:i/>
          <w:rPrChange w:id="218" w:author="Valerij Šlovikov" w:date="2025-07-08T18:55:00Z" w16du:dateUtc="2025-07-08T16:55:00Z">
            <w:rPr/>
          </w:rPrChange>
        </w:rPr>
        <w:t>:</w:t>
      </w:r>
      <w:r w:rsidRPr="0018468E">
        <w:t xml:space="preserve"> Poskytuje nízkoúrovňové rozhraní, kde programátor řeší buffery, shadery (vertex/fragment) a transformace.</w:t>
      </w:r>
    </w:p>
    <w:p w14:paraId="017D47F3" w14:textId="77777777" w:rsidR="0084522E" w:rsidRPr="0018468E" w:rsidRDefault="0084522E" w:rsidP="0018468E">
      <w:pPr>
        <w:pStyle w:val="Odstavecseseznamem"/>
        <w:numPr>
          <w:ilvl w:val="0"/>
          <w:numId w:val="8"/>
        </w:numPr>
      </w:pPr>
      <w:r w:rsidRPr="00E577F2">
        <w:rPr>
          <w:rStyle w:val="Zdraznn"/>
          <w:b/>
          <w:bCs/>
          <w:i w:val="0"/>
          <w:iCs w:val="0"/>
          <w:rPrChange w:id="219" w:author="Valerij Šlovikov" w:date="2025-07-08T18:55:00Z" w16du:dateUtc="2025-07-08T16:55:00Z">
            <w:rPr>
              <w:rStyle w:val="Zdraznn"/>
            </w:rPr>
          </w:rPrChange>
        </w:rPr>
        <w:t>Nižší nároky na znalosti GPU pipeline</w:t>
      </w:r>
      <w:r w:rsidRPr="00E577F2">
        <w:rPr>
          <w:b/>
          <w:bCs/>
          <w:i/>
          <w:rPrChange w:id="220" w:author="Valerij Šlovikov" w:date="2025-07-08T18:55:00Z" w16du:dateUtc="2025-07-08T16:55:00Z">
            <w:rPr/>
          </w:rPrChange>
        </w:rPr>
        <w:t>:</w:t>
      </w:r>
      <w:r w:rsidRPr="0018468E">
        <w:t xml:space="preserve"> V porovnání s novějšími API je WebGL „jednodušší“ a vhodný pro základní 3D scény.</w:t>
      </w:r>
    </w:p>
    <w:p w14:paraId="3E3DD785" w14:textId="77777777" w:rsidR="0084522E" w:rsidRPr="0018468E" w:rsidRDefault="0084522E" w:rsidP="0018468E">
      <w:pPr>
        <w:pStyle w:val="Odstavecseseznamem"/>
        <w:numPr>
          <w:ilvl w:val="0"/>
          <w:numId w:val="8"/>
        </w:numPr>
      </w:pPr>
      <w:r w:rsidRPr="00E577F2">
        <w:rPr>
          <w:rStyle w:val="Zdraznn"/>
          <w:b/>
          <w:bCs/>
          <w:i w:val="0"/>
          <w:iCs w:val="0"/>
          <w:rPrChange w:id="221" w:author="Valerij Šlovikov" w:date="2025-07-08T18:55:00Z" w16du:dateUtc="2025-07-08T16:55:00Z">
            <w:rPr>
              <w:rStyle w:val="Zdraznn"/>
            </w:rPr>
          </w:rPrChange>
        </w:rPr>
        <w:t>Omezená podpora některých pokročilých funkcí</w:t>
      </w:r>
      <w:r w:rsidRPr="00E577F2">
        <w:rPr>
          <w:b/>
          <w:bCs/>
          <w:i/>
          <w:rPrChange w:id="222" w:author="Valerij Šlovikov" w:date="2025-07-08T18:55:00Z" w16du:dateUtc="2025-07-08T16:55:00Z">
            <w:rPr/>
          </w:rPrChange>
        </w:rPr>
        <w:t>:</w:t>
      </w:r>
      <w:r w:rsidRPr="0018468E">
        <w:t xml:space="preserve"> Např. geometry shadery, transform feedback nebo 3D textury zde nebyly nativně dostupné.</w:t>
      </w:r>
    </w:p>
    <w:p w14:paraId="6581EF07"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WebGL2 (OpenGL ES 3.0 pro web)</w:t>
      </w:r>
    </w:p>
    <w:p w14:paraId="44BBCBBD" w14:textId="77777777" w:rsidR="0084522E" w:rsidRPr="0018468E" w:rsidRDefault="0084522E" w:rsidP="0018468E">
      <w:pPr>
        <w:pStyle w:val="Odstavecseseznamem"/>
        <w:numPr>
          <w:ilvl w:val="0"/>
          <w:numId w:val="8"/>
        </w:numPr>
      </w:pPr>
      <w:r w:rsidRPr="00E577F2">
        <w:rPr>
          <w:rStyle w:val="Zdraznn"/>
          <w:b/>
          <w:bCs/>
          <w:rPrChange w:id="223" w:author="Valerij Šlovikov" w:date="2025-07-08T18:56:00Z" w16du:dateUtc="2025-07-08T16:56:00Z">
            <w:rPr>
              <w:rStyle w:val="Zdraznn"/>
            </w:rPr>
          </w:rPrChange>
        </w:rPr>
        <w:t>Rozšířené funkce z OpenGL ES 3.0</w:t>
      </w:r>
      <w:r w:rsidRPr="00E577F2">
        <w:rPr>
          <w:b/>
          <w:bCs/>
          <w:rPrChange w:id="224" w:author="Valerij Šlovikov" w:date="2025-07-08T18:56:00Z" w16du:dateUtc="2025-07-08T16:56:00Z">
            <w:rPr/>
          </w:rPrChange>
        </w:rPr>
        <w:t>:</w:t>
      </w:r>
      <w:r w:rsidRPr="0018468E">
        <w:t xml:space="preserve"> Například 3D textury, </w:t>
      </w:r>
      <w:r w:rsidRPr="0018468E">
        <w:rPr>
          <w:rStyle w:val="Zdraznn"/>
        </w:rPr>
        <w:t>transform feedback</w:t>
      </w:r>
      <w:r w:rsidRPr="0018468E">
        <w:t xml:space="preserve"> (umožňuje sbírat data z vertex shaderů), </w:t>
      </w:r>
      <w:r w:rsidRPr="0018468E">
        <w:rPr>
          <w:rStyle w:val="Zdraznn"/>
        </w:rPr>
        <w:t>instanced rendering</w:t>
      </w:r>
      <w:r w:rsidRPr="0018468E">
        <w:t xml:space="preserve"> (efektivní vykreslování více kopií stejného objektu).</w:t>
      </w:r>
    </w:p>
    <w:p w14:paraId="7383F696" w14:textId="77777777" w:rsidR="0084522E" w:rsidRPr="0018468E" w:rsidRDefault="0084522E" w:rsidP="0018468E">
      <w:pPr>
        <w:pStyle w:val="Odstavecseseznamem"/>
        <w:numPr>
          <w:ilvl w:val="0"/>
          <w:numId w:val="8"/>
        </w:numPr>
      </w:pPr>
      <w:r w:rsidRPr="00E577F2">
        <w:rPr>
          <w:rStyle w:val="Zdraznn"/>
          <w:b/>
          <w:bCs/>
          <w:rPrChange w:id="225" w:author="Valerij Šlovikov" w:date="2025-07-08T18:56:00Z" w16du:dateUtc="2025-07-08T16:56:00Z">
            <w:rPr>
              <w:rStyle w:val="Zdraznn"/>
            </w:rPr>
          </w:rPrChange>
        </w:rPr>
        <w:t>Lepší správa paměti a shaderů</w:t>
      </w:r>
      <w:r w:rsidRPr="00E577F2">
        <w:rPr>
          <w:b/>
          <w:bCs/>
          <w:rPrChange w:id="226" w:author="Valerij Šlovikov" w:date="2025-07-08T18:56:00Z" w16du:dateUtc="2025-07-08T16:56:00Z">
            <w:rPr/>
          </w:rPrChange>
        </w:rPr>
        <w:t>:</w:t>
      </w:r>
      <w:r w:rsidRPr="0018468E">
        <w:t xml:space="preserve"> Větší flexibilita při práci s různými formáty textur, buffery a větší kontrola nad GPU zdroji.</w:t>
      </w:r>
    </w:p>
    <w:p w14:paraId="578A3427" w14:textId="53B4CE92" w:rsidR="002C6FB5" w:rsidRDefault="0084522E" w:rsidP="0082291D">
      <w:pPr>
        <w:pStyle w:val="Odstavecseseznamem"/>
        <w:numPr>
          <w:ilvl w:val="0"/>
          <w:numId w:val="8"/>
        </w:numPr>
      </w:pPr>
      <w:r w:rsidRPr="00E577F2">
        <w:rPr>
          <w:rStyle w:val="Zdraznn"/>
          <w:b/>
          <w:bCs/>
          <w:rPrChange w:id="227" w:author="Valerij Šlovikov" w:date="2025-07-08T18:56:00Z" w16du:dateUtc="2025-07-08T16:56:00Z">
            <w:rPr>
              <w:rStyle w:val="Zdraznn"/>
            </w:rPr>
          </w:rPrChange>
        </w:rPr>
        <w:t>Zpětná kompatibilita</w:t>
      </w:r>
      <w:r w:rsidRPr="00E577F2">
        <w:rPr>
          <w:b/>
          <w:bCs/>
          <w:rPrChange w:id="228" w:author="Valerij Šlovikov" w:date="2025-07-08T18:56:00Z" w16du:dateUtc="2025-07-08T16:56:00Z">
            <w:rPr/>
          </w:rPrChange>
        </w:rPr>
        <w:t>:</w:t>
      </w:r>
      <w:r w:rsidRPr="0018468E">
        <w:t xml:space="preserve"> Většina kódu z WebGL 1.0 lze ve WebGL2 používat, ale k dispozici je zároveň více vylepšení a optimalizací.</w:t>
      </w:r>
    </w:p>
    <w:p w14:paraId="627B2C57"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WebGPU (inspirace Vulkan, Metal, Direct3D 12)</w:t>
      </w:r>
    </w:p>
    <w:p w14:paraId="2A60F2DA" w14:textId="77777777" w:rsidR="0084522E" w:rsidRPr="0018468E" w:rsidRDefault="0084522E" w:rsidP="0018468E">
      <w:pPr>
        <w:pStyle w:val="Odstavecseseznamem"/>
        <w:numPr>
          <w:ilvl w:val="0"/>
          <w:numId w:val="8"/>
        </w:numPr>
      </w:pPr>
      <w:r w:rsidRPr="00E577F2">
        <w:rPr>
          <w:rStyle w:val="Zdraznn"/>
          <w:b/>
          <w:bCs/>
          <w:rPrChange w:id="229" w:author="Valerij Šlovikov" w:date="2025-07-08T18:56:00Z" w16du:dateUtc="2025-07-08T16:56:00Z">
            <w:rPr>
              <w:rStyle w:val="Zdraznn"/>
            </w:rPr>
          </w:rPrChange>
        </w:rPr>
        <w:t>Nízkoúrovňový přístup</w:t>
      </w:r>
      <w:r w:rsidRPr="00E577F2">
        <w:rPr>
          <w:b/>
          <w:bCs/>
          <w:rPrChange w:id="230" w:author="Valerij Šlovikov" w:date="2025-07-08T18:56:00Z" w16du:dateUtc="2025-07-08T16:56:00Z">
            <w:rPr/>
          </w:rPrChange>
        </w:rPr>
        <w:t>:</w:t>
      </w:r>
      <w:r w:rsidRPr="0018468E">
        <w:t xml:space="preserve"> Dává vývojáři mnohem větší kontrolu nad vykreslovacím řetězcem (pipeline). Je tedy možné optimalizovat výkon na úrovni, která v WebGL/WebGL2 nebyla dostupná.</w:t>
      </w:r>
    </w:p>
    <w:p w14:paraId="64516897" w14:textId="77777777" w:rsidR="0084522E" w:rsidRPr="0018468E" w:rsidRDefault="0084522E" w:rsidP="0018468E">
      <w:pPr>
        <w:pStyle w:val="Odstavecseseznamem"/>
        <w:numPr>
          <w:ilvl w:val="0"/>
          <w:numId w:val="8"/>
        </w:numPr>
      </w:pPr>
      <w:r w:rsidRPr="00E577F2">
        <w:rPr>
          <w:rStyle w:val="Zdraznn"/>
          <w:b/>
          <w:bCs/>
          <w:rPrChange w:id="231" w:author="Valerij Šlovikov" w:date="2025-07-08T18:56:00Z" w16du:dateUtc="2025-07-08T16:56:00Z">
            <w:rPr>
              <w:rStyle w:val="Zdraznn"/>
            </w:rPr>
          </w:rPrChange>
        </w:rPr>
        <w:t>Compute shadery</w:t>
      </w:r>
      <w:r w:rsidRPr="00E577F2">
        <w:rPr>
          <w:b/>
          <w:bCs/>
          <w:rPrChange w:id="232" w:author="Valerij Šlovikov" w:date="2025-07-08T18:56:00Z" w16du:dateUtc="2025-07-08T16:56:00Z">
            <w:rPr/>
          </w:rPrChange>
        </w:rPr>
        <w:t>:</w:t>
      </w:r>
      <w:r w:rsidRPr="0018468E">
        <w:t xml:space="preserve"> Umožňují provádět obecné výpočty na GPU, takže WebGPU je ideální nejen pro grafiku, ale i pro strojové učení nebo vědecké simulace.</w:t>
      </w:r>
    </w:p>
    <w:p w14:paraId="22264911" w14:textId="4D57C699" w:rsidR="0084522E" w:rsidRPr="0018468E" w:rsidRDefault="0084522E" w:rsidP="0018468E">
      <w:pPr>
        <w:pStyle w:val="Odstavecseseznamem"/>
        <w:numPr>
          <w:ilvl w:val="0"/>
          <w:numId w:val="8"/>
        </w:numPr>
      </w:pPr>
      <w:r w:rsidRPr="00E577F2">
        <w:rPr>
          <w:rStyle w:val="Zdraznn"/>
          <w:b/>
          <w:bCs/>
          <w:rPrChange w:id="233" w:author="Valerij Šlovikov" w:date="2025-07-08T18:56:00Z" w16du:dateUtc="2025-07-08T16:56:00Z">
            <w:rPr>
              <w:rStyle w:val="Zdraznn"/>
            </w:rPr>
          </w:rPrChange>
        </w:rPr>
        <w:t>Vyšší výkon a flexibilita</w:t>
      </w:r>
      <w:r w:rsidRPr="00E577F2">
        <w:rPr>
          <w:b/>
          <w:bCs/>
          <w:rPrChange w:id="234" w:author="Valerij Šlovikov" w:date="2025-07-08T18:56:00Z" w16du:dateUtc="2025-07-08T16:56:00Z">
            <w:rPr/>
          </w:rPrChange>
        </w:rPr>
        <w:t>:</w:t>
      </w:r>
      <w:r w:rsidRPr="0018468E">
        <w:t xml:space="preserve"> </w:t>
      </w:r>
      <w:r w:rsidR="00304F2E" w:rsidRPr="0018468E">
        <w:t xml:space="preserve">WebGPU dosahuje až 3,5násobně rychlejšího výkonu pro výpočetně náročné úlohy </w:t>
      </w:r>
      <w:sdt>
        <w:sdtPr>
          <w:id w:val="-1394340818"/>
          <w:citation/>
        </w:sdtPr>
        <w:sdtContent>
          <w:r w:rsidR="00304F2E" w:rsidRPr="0018468E">
            <w:fldChar w:fldCharType="begin"/>
          </w:r>
          <w:r w:rsidR="00304F2E" w:rsidRPr="0018468E">
            <w:instrText xml:space="preserve"> CITATION Chi24 \l 1029 </w:instrText>
          </w:r>
          <w:r w:rsidR="00304F2E" w:rsidRPr="0018468E">
            <w:fldChar w:fldCharType="separate"/>
          </w:r>
          <w:r w:rsidR="00A66F9F">
            <w:t>(Chickerur, 2024)</w:t>
          </w:r>
          <w:r w:rsidR="00304F2E" w:rsidRPr="0018468E">
            <w:fldChar w:fldCharType="end"/>
          </w:r>
        </w:sdtContent>
      </w:sdt>
      <w:r w:rsidR="00304F2E" w:rsidRPr="0018468E">
        <w:t>.</w:t>
      </w:r>
    </w:p>
    <w:p w14:paraId="31CDCD58" w14:textId="77777777" w:rsidR="0084522E" w:rsidRDefault="0084522E" w:rsidP="0018468E">
      <w:pPr>
        <w:pStyle w:val="Odstavecseseznamem"/>
        <w:numPr>
          <w:ilvl w:val="0"/>
          <w:numId w:val="8"/>
        </w:numPr>
        <w:rPr>
          <w:ins w:id="235" w:author="Valerij Šlovikov" w:date="2025-07-08T21:39:00Z" w16du:dateUtc="2025-07-08T19:39:00Z"/>
        </w:rPr>
      </w:pPr>
      <w:r w:rsidRPr="00E577F2">
        <w:rPr>
          <w:rStyle w:val="Zdraznn"/>
          <w:b/>
          <w:bCs/>
          <w:rPrChange w:id="236" w:author="Valerij Šlovikov" w:date="2025-07-08T18:56:00Z" w16du:dateUtc="2025-07-08T16:56:00Z">
            <w:rPr>
              <w:rStyle w:val="Zdraznn"/>
            </w:rPr>
          </w:rPrChange>
        </w:rPr>
        <w:t>Vyšší složitost vývoje</w:t>
      </w:r>
      <w:r w:rsidRPr="00E577F2">
        <w:rPr>
          <w:b/>
          <w:bCs/>
          <w:rPrChange w:id="237" w:author="Valerij Šlovikov" w:date="2025-07-08T18:56:00Z" w16du:dateUtc="2025-07-08T16:56:00Z">
            <w:rPr/>
          </w:rPrChange>
        </w:rPr>
        <w:t>:</w:t>
      </w:r>
      <w:r w:rsidRPr="0018468E">
        <w:t xml:space="preserve"> Na rozdíl od WebGL/WebGL2 je nutné spravovat více zdrojů ručně (komandové fronty, paměťové bariéry apod.), což vyžaduje hlubší znalosti grafické pipeline.</w:t>
      </w:r>
    </w:p>
    <w:p w14:paraId="0FC08A94" w14:textId="77777777" w:rsidR="0064500A" w:rsidRPr="0018468E" w:rsidRDefault="0064500A" w:rsidP="0064500A">
      <w:pPr>
        <w:pStyle w:val="Odstavecseseznamem"/>
        <w:ind w:left="360" w:firstLine="0"/>
        <w:pPrChange w:id="238" w:author="Valerij Šlovikov" w:date="2025-07-08T21:39:00Z" w16du:dateUtc="2025-07-08T19:39:00Z">
          <w:pPr>
            <w:pStyle w:val="Odstavecseseznamem"/>
            <w:numPr>
              <w:numId w:val="8"/>
            </w:numPr>
            <w:tabs>
              <w:tab w:val="num" w:pos="360"/>
            </w:tabs>
            <w:ind w:left="360" w:hanging="360"/>
          </w:pPr>
        </w:pPrChange>
      </w:pPr>
    </w:p>
    <w:p w14:paraId="61AFA44A" w14:textId="77777777" w:rsidR="00F61860" w:rsidRDefault="00F61860" w:rsidP="00FD0344">
      <w:pPr>
        <w:pStyle w:val="Nadpis2"/>
        <w:rPr>
          <w:rFonts w:cstheme="minorHAnsi"/>
        </w:rPr>
      </w:pPr>
      <w:bookmarkStart w:id="239" w:name="_Toc202559882"/>
      <w:r w:rsidRPr="0018468E">
        <w:rPr>
          <w:rFonts w:cstheme="minorHAnsi"/>
        </w:rPr>
        <w:lastRenderedPageBreak/>
        <w:t>Architektonické rozdíly a výkonnostní charakteristiky</w:t>
      </w:r>
      <w:bookmarkEnd w:id="239"/>
    </w:p>
    <w:p w14:paraId="1A11DF92" w14:textId="74B3F7D0" w:rsidR="00DF0350" w:rsidRPr="00DF0350" w:rsidRDefault="00DF0350" w:rsidP="00DF0350">
      <w:r w:rsidRPr="00DF0350">
        <w:t>Architektura grafického API do značné míry určuje, kolik práce zůstává na CPU a kolik může být předáno GPU – a tím přímo ovlivňuje latenci, propustnost i spotřebu energie.</w:t>
      </w:r>
      <w:r w:rsidR="00BD3BFF">
        <w:t xml:space="preserve"> </w:t>
      </w:r>
      <w:sdt>
        <w:sdtPr>
          <w:id w:val="1370187992"/>
          <w:citation/>
        </w:sdtPr>
        <w:sdtContent>
          <w:r w:rsidR="00BD3BFF">
            <w:fldChar w:fldCharType="begin"/>
          </w:r>
          <w:r w:rsidR="00BE0FD5">
            <w:instrText xml:space="preserve">CITATION Wor25 \l 1029 </w:instrText>
          </w:r>
          <w:r w:rsidR="00BD3BFF">
            <w:fldChar w:fldCharType="separate"/>
          </w:r>
          <w:r w:rsidR="00BE0FD5">
            <w:t>(W3C, World Wide Web Consortium, 2025)</w:t>
          </w:r>
          <w:r w:rsidR="00BD3BFF">
            <w:fldChar w:fldCharType="end"/>
          </w:r>
        </w:sdtContent>
      </w:sdt>
    </w:p>
    <w:p w14:paraId="02AC8008" w14:textId="77777777" w:rsidR="005C3DA7" w:rsidRPr="0018468E" w:rsidRDefault="005C3DA7" w:rsidP="00442C9A">
      <w:pPr>
        <w:pStyle w:val="Nadpis3"/>
        <w:rPr>
          <w:rFonts w:cstheme="minorHAnsi"/>
        </w:rPr>
      </w:pPr>
      <w:bookmarkStart w:id="240" w:name="_Toc202559883"/>
      <w:r w:rsidRPr="0018468E">
        <w:rPr>
          <w:rFonts w:cstheme="minorHAnsi"/>
        </w:rPr>
        <w:t>Implicitní vs. explicitní řízení GPU</w:t>
      </w:r>
      <w:bookmarkEnd w:id="240"/>
    </w:p>
    <w:p w14:paraId="2EB86A48" w14:textId="36583334" w:rsidR="005C3DA7" w:rsidRPr="0018468E" w:rsidRDefault="005C3DA7" w:rsidP="00442C9A">
      <w:r w:rsidRPr="0018468E">
        <w:t xml:space="preserve">WebGL používá </w:t>
      </w:r>
      <w:r w:rsidRPr="0018468E">
        <w:rPr>
          <w:b/>
          <w:bCs/>
        </w:rPr>
        <w:t>implicitní stavový model</w:t>
      </w:r>
      <w:r w:rsidRPr="0018468E">
        <w:t xml:space="preserve"> – každé volání může změnit globální kontext, což komplikuje paralelizaci a vede k vyššímu driver</w:t>
      </w:r>
      <w:r w:rsidRPr="0018468E">
        <w:noBreakHyphen/>
        <w:t xml:space="preserve">overheadu </w:t>
      </w:r>
      <w:sdt>
        <w:sdtPr>
          <w:id w:val="1873112826"/>
          <w:citation/>
        </w:sdtPr>
        <w:sdtContent>
          <w:r w:rsidRPr="0018468E">
            <w:fldChar w:fldCharType="begin"/>
          </w:r>
          <w:r w:rsidRPr="0018468E">
            <w:instrText xml:space="preserve"> CITATION KEN22 \l 1029 </w:instrText>
          </w:r>
          <w:r w:rsidRPr="0018468E">
            <w:fldChar w:fldCharType="separate"/>
          </w:r>
          <w:r w:rsidR="00A66F9F">
            <w:t>(Kenwright, 2022)</w:t>
          </w:r>
          <w:r w:rsidRPr="0018468E">
            <w:fldChar w:fldCharType="end"/>
          </w:r>
        </w:sdtContent>
      </w:sdt>
      <w:r w:rsidRPr="0018468E">
        <w:t xml:space="preserve">. </w:t>
      </w:r>
      <w:r w:rsidRPr="0018468E">
        <w:br/>
        <w:t>Na</w:t>
      </w:r>
      <w:r w:rsidR="00DF0350">
        <w:t>proti tomu</w:t>
      </w:r>
      <w:r w:rsidRPr="0018468E">
        <w:t xml:space="preserve"> WebGPU staví na </w:t>
      </w:r>
      <w:r w:rsidRPr="0018468E">
        <w:rPr>
          <w:b/>
          <w:bCs/>
        </w:rPr>
        <w:t>explicitních deskriptorech</w:t>
      </w:r>
      <w:r w:rsidRPr="0018468E">
        <w:t xml:space="preserve"> a předem definovaných </w:t>
      </w:r>
      <w:r w:rsidRPr="0018468E">
        <w:rPr>
          <w:i/>
          <w:iCs/>
        </w:rPr>
        <w:t>pipeline state objects</w:t>
      </w:r>
      <w:r w:rsidRPr="0018468E">
        <w:t xml:space="preserve">, takže ovladač přesně ví, jak budou zdroje a stavy použity, a může optimalizovat předem </w:t>
      </w:r>
      <w:sdt>
        <w:sdtPr>
          <w:id w:val="1915201565"/>
          <w:citation/>
        </w:sdtPr>
        <w:sdtContent>
          <w:r w:rsidRPr="0018468E">
            <w:fldChar w:fldCharType="begin"/>
          </w:r>
          <w:r w:rsidR="00BE0FD5">
            <w:instrText xml:space="preserve">CITATION Fra23 \l 1029 </w:instrText>
          </w:r>
          <w:r w:rsidRPr="0018468E">
            <w:fldChar w:fldCharType="separate"/>
          </w:r>
          <w:r w:rsidR="00BE0FD5">
            <w:t>(Beaufort, 2023)</w:t>
          </w:r>
          <w:r w:rsidRPr="0018468E">
            <w:fldChar w:fldCharType="end"/>
          </w:r>
        </w:sdtContent>
      </w:sdt>
      <w:r w:rsidRPr="0018468E">
        <w:t>.</w:t>
      </w:r>
    </w:p>
    <w:p w14:paraId="73D2088C" w14:textId="77777777" w:rsidR="005C3DA7" w:rsidRPr="0018468E" w:rsidRDefault="005C3DA7" w:rsidP="00442C9A">
      <w:pPr>
        <w:pStyle w:val="Nadpis3"/>
        <w:rPr>
          <w:rFonts w:cstheme="minorHAnsi"/>
        </w:rPr>
      </w:pPr>
      <w:bookmarkStart w:id="241" w:name="_Toc202559884"/>
      <w:bookmarkStart w:id="242" w:name="_Ref202894461"/>
      <w:r w:rsidRPr="0018468E">
        <w:rPr>
          <w:rFonts w:cstheme="minorHAnsi"/>
        </w:rPr>
        <w:t>Syntetické testy v Godot enginu</w:t>
      </w:r>
      <w:bookmarkEnd w:id="241"/>
      <w:bookmarkEnd w:id="242"/>
    </w:p>
    <w:p w14:paraId="5B9EE323" w14:textId="75C0AE16" w:rsidR="005C3DA7" w:rsidRDefault="005C3DA7" w:rsidP="00442C9A">
      <w:r w:rsidRPr="0018468E">
        <w:t xml:space="preserve">Fransson &amp; Hermansson (2024) provedli na hardwaru </w:t>
      </w:r>
      <w:r w:rsidRPr="0018468E">
        <w:rPr>
          <w:i/>
          <w:iCs/>
        </w:rPr>
        <w:t>Intel Core i7</w:t>
      </w:r>
      <w:r w:rsidRPr="0018468E">
        <w:rPr>
          <w:i/>
          <w:iCs/>
        </w:rPr>
        <w:noBreakHyphen/>
        <w:t>12700H + RTX 30</w:t>
      </w:r>
      <w:r w:rsidR="00A84A12">
        <w:rPr>
          <w:i/>
          <w:iCs/>
        </w:rPr>
        <w:t>7</w:t>
      </w:r>
      <w:r w:rsidRPr="0018468E">
        <w:rPr>
          <w:i/>
          <w:iCs/>
        </w:rPr>
        <w:t>0</w:t>
      </w:r>
      <w:r w:rsidR="00A84A12">
        <w:rPr>
          <w:i/>
          <w:iCs/>
        </w:rPr>
        <w:t xml:space="preserve"> Ti</w:t>
      </w:r>
      <w:r w:rsidRPr="0018468E">
        <w:t xml:space="preserve"> sérii syntetických benchmarků v Godotu:</w:t>
      </w:r>
    </w:p>
    <w:p w14:paraId="08E236A8" w14:textId="1B13B62D" w:rsidR="00A84A12" w:rsidRPr="0018468E" w:rsidRDefault="00A84A12" w:rsidP="00E577F2">
      <w:pPr>
        <w:pStyle w:val="TabulkaCaption"/>
        <w:pPrChange w:id="243" w:author="Valerij Šlovikov" w:date="2025-07-08T18:57:00Z" w16du:dateUtc="2025-07-08T16:57:00Z">
          <w:pPr>
            <w:pStyle w:val="Titulek"/>
          </w:pPr>
        </w:pPrChange>
      </w:pPr>
      <w:r w:rsidRPr="00E577F2">
        <w:rPr>
          <w:b/>
          <w:bCs w:val="0"/>
          <w:rPrChange w:id="244" w:author="Valerij Šlovikov" w:date="2025-07-08T18:57:00Z" w16du:dateUtc="2025-07-08T16:57:00Z">
            <w:rPr/>
          </w:rPrChange>
        </w:rPr>
        <w:t xml:space="preserve">Obrázek </w:t>
      </w:r>
      <w:r w:rsidRPr="00E577F2">
        <w:rPr>
          <w:b/>
          <w:bCs w:val="0"/>
          <w:rPrChange w:id="245" w:author="Valerij Šlovikov" w:date="2025-07-08T18:57:00Z" w16du:dateUtc="2025-07-08T16:57:00Z">
            <w:rPr/>
          </w:rPrChange>
        </w:rPr>
        <w:fldChar w:fldCharType="begin"/>
      </w:r>
      <w:r w:rsidRPr="00E577F2">
        <w:rPr>
          <w:b/>
          <w:bCs w:val="0"/>
          <w:rPrChange w:id="246" w:author="Valerij Šlovikov" w:date="2025-07-08T18:57:00Z" w16du:dateUtc="2025-07-08T16:57:00Z">
            <w:rPr/>
          </w:rPrChange>
        </w:rPr>
        <w:instrText xml:space="preserve"> SEQ Obrázek \* ARABIC </w:instrText>
      </w:r>
      <w:r w:rsidRPr="00E577F2">
        <w:rPr>
          <w:b/>
          <w:bCs w:val="0"/>
          <w:rPrChange w:id="247" w:author="Valerij Šlovikov" w:date="2025-07-08T18:57:00Z" w16du:dateUtc="2025-07-08T16:57:00Z">
            <w:rPr/>
          </w:rPrChange>
        </w:rPr>
        <w:fldChar w:fldCharType="separate"/>
      </w:r>
      <w:r w:rsidR="00B04C89" w:rsidRPr="00E577F2">
        <w:rPr>
          <w:b/>
          <w:bCs w:val="0"/>
          <w:rPrChange w:id="248" w:author="Valerij Šlovikov" w:date="2025-07-08T18:57:00Z" w16du:dateUtc="2025-07-08T16:57:00Z">
            <w:rPr/>
          </w:rPrChange>
        </w:rPr>
        <w:t>4</w:t>
      </w:r>
      <w:r w:rsidRPr="00E577F2">
        <w:rPr>
          <w:b/>
          <w:bCs w:val="0"/>
          <w:rPrChange w:id="249" w:author="Valerij Šlovikov" w:date="2025-07-08T18:57:00Z" w16du:dateUtc="2025-07-08T16:57:00Z">
            <w:rPr/>
          </w:rPrChange>
        </w:rPr>
        <w:fldChar w:fldCharType="end"/>
      </w:r>
      <w:r w:rsidRPr="00E577F2">
        <w:rPr>
          <w:b/>
          <w:bCs w:val="0"/>
          <w:rPrChange w:id="250" w:author="Valerij Šlovikov" w:date="2025-07-08T18:57:00Z" w16du:dateUtc="2025-07-08T16:57:00Z">
            <w:rPr/>
          </w:rPrChange>
        </w:rPr>
        <w:t>:</w:t>
      </w:r>
      <w:r>
        <w:t xml:space="preserve"> Graf rychlosti vykreslování WebGL vs WebGPU</w:t>
      </w:r>
    </w:p>
    <w:p w14:paraId="6C3FE4E6" w14:textId="77777777" w:rsidR="00E577F2" w:rsidRDefault="00A84A12" w:rsidP="00E577F2">
      <w:pPr>
        <w:pStyle w:val="TabulkaCaption"/>
        <w:rPr>
          <w:ins w:id="251" w:author="Valerij Šlovikov" w:date="2025-07-08T19:01:00Z" w16du:dateUtc="2025-07-08T17:01:00Z"/>
        </w:rPr>
      </w:pPr>
      <w:r w:rsidRPr="00A84A12">
        <w:drawing>
          <wp:inline distT="0" distB="0" distL="0" distR="0" wp14:anchorId="7939F1D7" wp14:editId="2A75799F">
            <wp:extent cx="5262113" cy="2451735"/>
            <wp:effectExtent l="0" t="0" r="0" b="5715"/>
            <wp:docPr id="2691968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6881" name=""/>
                    <pic:cNvPicPr/>
                  </pic:nvPicPr>
                  <pic:blipFill>
                    <a:blip r:embed="rId17"/>
                    <a:stretch>
                      <a:fillRect/>
                    </a:stretch>
                  </pic:blipFill>
                  <pic:spPr>
                    <a:xfrm>
                      <a:off x="0" y="0"/>
                      <a:ext cx="5267690" cy="2454333"/>
                    </a:xfrm>
                    <a:prstGeom prst="rect">
                      <a:avLst/>
                    </a:prstGeom>
                  </pic:spPr>
                </pic:pic>
              </a:graphicData>
            </a:graphic>
          </wp:inline>
        </w:drawing>
      </w:r>
    </w:p>
    <w:p w14:paraId="04835D22" w14:textId="5288FC32" w:rsidR="005C3DA7" w:rsidRPr="0018468E" w:rsidRDefault="005C3DA7" w:rsidP="00E577F2">
      <w:pPr>
        <w:pStyle w:val="TabulkaCaption"/>
        <w:pPrChange w:id="252" w:author="Valerij Šlovikov" w:date="2025-07-08T18:57:00Z" w16du:dateUtc="2025-07-08T16:57:00Z">
          <w:pPr>
            <w:jc w:val="center"/>
          </w:pPr>
        </w:pPrChange>
      </w:pPr>
      <w:r w:rsidRPr="0018468E">
        <w:t>Zdroj: Figure </w:t>
      </w:r>
      <w:r w:rsidR="00A84A12">
        <w:t>4.2</w:t>
      </w:r>
      <w:r w:rsidRPr="0018468E">
        <w:t xml:space="preserve"> </w:t>
      </w:r>
      <w:sdt>
        <w:sdtPr>
          <w:id w:val="-308950400"/>
          <w:citation/>
        </w:sdtPr>
        <w:sdtContent>
          <w:r w:rsidRPr="0018468E">
            <w:fldChar w:fldCharType="begin"/>
          </w:r>
          <w:r w:rsidR="00A84A12">
            <w:instrText xml:space="preserve">CITATION Fra24 \l 1029 </w:instrText>
          </w:r>
          <w:r w:rsidRPr="0018468E">
            <w:fldChar w:fldCharType="separate"/>
          </w:r>
          <w:r w:rsidR="00A66F9F">
            <w:t>(Fransson, a další, 2024)</w:t>
          </w:r>
          <w:r w:rsidRPr="0018468E">
            <w:fldChar w:fldCharType="end"/>
          </w:r>
        </w:sdtContent>
      </w:sdt>
    </w:p>
    <w:p w14:paraId="3CD7E39E" w14:textId="3F1EEF23" w:rsidR="00C512A8" w:rsidRPr="00E577F2" w:rsidRDefault="00A84A12" w:rsidP="00A42382">
      <w:r>
        <w:t xml:space="preserve">Z obrázku </w:t>
      </w:r>
      <w:r w:rsidR="00DF0350">
        <w:t xml:space="preserve">je patrná vyšší výkonnost WebGPU. Výsledek přisuzovali převážně </w:t>
      </w:r>
      <w:r w:rsidR="005C3DA7" w:rsidRPr="0018468E">
        <w:t xml:space="preserve">eliminaci </w:t>
      </w:r>
      <w:r w:rsidR="005C3DA7" w:rsidRPr="00E577F2">
        <w:rPr>
          <w:rPrChange w:id="253" w:author="Valerij Šlovikov" w:date="2025-07-08T19:02:00Z" w16du:dateUtc="2025-07-08T17:02:00Z">
            <w:rPr>
              <w:b/>
              <w:bCs/>
            </w:rPr>
          </w:rPrChange>
        </w:rPr>
        <w:t>CPU</w:t>
      </w:r>
      <w:r w:rsidR="005C3DA7" w:rsidRPr="00E577F2">
        <w:rPr>
          <w:rPrChange w:id="254" w:author="Valerij Šlovikov" w:date="2025-07-08T19:02:00Z" w16du:dateUtc="2025-07-08T17:02:00Z">
            <w:rPr>
              <w:b/>
              <w:bCs/>
            </w:rPr>
          </w:rPrChange>
        </w:rPr>
        <w:noBreakHyphen/>
        <w:t>overheadu</w:t>
      </w:r>
      <w:r w:rsidR="005C3DA7" w:rsidRPr="00E577F2">
        <w:t xml:space="preserve"> při validaci příkazů</w:t>
      </w:r>
      <w:r w:rsidR="00DF0350" w:rsidRPr="00E577F2">
        <w:t xml:space="preserve"> a </w:t>
      </w:r>
      <w:r w:rsidR="005C3DA7" w:rsidRPr="00E577F2">
        <w:t xml:space="preserve">možnosti </w:t>
      </w:r>
      <w:r w:rsidR="005C3DA7" w:rsidRPr="00E577F2">
        <w:rPr>
          <w:rPrChange w:id="255" w:author="Valerij Šlovikov" w:date="2025-07-08T19:02:00Z" w16du:dateUtc="2025-07-08T17:02:00Z">
            <w:rPr>
              <w:b/>
              <w:bCs/>
            </w:rPr>
          </w:rPrChange>
        </w:rPr>
        <w:t>předkompilace shaderů</w:t>
      </w:r>
      <w:r w:rsidR="00DF0350" w:rsidRPr="00E577F2">
        <w:t>.</w:t>
      </w:r>
    </w:p>
    <w:p w14:paraId="2C10D8DE" w14:textId="77777777" w:rsidR="005C3DA7" w:rsidRPr="0007341C" w:rsidRDefault="005C3DA7" w:rsidP="0064500A">
      <w:pPr>
        <w:pStyle w:val="Nadpis3"/>
      </w:pPr>
      <w:bookmarkStart w:id="256" w:name="_Toc202559885"/>
      <w:r w:rsidRPr="0007341C">
        <w:lastRenderedPageBreak/>
        <w:t>Paměťové bariéry a synchronizace</w:t>
      </w:r>
      <w:bookmarkEnd w:id="256"/>
    </w:p>
    <w:p w14:paraId="5AFB8F8A" w14:textId="43FD45CA" w:rsidR="00BD3BFF" w:rsidRPr="0007341C" w:rsidRDefault="00BD3BFF" w:rsidP="00BD3BFF">
      <w:pPr>
        <w:rPr>
          <w:szCs w:val="24"/>
          <w:lang w:eastAsia="cs-CZ"/>
        </w:rPr>
      </w:pPr>
      <w:r w:rsidRPr="0007341C">
        <w:rPr>
          <w:szCs w:val="24"/>
          <w:lang w:eastAsia="cs-CZ"/>
        </w:rPr>
        <w:t xml:space="preserve">WebGPU většinu vnitřní synchronizace skrývá, ale </w:t>
      </w:r>
      <w:r w:rsidRPr="0007341C">
        <w:rPr>
          <w:b/>
          <w:bCs/>
          <w:szCs w:val="24"/>
          <w:lang w:eastAsia="cs-CZ"/>
        </w:rPr>
        <w:t>exponuje přechody typu použití</w:t>
      </w:r>
      <w:r w:rsidRPr="0007341C">
        <w:rPr>
          <w:szCs w:val="24"/>
          <w:lang w:eastAsia="cs-CZ"/>
        </w:rPr>
        <w:t xml:space="preserve"> (</w:t>
      </w:r>
      <w:r w:rsidRPr="0007341C">
        <w:rPr>
          <w:i/>
          <w:iCs/>
          <w:szCs w:val="24"/>
          <w:lang w:eastAsia="cs-CZ"/>
        </w:rPr>
        <w:t>buffer/texture usage transitions</w:t>
      </w:r>
      <w:r w:rsidRPr="0007341C">
        <w:rPr>
          <w:szCs w:val="24"/>
          <w:lang w:eastAsia="cs-CZ"/>
        </w:rPr>
        <w:t>)</w:t>
      </w:r>
      <w:r w:rsidR="00C51068" w:rsidRPr="0007341C">
        <w:rPr>
          <w:szCs w:val="24"/>
          <w:lang w:eastAsia="cs-CZ"/>
        </w:rPr>
        <w:t xml:space="preserve"> </w:t>
      </w:r>
      <w:r w:rsidRPr="0007341C">
        <w:rPr>
          <w:szCs w:val="24"/>
          <w:lang w:eastAsia="cs-CZ"/>
        </w:rPr>
        <w:t xml:space="preserve">a umožňuje explicitně vkládat </w:t>
      </w:r>
      <w:r w:rsidRPr="0007341C">
        <w:rPr>
          <w:b/>
          <w:bCs/>
          <w:szCs w:val="24"/>
          <w:lang w:eastAsia="cs-CZ"/>
        </w:rPr>
        <w:t>paměťové bariéry</w:t>
      </w:r>
      <w:r w:rsidRPr="0007341C">
        <w:rPr>
          <w:szCs w:val="24"/>
          <w:lang w:eastAsia="cs-CZ"/>
        </w:rPr>
        <w:t xml:space="preserve"> (insertDebugMarker → PipelineBarrier) do příkazové fronty.</w:t>
      </w:r>
    </w:p>
    <w:p w14:paraId="7FBE8D40" w14:textId="77777777" w:rsidR="00BD3BFF" w:rsidRPr="0007341C" w:rsidRDefault="00BD3BFF" w:rsidP="00BD3BFF">
      <w:pPr>
        <w:rPr>
          <w:szCs w:val="24"/>
          <w:lang w:eastAsia="cs-CZ"/>
        </w:rPr>
      </w:pPr>
      <w:r w:rsidRPr="0007341C">
        <w:rPr>
          <w:i/>
          <w:iCs/>
          <w:szCs w:val="24"/>
          <w:lang w:eastAsia="cs-CZ"/>
        </w:rPr>
        <w:t>Paměťová bariéra</w:t>
      </w:r>
      <w:r w:rsidRPr="0007341C">
        <w:rPr>
          <w:szCs w:val="24"/>
          <w:lang w:eastAsia="cs-CZ"/>
        </w:rPr>
        <w:t xml:space="preserve"> zde znamená instrukci, která zaručí, že všechny zápisy provedené ve fázi A budou </w:t>
      </w:r>
      <w:r w:rsidRPr="0007341C">
        <w:rPr>
          <w:szCs w:val="24"/>
          <w:lang w:eastAsia="cs-CZ"/>
          <w:rPrChange w:id="257" w:author="Valerij Šlovikov" w:date="2025-07-08T19:24:00Z" w16du:dateUtc="2025-07-08T17:24:00Z">
            <w:rPr>
              <w:b/>
              <w:bCs/>
              <w:szCs w:val="24"/>
              <w:lang w:eastAsia="cs-CZ"/>
            </w:rPr>
          </w:rPrChange>
        </w:rPr>
        <w:t>viditelné a načtené</w:t>
      </w:r>
      <w:r w:rsidRPr="0007341C">
        <w:rPr>
          <w:szCs w:val="24"/>
          <w:lang w:eastAsia="cs-CZ"/>
        </w:rPr>
        <w:t xml:space="preserve"> ve fázi B před dalším vykonáváním –</w:t>
      </w:r>
      <w:r w:rsidRPr="0007341C">
        <w:rPr>
          <w:rFonts w:ascii="Segoe UI Symbol" w:hAnsi="Segoe UI Symbol" w:cs="Segoe UI Symbol"/>
          <w:szCs w:val="24"/>
          <w:lang w:eastAsia="cs-CZ"/>
        </w:rPr>
        <w:t>⁠</w:t>
      </w:r>
      <w:r w:rsidRPr="0007341C">
        <w:rPr>
          <w:szCs w:val="24"/>
          <w:lang w:eastAsia="cs-CZ"/>
        </w:rPr>
        <w:t xml:space="preserve"> typicky flush cache + změna layoutu komprese textury.</w:t>
      </w:r>
    </w:p>
    <w:p w14:paraId="35FEA131" w14:textId="6FA3CF0B" w:rsidR="00C51068" w:rsidRPr="0007341C" w:rsidRDefault="00BD3BFF" w:rsidP="00C51068">
      <w:pPr>
        <w:pStyle w:val="Odstavecseseznamem"/>
        <w:numPr>
          <w:ilvl w:val="0"/>
          <w:numId w:val="60"/>
        </w:numPr>
        <w:rPr>
          <w:szCs w:val="24"/>
          <w:lang w:eastAsia="cs-CZ"/>
        </w:rPr>
      </w:pPr>
      <w:r w:rsidRPr="0007341C">
        <w:rPr>
          <w:b/>
          <w:bCs/>
          <w:szCs w:val="24"/>
          <w:lang w:eastAsia="cs-CZ"/>
        </w:rPr>
        <w:t>Usage transition</w:t>
      </w:r>
      <w:del w:id="258" w:author="Valerij Šlovikov" w:date="2025-07-08T19:22:00Z" w16du:dateUtc="2025-07-08T17:22:00Z">
        <w:r w:rsidRPr="0007341C" w:rsidDel="00FD5C0D">
          <w:rPr>
            <w:szCs w:val="24"/>
            <w:lang w:eastAsia="cs-CZ"/>
          </w:rPr>
          <w:delText xml:space="preserve"> –</w:delText>
        </w:r>
        <w:r w:rsidRPr="0007341C" w:rsidDel="00FD5C0D">
          <w:rPr>
            <w:rFonts w:ascii="Segoe UI Symbol" w:hAnsi="Segoe UI Symbol" w:cs="Segoe UI Symbol"/>
            <w:szCs w:val="24"/>
            <w:lang w:eastAsia="cs-CZ"/>
          </w:rPr>
          <w:delText>⁠</w:delText>
        </w:r>
      </w:del>
      <w:ins w:id="259" w:author="Valerij Šlovikov" w:date="2025-07-08T19:22:00Z" w16du:dateUtc="2025-07-08T17:22:00Z">
        <w:r w:rsidR="00FD5C0D" w:rsidRPr="0007341C">
          <w:rPr>
            <w:szCs w:val="24"/>
            <w:lang w:eastAsia="cs-CZ"/>
          </w:rPr>
          <w:t>:</w:t>
        </w:r>
      </w:ins>
      <w:r w:rsidRPr="0007341C">
        <w:rPr>
          <w:szCs w:val="24"/>
          <w:lang w:eastAsia="cs-CZ"/>
        </w:rPr>
        <w:t xml:space="preserve"> deklaruje, že buffer/texture mění roli (např. z VERTEX na STORAGE).</w:t>
      </w:r>
    </w:p>
    <w:p w14:paraId="62A753C8" w14:textId="669A0AF1" w:rsidR="00C51068" w:rsidRPr="0007341C" w:rsidRDefault="00BD3BFF" w:rsidP="00C51068">
      <w:pPr>
        <w:pStyle w:val="Odstavecseseznamem"/>
        <w:numPr>
          <w:ilvl w:val="0"/>
          <w:numId w:val="60"/>
        </w:numPr>
        <w:rPr>
          <w:szCs w:val="24"/>
          <w:lang w:eastAsia="cs-CZ"/>
        </w:rPr>
      </w:pPr>
      <w:r w:rsidRPr="0007341C">
        <w:rPr>
          <w:b/>
          <w:bCs/>
          <w:szCs w:val="24"/>
          <w:lang w:eastAsia="cs-CZ"/>
        </w:rPr>
        <w:t>Full barrier</w:t>
      </w:r>
      <w:del w:id="260" w:author="Valerij Šlovikov" w:date="2025-07-08T19:22:00Z" w16du:dateUtc="2025-07-08T17:22:00Z">
        <w:r w:rsidRPr="0007341C" w:rsidDel="00FD5C0D">
          <w:rPr>
            <w:szCs w:val="24"/>
            <w:lang w:eastAsia="cs-CZ"/>
          </w:rPr>
          <w:delText xml:space="preserve"> –</w:delText>
        </w:r>
        <w:r w:rsidRPr="0007341C" w:rsidDel="00FD5C0D">
          <w:rPr>
            <w:rFonts w:ascii="Segoe UI Symbol" w:hAnsi="Segoe UI Symbol" w:cs="Segoe UI Symbol"/>
            <w:szCs w:val="24"/>
            <w:lang w:eastAsia="cs-CZ"/>
          </w:rPr>
          <w:delText>⁠</w:delText>
        </w:r>
      </w:del>
      <w:ins w:id="261" w:author="Valerij Šlovikov" w:date="2025-07-08T19:22:00Z" w16du:dateUtc="2025-07-08T17:22:00Z">
        <w:r w:rsidR="00FD5C0D" w:rsidRPr="0007341C">
          <w:rPr>
            <w:szCs w:val="24"/>
            <w:lang w:eastAsia="cs-CZ"/>
          </w:rPr>
          <w:t>:</w:t>
        </w:r>
      </w:ins>
      <w:r w:rsidRPr="0007341C">
        <w:rPr>
          <w:szCs w:val="24"/>
          <w:lang w:eastAsia="cs-CZ"/>
        </w:rPr>
        <w:t xml:space="preserve"> blokuje čtení/zápis napříč všemi queue-family; dražší.</w:t>
      </w:r>
    </w:p>
    <w:p w14:paraId="4C3DD493" w14:textId="01797541" w:rsidR="00BD3BFF" w:rsidRPr="0007341C" w:rsidRDefault="00BD3BFF" w:rsidP="00C51068">
      <w:pPr>
        <w:pStyle w:val="Odstavecseseznamem"/>
        <w:numPr>
          <w:ilvl w:val="0"/>
          <w:numId w:val="60"/>
        </w:numPr>
        <w:rPr>
          <w:szCs w:val="24"/>
          <w:lang w:eastAsia="cs-CZ"/>
        </w:rPr>
      </w:pPr>
      <w:r w:rsidRPr="0007341C">
        <w:rPr>
          <w:b/>
          <w:bCs/>
          <w:szCs w:val="24"/>
          <w:lang w:eastAsia="cs-CZ"/>
        </w:rPr>
        <w:t>Split barrier</w:t>
      </w:r>
      <w:r w:rsidRPr="0007341C">
        <w:rPr>
          <w:szCs w:val="24"/>
          <w:lang w:eastAsia="cs-CZ"/>
        </w:rPr>
        <w:t xml:space="preserve"> (</w:t>
      </w:r>
      <w:r w:rsidRPr="0007341C">
        <w:rPr>
          <w:i/>
          <w:iCs/>
          <w:szCs w:val="24"/>
          <w:lang w:eastAsia="cs-CZ"/>
        </w:rPr>
        <w:t>producer ↔ consumer</w:t>
      </w:r>
      <w:r w:rsidRPr="0007341C">
        <w:rPr>
          <w:szCs w:val="24"/>
          <w:lang w:eastAsia="cs-CZ"/>
        </w:rPr>
        <w:t>)</w:t>
      </w:r>
      <w:ins w:id="262" w:author="Valerij Šlovikov" w:date="2025-07-08T19:22:00Z" w16du:dateUtc="2025-07-08T17:22:00Z">
        <w:r w:rsidR="00FD5C0D" w:rsidRPr="0007341C">
          <w:rPr>
            <w:szCs w:val="24"/>
            <w:lang w:eastAsia="cs-CZ"/>
          </w:rPr>
          <w:t>:</w:t>
        </w:r>
      </w:ins>
      <w:del w:id="263" w:author="Valerij Šlovikov" w:date="2025-07-08T19:22:00Z" w16du:dateUtc="2025-07-08T17:22:00Z">
        <w:r w:rsidRPr="0007341C" w:rsidDel="00FD5C0D">
          <w:rPr>
            <w:szCs w:val="24"/>
            <w:lang w:eastAsia="cs-CZ"/>
          </w:rPr>
          <w:delText xml:space="preserve"> –</w:delText>
        </w:r>
      </w:del>
      <w:r w:rsidRPr="0007341C">
        <w:rPr>
          <w:rFonts w:ascii="Segoe UI Symbol" w:hAnsi="Segoe UI Symbol" w:cs="Segoe UI Symbol"/>
          <w:szCs w:val="24"/>
          <w:lang w:eastAsia="cs-CZ"/>
        </w:rPr>
        <w:t>⁠</w:t>
      </w:r>
      <w:r w:rsidRPr="0007341C">
        <w:rPr>
          <w:szCs w:val="24"/>
          <w:lang w:eastAsia="cs-CZ"/>
        </w:rPr>
        <w:t xml:space="preserve"> jemnější, dovolí překryv.</w:t>
      </w:r>
    </w:p>
    <w:p w14:paraId="6EB27813" w14:textId="2326D0BF" w:rsidR="00F61860" w:rsidRPr="0007341C" w:rsidRDefault="00BD3BFF" w:rsidP="00442C9A">
      <w:r w:rsidRPr="0007341C">
        <w:rPr>
          <w:szCs w:val="24"/>
          <w:lang w:eastAsia="cs-CZ"/>
        </w:rPr>
        <w:t xml:space="preserve">Analýza k návrhu (GitHub </w:t>
      </w:r>
      <w:r w:rsidRPr="0007341C">
        <w:rPr>
          <w:i/>
          <w:iCs/>
          <w:szCs w:val="24"/>
          <w:lang w:eastAsia="cs-CZ"/>
        </w:rPr>
        <w:t>Issue #27</w:t>
      </w:r>
      <w:r w:rsidRPr="0007341C">
        <w:rPr>
          <w:szCs w:val="24"/>
          <w:lang w:eastAsia="cs-CZ"/>
        </w:rPr>
        <w:t xml:space="preserve">) ukázala, že </w:t>
      </w:r>
      <w:r w:rsidRPr="0007341C">
        <w:rPr>
          <w:b/>
          <w:bCs/>
          <w:szCs w:val="24"/>
          <w:lang w:eastAsia="cs-CZ"/>
        </w:rPr>
        <w:t>správné rozmístění bariér</w:t>
      </w:r>
      <w:r w:rsidRPr="0007341C">
        <w:rPr>
          <w:szCs w:val="24"/>
          <w:lang w:eastAsia="cs-CZ"/>
        </w:rPr>
        <w:t xml:space="preserve"> umí snížit latenci kopií CPU ↔ GPU až o ≈ 50 % na reálném HW prototypu.</w:t>
      </w:r>
      <w:r w:rsidR="00C51068" w:rsidRPr="0007341C">
        <w:rPr>
          <w:szCs w:val="24"/>
          <w:lang w:eastAsia="cs-CZ"/>
        </w:rPr>
        <w:t xml:space="preserve"> </w:t>
      </w:r>
      <w:sdt>
        <w:sdtPr>
          <w:id w:val="-204257918"/>
          <w:citation/>
        </w:sdtPr>
        <w:sdtContent>
          <w:r w:rsidR="006D5120" w:rsidRPr="0007341C">
            <w:fldChar w:fldCharType="begin"/>
          </w:r>
          <w:r w:rsidR="009B09C5" w:rsidRPr="0007341C">
            <w:instrText xml:space="preserve">CITATION kva17 \l 1029 </w:instrText>
          </w:r>
          <w:r w:rsidR="006D5120" w:rsidRPr="0007341C">
            <w:fldChar w:fldCharType="separate"/>
          </w:r>
          <w:r w:rsidR="00A66F9F" w:rsidRPr="0007341C">
            <w:t>(kvark, 2017)</w:t>
          </w:r>
          <w:r w:rsidR="006D5120" w:rsidRPr="0007341C">
            <w:fldChar w:fldCharType="end"/>
          </w:r>
        </w:sdtContent>
      </w:sdt>
      <w:r w:rsidR="005C3DA7" w:rsidRPr="0007341C">
        <w:t xml:space="preserve">. </w:t>
      </w:r>
    </w:p>
    <w:p w14:paraId="3F4B7D57" w14:textId="434223ED" w:rsidR="0084522E" w:rsidRPr="0007341C" w:rsidRDefault="0084522E" w:rsidP="00FD0344">
      <w:pPr>
        <w:pStyle w:val="Nadpis2"/>
        <w:rPr>
          <w:rFonts w:cstheme="minorHAnsi"/>
        </w:rPr>
      </w:pPr>
      <w:bookmarkStart w:id="264" w:name="_Toc202559886"/>
      <w:bookmarkStart w:id="265" w:name="_Ref202894500"/>
      <w:r w:rsidRPr="0007341C">
        <w:rPr>
          <w:rFonts w:cstheme="minorHAnsi"/>
        </w:rPr>
        <w:t>Podpora prohlížečů</w:t>
      </w:r>
      <w:bookmarkEnd w:id="264"/>
      <w:bookmarkEnd w:id="265"/>
    </w:p>
    <w:p w14:paraId="4E143A50" w14:textId="77777777" w:rsidR="0084522E" w:rsidRPr="0007341C" w:rsidRDefault="0084522E" w:rsidP="00442C9A">
      <w:pPr>
        <w:pStyle w:val="Odstavecseseznamem"/>
        <w:numPr>
          <w:ilvl w:val="0"/>
          <w:numId w:val="9"/>
        </w:numPr>
      </w:pPr>
      <w:r w:rsidRPr="0007341C">
        <w:rPr>
          <w:rStyle w:val="Siln"/>
        </w:rPr>
        <w:t>WebGL</w:t>
      </w:r>
      <w:r w:rsidRPr="0007341C">
        <w:t>: Dnes už v podstatě celoplošně podporované, běží na aktuálních verzích Chrome, Firefoxu, Safari, Edge i většině mobilních prohlížečů.</w:t>
      </w:r>
    </w:p>
    <w:p w14:paraId="790DE261" w14:textId="50108913" w:rsidR="0084522E" w:rsidRPr="0018468E" w:rsidRDefault="0084522E" w:rsidP="00442C9A">
      <w:pPr>
        <w:pStyle w:val="Odstavecseseznamem"/>
        <w:numPr>
          <w:ilvl w:val="0"/>
          <w:numId w:val="9"/>
        </w:numPr>
      </w:pPr>
      <w:r w:rsidRPr="0018468E">
        <w:rPr>
          <w:rStyle w:val="Siln"/>
        </w:rPr>
        <w:t>WebGL2</w:t>
      </w:r>
      <w:r w:rsidRPr="0018468E">
        <w:t xml:space="preserve">: </w:t>
      </w:r>
      <w:r w:rsidR="00BD3BFF" w:rsidRPr="00BD3BFF">
        <w:t>Druhá generace (založená na OpenGL ES 3.0) je stabilně dostupná v Chrome 56+, Firefoxu 51+, Safari 15+ a Edge. Podle „Can I use“ ji aktuálně ovládá ≈ 95 % všech zařízení.</w:t>
      </w:r>
    </w:p>
    <w:p w14:paraId="24B2A2D8" w14:textId="4BC9ECA6" w:rsidR="0084522E" w:rsidRDefault="0084522E" w:rsidP="00442C9A">
      <w:pPr>
        <w:pStyle w:val="Odstavecseseznamem"/>
        <w:numPr>
          <w:ilvl w:val="0"/>
          <w:numId w:val="9"/>
        </w:numPr>
      </w:pPr>
      <w:r w:rsidRPr="0018468E">
        <w:rPr>
          <w:rStyle w:val="Siln"/>
        </w:rPr>
        <w:t>WebGPU</w:t>
      </w:r>
      <w:r w:rsidRPr="0018468E">
        <w:t xml:space="preserve">: </w:t>
      </w:r>
      <w:r w:rsidR="00BD3BFF" w:rsidRPr="00BD3BFF">
        <w:t>Od verze 113 je API ve výchozím stavu zapnuté v Chromu a Edgi (desktop + Android). Ve Firefoxu a Safari běží zatím experimentálně za příznakem/flagem; Safari TP jej má aktivní na macOS 14+ a iOS 17 TP. Globální dostupnost činí zhruba 72 % uživatelů, přičemž drtivá většina připadá na Chromium</w:t>
      </w:r>
      <w:r w:rsidR="00BD3BFF">
        <w:t xml:space="preserve"> </w:t>
      </w:r>
      <w:r w:rsidR="00BD3BFF" w:rsidRPr="00BD3BFF">
        <w:t>ekosystém.</w:t>
      </w:r>
      <w:r w:rsidR="00736C07">
        <w:t xml:space="preserve"> </w:t>
      </w:r>
      <w:sdt>
        <w:sdtPr>
          <w:id w:val="-1852946739"/>
          <w:citation/>
        </w:sdtPr>
        <w:sdtContent>
          <w:r w:rsidR="00AF17AC" w:rsidRPr="0018468E">
            <w:fldChar w:fldCharType="begin"/>
          </w:r>
          <w:r w:rsidR="00BE0FD5">
            <w:instrText xml:space="preserve">CITATION Can24 \l 1029 </w:instrText>
          </w:r>
          <w:r w:rsidR="00AF17AC" w:rsidRPr="0018468E">
            <w:fldChar w:fldCharType="separate"/>
          </w:r>
          <w:r w:rsidR="00BE0FD5">
            <w:t>(Can I use, 2024)</w:t>
          </w:r>
          <w:r w:rsidR="00AF17AC" w:rsidRPr="0018468E">
            <w:fldChar w:fldCharType="end"/>
          </w:r>
        </w:sdtContent>
      </w:sdt>
    </w:p>
    <w:p w14:paraId="11CD08D0" w14:textId="77777777" w:rsidR="00C51068" w:rsidRDefault="00C51068" w:rsidP="00C51068"/>
    <w:p w14:paraId="435C5443" w14:textId="77777777" w:rsidR="00C51068" w:rsidRDefault="00C51068" w:rsidP="00C51068"/>
    <w:p w14:paraId="79D3BE8D" w14:textId="77777777" w:rsidR="00736C07" w:rsidRPr="0018468E" w:rsidRDefault="00736C07" w:rsidP="00C51068"/>
    <w:p w14:paraId="741DF8D4" w14:textId="70D73FD3" w:rsidR="0084522E" w:rsidRPr="0018468E" w:rsidRDefault="0084522E" w:rsidP="00FD0344">
      <w:pPr>
        <w:pStyle w:val="Nadpis2"/>
        <w:rPr>
          <w:rFonts w:cstheme="minorHAnsi"/>
        </w:rPr>
      </w:pPr>
      <w:bookmarkStart w:id="266" w:name="_Toc202559887"/>
      <w:r w:rsidRPr="0018468E">
        <w:rPr>
          <w:rFonts w:cstheme="minorHAnsi"/>
        </w:rPr>
        <w:lastRenderedPageBreak/>
        <w:t>Bezpečnostní aspekty</w:t>
      </w:r>
      <w:bookmarkEnd w:id="266"/>
    </w:p>
    <w:p w14:paraId="3CDFDE58" w14:textId="4582BDE0" w:rsidR="0084522E" w:rsidRPr="0018468E" w:rsidRDefault="0084522E" w:rsidP="00442C9A">
      <w:pPr>
        <w:pStyle w:val="Odstavecseseznamem"/>
        <w:numPr>
          <w:ilvl w:val="0"/>
          <w:numId w:val="10"/>
        </w:numPr>
      </w:pPr>
      <w:r w:rsidRPr="0018468E">
        <w:rPr>
          <w:rStyle w:val="Siln"/>
        </w:rPr>
        <w:t>Sandboxing</w:t>
      </w:r>
      <w:r w:rsidRPr="0018468E">
        <w:t>: Prohlížeče záměrně omezují, co kód s WebGL/WebGPU může dělat, aby chránily hardware a operační systém. V praxi to znamená, že přímý přístup do GPU paměti je filtrovaný a spravovaný prohlížečem.</w:t>
      </w:r>
      <w:r w:rsidR="00F80A27">
        <w:t xml:space="preserve"> </w:t>
      </w:r>
      <w:customXmlInsRangeStart w:id="267" w:author="Valerij Šlovikov" w:date="2025-07-08T19:08:00Z"/>
      <w:sdt>
        <w:sdtPr>
          <w:id w:val="-461881562"/>
          <w:citation/>
        </w:sdtPr>
        <w:sdtContent>
          <w:customXmlInsRangeEnd w:id="267"/>
          <w:ins w:id="268" w:author="Valerij Šlovikov" w:date="2025-07-08T19:08:00Z" w16du:dateUtc="2025-07-08T17:08:00Z">
            <w:r w:rsidR="00D235AA">
              <w:fldChar w:fldCharType="begin"/>
            </w:r>
          </w:ins>
          <w:ins w:id="269" w:author="Valerij Šlovikov" w:date="2025-07-08T19:10:00Z" w16du:dateUtc="2025-07-08T17:10:00Z">
            <w:r w:rsidR="00D235AA">
              <w:instrText xml:space="preserve">CITATION Goo25 \l 1029 </w:instrText>
            </w:r>
          </w:ins>
          <w:r w:rsidR="00D235AA">
            <w:fldChar w:fldCharType="separate"/>
          </w:r>
          <w:ins w:id="270" w:author="Valerij Šlovikov" w:date="2025-07-08T19:10:00Z" w16du:dateUtc="2025-07-08T17:10:00Z">
            <w:r w:rsidR="00D235AA">
              <w:t>(Google, n.d.)</w:t>
            </w:r>
          </w:ins>
          <w:ins w:id="271" w:author="Valerij Šlovikov" w:date="2025-07-08T19:08:00Z" w16du:dateUtc="2025-07-08T17:08:00Z">
            <w:r w:rsidR="00D235AA">
              <w:fldChar w:fldCharType="end"/>
            </w:r>
          </w:ins>
          <w:customXmlInsRangeStart w:id="272" w:author="Valerij Šlovikov" w:date="2025-07-08T19:08:00Z"/>
        </w:sdtContent>
      </w:sdt>
      <w:customXmlInsRangeEnd w:id="272"/>
    </w:p>
    <w:p w14:paraId="73619D39" w14:textId="79274A9C" w:rsidR="0084522E" w:rsidRPr="0018468E" w:rsidRDefault="0084522E" w:rsidP="00442C9A">
      <w:pPr>
        <w:pStyle w:val="Odstavecseseznamem"/>
        <w:numPr>
          <w:ilvl w:val="0"/>
          <w:numId w:val="10"/>
        </w:numPr>
      </w:pPr>
      <w:r w:rsidRPr="0018468E">
        <w:rPr>
          <w:rStyle w:val="Siln"/>
        </w:rPr>
        <w:t>Ověřování shaderů</w:t>
      </w:r>
      <w:r w:rsidRPr="0018468E">
        <w:t>: WebGL</w:t>
      </w:r>
      <w:del w:id="273" w:author="Valerij Šlovikov" w:date="2025-07-08T19:08:00Z" w16du:dateUtc="2025-07-08T17:08:00Z">
        <w:r w:rsidRPr="0018468E" w:rsidDel="00D235AA">
          <w:delText>/WebGPU</w:delText>
        </w:r>
      </w:del>
      <w:r w:rsidRPr="0018468E">
        <w:t xml:space="preserve"> prochází kontrolou kódu shaderů, aby se zabránilo potenciálnímu zneužití zranitelností v ovladačích GPU.</w:t>
      </w:r>
      <w:ins w:id="274" w:author="Valerij Šlovikov" w:date="2025-07-08T19:08:00Z" w16du:dateUtc="2025-07-08T17:08:00Z">
        <w:r w:rsidR="00D235AA">
          <w:t xml:space="preserve"> </w:t>
        </w:r>
      </w:ins>
      <w:customXmlInsRangeStart w:id="275" w:author="Valerij Šlovikov" w:date="2025-07-08T19:08:00Z"/>
      <w:sdt>
        <w:sdtPr>
          <w:id w:val="-695460640"/>
          <w:citation/>
        </w:sdtPr>
        <w:sdtContent>
          <w:customXmlInsRangeEnd w:id="275"/>
          <w:ins w:id="276" w:author="Valerij Šlovikov" w:date="2025-07-08T19:08:00Z" w16du:dateUtc="2025-07-08T17:08:00Z">
            <w:r w:rsidR="00D235AA">
              <w:fldChar w:fldCharType="begin"/>
            </w:r>
            <w:r w:rsidR="00D235AA">
              <w:instrText xml:space="preserve"> CITATION The11 \l 1029 </w:instrText>
            </w:r>
          </w:ins>
          <w:r w:rsidR="00D235AA">
            <w:fldChar w:fldCharType="separate"/>
          </w:r>
          <w:ins w:id="277" w:author="Valerij Šlovikov" w:date="2025-07-08T19:08:00Z" w16du:dateUtc="2025-07-08T17:08:00Z">
            <w:r w:rsidR="00D235AA">
              <w:t>(The Khronos Group, 2011)</w:t>
            </w:r>
            <w:r w:rsidR="00D235AA">
              <w:fldChar w:fldCharType="end"/>
            </w:r>
          </w:ins>
          <w:customXmlInsRangeStart w:id="278" w:author="Valerij Šlovikov" w:date="2025-07-08T19:08:00Z"/>
        </w:sdtContent>
      </w:sdt>
      <w:customXmlInsRangeEnd w:id="278"/>
    </w:p>
    <w:p w14:paraId="02D989F3" w14:textId="15832A16" w:rsidR="0084522E" w:rsidRPr="0018468E" w:rsidRDefault="0084522E" w:rsidP="00442C9A">
      <w:pPr>
        <w:pStyle w:val="Odstavecseseznamem"/>
        <w:numPr>
          <w:ilvl w:val="0"/>
          <w:numId w:val="10"/>
        </w:numPr>
      </w:pPr>
      <w:r w:rsidRPr="0018468E">
        <w:rPr>
          <w:rStyle w:val="Siln"/>
        </w:rPr>
        <w:t>Ochrana soukromí</w:t>
      </w:r>
      <w:r w:rsidRPr="0018468E">
        <w:t>: Přestože GPU dokáže zpracovávat velká data, prohlížeč brání přímému čtení obsahu paměti, ke kterému programátor nemá explicitní přístup. Minimalizuje se tak riziko neoprávněného získání citlivých informací.</w:t>
      </w:r>
      <w:ins w:id="279" w:author="Valerij Šlovikov" w:date="2025-07-08T19:09:00Z" w16du:dateUtc="2025-07-08T17:09:00Z">
        <w:r w:rsidR="00D235AA">
          <w:t xml:space="preserve"> </w:t>
        </w:r>
      </w:ins>
      <w:customXmlInsRangeStart w:id="280" w:author="Valerij Šlovikov" w:date="2025-07-08T19:10:00Z"/>
      <w:sdt>
        <w:sdtPr>
          <w:id w:val="1973177244"/>
          <w:citation/>
        </w:sdtPr>
        <w:sdtContent>
          <w:customXmlInsRangeEnd w:id="280"/>
          <w:ins w:id="281" w:author="Valerij Šlovikov" w:date="2025-07-08T19:10:00Z" w16du:dateUtc="2025-07-08T17:10:00Z">
            <w:r w:rsidR="00D235AA">
              <w:fldChar w:fldCharType="begin"/>
            </w:r>
            <w:r w:rsidR="00D235AA">
              <w:instrText xml:space="preserve">CITATION Goond \l 1029 </w:instrText>
            </w:r>
          </w:ins>
          <w:r w:rsidR="00D235AA">
            <w:fldChar w:fldCharType="separate"/>
          </w:r>
          <w:ins w:id="282" w:author="Valerij Šlovikov" w:date="2025-07-08T19:10:00Z" w16du:dateUtc="2025-07-08T17:10:00Z">
            <w:r w:rsidR="00D235AA">
              <w:t>(Google, n.d.)</w:t>
            </w:r>
            <w:r w:rsidR="00D235AA">
              <w:fldChar w:fldCharType="end"/>
            </w:r>
          </w:ins>
          <w:customXmlInsRangeStart w:id="283" w:author="Valerij Šlovikov" w:date="2025-07-08T19:10:00Z"/>
        </w:sdtContent>
      </w:sdt>
      <w:customXmlInsRangeEnd w:id="283"/>
    </w:p>
    <w:p w14:paraId="43DE48C2" w14:textId="7E989DC8" w:rsidR="00E577F2" w:rsidRDefault="0084522E" w:rsidP="00D235AA">
      <w:pPr>
        <w:pStyle w:val="Odstavecseseznamem"/>
        <w:numPr>
          <w:ilvl w:val="0"/>
          <w:numId w:val="10"/>
        </w:numPr>
        <w:rPr>
          <w:ins w:id="284" w:author="Valerij Šlovikov" w:date="2025-07-08T19:12:00Z" w16du:dateUtc="2025-07-08T17:12:00Z"/>
        </w:rPr>
      </w:pPr>
      <w:r w:rsidRPr="0018468E">
        <w:rPr>
          <w:rStyle w:val="Siln"/>
        </w:rPr>
        <w:t>Potenciální exploit (Spectre/Meltdown)</w:t>
      </w:r>
      <w:r w:rsidRPr="0018468E">
        <w:t>: Některé bezpečnostní problémy spojené s GPU/CPU (časování operací, spekulativní vykonávání instrukcí) se řeší i v rámci GPU sandboxu; většinou se ale jedná o hlubší úroveň než samotné WebGL/WebGPU API.</w:t>
      </w:r>
      <w:ins w:id="285" w:author="Valerij Šlovikov" w:date="2025-07-08T19:10:00Z" w16du:dateUtc="2025-07-08T17:10:00Z">
        <w:r w:rsidR="00D235AA">
          <w:t xml:space="preserve"> </w:t>
        </w:r>
      </w:ins>
      <w:customXmlInsRangeStart w:id="286" w:author="Valerij Šlovikov" w:date="2025-07-08T19:12:00Z"/>
      <w:sdt>
        <w:sdtPr>
          <w:id w:val="-2120900965"/>
          <w:citation/>
        </w:sdtPr>
        <w:sdtContent>
          <w:customXmlInsRangeEnd w:id="286"/>
          <w:ins w:id="287" w:author="Valerij Šlovikov" w:date="2025-07-08T19:12:00Z" w16du:dateUtc="2025-07-08T17:12:00Z">
            <w:r w:rsidR="00D235AA">
              <w:fldChar w:fldCharType="begin"/>
            </w:r>
            <w:r w:rsidR="00D235AA">
              <w:instrText xml:space="preserve"> CITATION Gra18 \l 1029 </w:instrText>
            </w:r>
          </w:ins>
          <w:r w:rsidR="00D235AA">
            <w:fldChar w:fldCharType="separate"/>
          </w:r>
          <w:ins w:id="288" w:author="Valerij Šlovikov" w:date="2025-07-08T19:12:00Z" w16du:dateUtc="2025-07-08T17:12:00Z">
            <w:r w:rsidR="00D235AA">
              <w:t>(Graz University of Technology, 2018)</w:t>
            </w:r>
            <w:r w:rsidR="00D235AA">
              <w:fldChar w:fldCharType="end"/>
            </w:r>
          </w:ins>
          <w:customXmlInsRangeStart w:id="289" w:author="Valerij Šlovikov" w:date="2025-07-08T19:12:00Z"/>
        </w:sdtContent>
      </w:sdt>
      <w:customXmlInsRangeEnd w:id="289"/>
    </w:p>
    <w:p w14:paraId="5BA25B4B" w14:textId="1700537E" w:rsidR="00D235AA" w:rsidRDefault="00D235AA" w:rsidP="00D235AA">
      <w:pPr>
        <w:pStyle w:val="Nadpis2"/>
        <w:pPrChange w:id="290" w:author="Valerij Šlovikov" w:date="2025-07-08T19:13:00Z" w16du:dateUtc="2025-07-08T17:13:00Z">
          <w:pPr>
            <w:pStyle w:val="Odstavecseseznamem"/>
            <w:numPr>
              <w:numId w:val="10"/>
            </w:numPr>
            <w:tabs>
              <w:tab w:val="num" w:pos="720"/>
            </w:tabs>
            <w:ind w:left="720" w:hanging="360"/>
          </w:pPr>
        </w:pPrChange>
      </w:pPr>
      <w:ins w:id="291" w:author="Valerij Šlovikov" w:date="2025-07-08T19:13:00Z" w16du:dateUtc="2025-07-08T17:13:00Z">
        <w:r>
          <w:t>Shrnutí</w:t>
        </w:r>
      </w:ins>
    </w:p>
    <w:p w14:paraId="57E48E0A" w14:textId="753C24FD" w:rsidR="00A42382" w:rsidRDefault="00A42382" w:rsidP="003C6BE8">
      <w:r w:rsidRPr="00A42382">
        <w:t>Prob</w:t>
      </w:r>
      <w:del w:id="292" w:author="Valerij Šlovikov" w:date="2025-07-08T19:13:00Z" w16du:dateUtc="2025-07-08T17:13:00Z">
        <w:r w:rsidRPr="00A42382" w:rsidDel="00D235AA">
          <w:delText>í</w:delText>
        </w:r>
      </w:del>
      <w:r w:rsidRPr="00A42382">
        <w:t>rali jsme funkční rozdíly tří API, od jednoduchého „fixed-function“ WebGL až po explicitní, Vulkan-style WebGPU</w:t>
      </w:r>
      <w:r w:rsidR="003C6BE8">
        <w:t xml:space="preserve">, viz úvod kapitoly </w:t>
      </w:r>
      <w:r w:rsidR="003C6BE8">
        <w:fldChar w:fldCharType="begin"/>
      </w:r>
      <w:r w:rsidR="003C6BE8">
        <w:instrText xml:space="preserve"> REF _Ref202880531 \r \h </w:instrText>
      </w:r>
      <w:r w:rsidR="003C6BE8">
        <w:fldChar w:fldCharType="separate"/>
      </w:r>
      <w:r w:rsidR="00B04C89">
        <w:t>2</w:t>
      </w:r>
      <w:r w:rsidR="003C6BE8">
        <w:fldChar w:fldCharType="end"/>
      </w:r>
      <w:r w:rsidRPr="00A42382">
        <w:t>. Testy</w:t>
      </w:r>
      <w:ins w:id="293" w:author="Valerij Šlovikov" w:date="2025-07-08T19:13:00Z" w16du:dateUtc="2025-07-08T17:13:00Z">
        <w:r w:rsidR="00FD5C0D">
          <w:t xml:space="preserve"> v kapitole </w:t>
        </w:r>
      </w:ins>
      <w:ins w:id="294" w:author="Valerij Šlovikov" w:date="2025-07-08T19:14:00Z" w16du:dateUtc="2025-07-08T17:14:00Z">
        <w:r w:rsidR="00FD5C0D">
          <w:fldChar w:fldCharType="begin"/>
        </w:r>
        <w:r w:rsidR="00FD5C0D">
          <w:instrText xml:space="preserve"> REF _Ref202894461 \r \h </w:instrText>
        </w:r>
        <w:r w:rsidR="00FD5C0D">
          <w:fldChar w:fldCharType="separate"/>
        </w:r>
        <w:r w:rsidR="00FD5C0D">
          <w:t>2.2.2</w:t>
        </w:r>
        <w:r w:rsidR="00FD5C0D">
          <w:fldChar w:fldCharType="end"/>
        </w:r>
      </w:ins>
      <w:r w:rsidRPr="00A42382">
        <w:t xml:space="preserve"> ukázaly, že WebGPU zvládne 3–4× víc draw-callů díky nižšímu CPU-overheadu</w:t>
      </w:r>
      <w:ins w:id="295" w:author="Valerij Šlovikov" w:date="2025-07-08T19:33:00Z" w16du:dateUtc="2025-07-08T17:33:00Z">
        <w:r w:rsidR="0007341C">
          <w:t xml:space="preserve"> </w:t>
        </w:r>
      </w:ins>
      <w:customXmlInsRangeStart w:id="296" w:author="Valerij Šlovikov" w:date="2025-07-08T19:33:00Z"/>
      <w:sdt>
        <w:sdtPr>
          <w:id w:val="-1285806528"/>
          <w:citation/>
        </w:sdtPr>
        <w:sdtContent>
          <w:customXmlInsRangeEnd w:id="296"/>
          <w:ins w:id="297" w:author="Valerij Šlovikov" w:date="2025-07-08T19:33:00Z" w16du:dateUtc="2025-07-08T17:33:00Z">
            <w:r w:rsidR="0007341C">
              <w:fldChar w:fldCharType="begin"/>
            </w:r>
            <w:r w:rsidR="0007341C">
              <w:instrText xml:space="preserve"> CITATION Fra24 \l 1029 </w:instrText>
            </w:r>
          </w:ins>
          <w:r w:rsidR="0007341C">
            <w:fldChar w:fldCharType="separate"/>
          </w:r>
          <w:ins w:id="298" w:author="Valerij Šlovikov" w:date="2025-07-08T19:33:00Z" w16du:dateUtc="2025-07-08T17:33:00Z">
            <w:r w:rsidR="0007341C">
              <w:t>(Fransson, a další, 2024)</w:t>
            </w:r>
            <w:r w:rsidR="0007341C">
              <w:fldChar w:fldCharType="end"/>
            </w:r>
          </w:ins>
          <w:customXmlInsRangeStart w:id="299" w:author="Valerij Šlovikov" w:date="2025-07-08T19:33:00Z"/>
        </w:sdtContent>
      </w:sdt>
      <w:customXmlInsRangeEnd w:id="299"/>
      <w:del w:id="300" w:author="Valerij Šlovikov" w:date="2025-07-08T19:14:00Z" w16du:dateUtc="2025-07-08T17:14:00Z">
        <w:r w:rsidRPr="00A42382" w:rsidDel="00FD5C0D">
          <w:delText xml:space="preserve"> </w:delText>
        </w:r>
      </w:del>
      <w:r w:rsidRPr="00A42382">
        <w:t>. Naopak z hlediska podpory prohlížečů stále vede WebGL2 (≈ 95 % zařízení), zatímco WebGPU drží jen ~72 % a často je za flagem</w:t>
      </w:r>
      <w:r w:rsidRPr="00A42382">
        <w:t xml:space="preserve"> </w:t>
      </w:r>
      <w:ins w:id="301" w:author="Valerij Šlovikov" w:date="2025-07-08T19:14:00Z" w16du:dateUtc="2025-07-08T17:14:00Z">
        <w:r w:rsidR="00FD5C0D">
          <w:t xml:space="preserve">viz </w:t>
        </w:r>
        <w:r w:rsidR="00FD5C0D">
          <w:fldChar w:fldCharType="begin"/>
        </w:r>
        <w:r w:rsidR="00FD5C0D">
          <w:instrText xml:space="preserve"> REF _Ref202894500 \r \h </w:instrText>
        </w:r>
        <w:r w:rsidR="00FD5C0D">
          <w:fldChar w:fldCharType="separate"/>
        </w:r>
        <w:r w:rsidR="00FD5C0D">
          <w:t>2.3</w:t>
        </w:r>
        <w:r w:rsidR="00FD5C0D">
          <w:fldChar w:fldCharType="end"/>
        </w:r>
      </w:ins>
      <w:r w:rsidRPr="00A42382">
        <w:t>.</w:t>
      </w:r>
      <w:ins w:id="302" w:author="Valerij Šlovikov" w:date="2025-07-08T19:33:00Z" w16du:dateUtc="2025-07-08T17:33:00Z">
        <w:r w:rsidR="0007341C">
          <w:t xml:space="preserve"> </w:t>
        </w:r>
      </w:ins>
      <w:customXmlInsRangeStart w:id="303" w:author="Valerij Šlovikov" w:date="2025-07-08T19:33:00Z"/>
      <w:sdt>
        <w:sdtPr>
          <w:id w:val="188805968"/>
          <w:citation/>
        </w:sdtPr>
        <w:sdtContent>
          <w:customXmlInsRangeEnd w:id="303"/>
          <w:ins w:id="304" w:author="Valerij Šlovikov" w:date="2025-07-08T19:33:00Z" w16du:dateUtc="2025-07-08T17:33:00Z">
            <w:r w:rsidR="0007341C">
              <w:fldChar w:fldCharType="begin"/>
            </w:r>
            <w:r w:rsidR="0007341C">
              <w:instrText xml:space="preserve"> CITATION Can24 \l 1029 </w:instrText>
            </w:r>
          </w:ins>
          <w:r w:rsidR="0007341C">
            <w:fldChar w:fldCharType="separate"/>
          </w:r>
          <w:ins w:id="305" w:author="Valerij Šlovikov" w:date="2025-07-08T19:33:00Z" w16du:dateUtc="2025-07-08T17:33:00Z">
            <w:r w:rsidR="0007341C">
              <w:t>(Can I use, 2024)</w:t>
            </w:r>
            <w:r w:rsidR="0007341C">
              <w:fldChar w:fldCharType="end"/>
            </w:r>
          </w:ins>
          <w:customXmlInsRangeStart w:id="306" w:author="Valerij Šlovikov" w:date="2025-07-08T19:33:00Z"/>
        </w:sdtContent>
      </w:sdt>
      <w:customXmlInsRangeEnd w:id="306"/>
      <w:ins w:id="307" w:author="Valerij Šlovikov" w:date="2025-07-08T19:33:00Z" w16du:dateUtc="2025-07-08T17:33:00Z">
        <w:r w:rsidR="0007341C">
          <w:t>.</w:t>
        </w:r>
      </w:ins>
      <w:r w:rsidRPr="00A42382">
        <w:t xml:space="preserve"> Bezpečnostně všechny tři spoléhají na sandbox GPU procesu</w:t>
      </w:r>
      <w:ins w:id="308" w:author="Valerij Šlovikov" w:date="2025-07-08T19:15:00Z" w16du:dateUtc="2025-07-08T17:15:00Z">
        <w:r w:rsidR="00FD5C0D">
          <w:t>, jak bylo zmíněno výše, a</w:t>
        </w:r>
      </w:ins>
      <w:ins w:id="309" w:author="Valerij Šlovikov" w:date="2025-07-08T19:16:00Z" w16du:dateUtc="2025-07-08T17:16:00Z">
        <w:r w:rsidR="00FD5C0D">
          <w:t xml:space="preserve"> brání zneužití systému.</w:t>
        </w:r>
      </w:ins>
      <w:del w:id="310" w:author="Valerij Šlovikov" w:date="2025-07-08T19:15:00Z" w16du:dateUtc="2025-07-08T17:15:00Z">
        <w:r w:rsidRPr="00A42382" w:rsidDel="00FD5C0D">
          <w:delText>, ale WebGPU přidává dvoustupňovou validaci shaderů.</w:delText>
        </w:r>
      </w:del>
    </w:p>
    <w:p w14:paraId="7F7AB0B8" w14:textId="77777777" w:rsidR="00C51068" w:rsidRDefault="00C51068">
      <w:pPr>
        <w:widowControl w:val="0"/>
        <w:autoSpaceDE w:val="0"/>
        <w:autoSpaceDN w:val="0"/>
        <w:spacing w:before="0" w:beforeAutospacing="0" w:after="0" w:afterAutospacing="0" w:line="240" w:lineRule="auto"/>
        <w:jc w:val="left"/>
      </w:pPr>
      <w:r>
        <w:br w:type="page"/>
      </w:r>
    </w:p>
    <w:p w14:paraId="5AED670A" w14:textId="07037029" w:rsidR="0084522E" w:rsidRPr="0018468E" w:rsidRDefault="0084522E" w:rsidP="00442C9A">
      <w:pPr>
        <w:pStyle w:val="Nadpis1"/>
        <w:rPr>
          <w:rFonts w:cstheme="minorHAnsi"/>
        </w:rPr>
      </w:pPr>
      <w:bookmarkStart w:id="311" w:name="_Toc202559888"/>
      <w:r w:rsidRPr="0018468E">
        <w:rPr>
          <w:rFonts w:cstheme="minorHAnsi"/>
        </w:rPr>
        <w:lastRenderedPageBreak/>
        <w:t>Knihovny pro práci s 3D grafikou</w:t>
      </w:r>
      <w:bookmarkEnd w:id="311"/>
    </w:p>
    <w:p w14:paraId="6096E36A" w14:textId="77777777" w:rsidR="0084522E" w:rsidRDefault="0084522E" w:rsidP="00556674">
      <w:pPr>
        <w:rPr>
          <w:ins w:id="312" w:author="Valerij Šlovikov" w:date="2025-07-08T19:40:00Z" w16du:dateUtc="2025-07-08T17:40:00Z"/>
        </w:rPr>
      </w:pPr>
      <w:r w:rsidRPr="0018468E">
        <w:t>Práce přímo s WebGL či WebGPU je často poměrně nízkoúrovňová – vyžaduje dobrou znalost shaderů, transformací a správy bufferů. Proto vznikly knihovny (frameworky), které vývoj značně usnadňují.</w:t>
      </w:r>
    </w:p>
    <w:p w14:paraId="65ECCD28" w14:textId="2962622F" w:rsidR="002D5AD3" w:rsidRDefault="002D5AD3" w:rsidP="002D5AD3">
      <w:pPr>
        <w:pStyle w:val="TabulkaCaption"/>
        <w:rPr>
          <w:ins w:id="313" w:author="Valerij Šlovikov" w:date="2025-07-08T19:34:00Z" w16du:dateUtc="2025-07-08T17:34:00Z"/>
        </w:rPr>
        <w:pPrChange w:id="314" w:author="Valerij Šlovikov" w:date="2025-07-08T19:41:00Z" w16du:dateUtc="2025-07-08T17:41:00Z">
          <w:pPr/>
        </w:pPrChange>
      </w:pPr>
      <w:ins w:id="315" w:author="Valerij Šlovikov" w:date="2025-07-08T19:41:00Z" w16du:dateUtc="2025-07-08T17:41:00Z">
        <w:r w:rsidRPr="002D5AD3">
          <w:rPr>
            <w:b/>
            <w:bCs w:val="0"/>
            <w:rPrChange w:id="316" w:author="Valerij Šlovikov" w:date="2025-07-08T19:41:00Z" w16du:dateUtc="2025-07-08T17:41:00Z">
              <w:rPr/>
            </w:rPrChange>
          </w:rPr>
          <w:t xml:space="preserve">Tabulka </w:t>
        </w:r>
        <w:r w:rsidRPr="002D5AD3">
          <w:rPr>
            <w:b/>
            <w:bCs w:val="0"/>
            <w:rPrChange w:id="317" w:author="Valerij Šlovikov" w:date="2025-07-08T19:41:00Z" w16du:dateUtc="2025-07-08T17:41:00Z">
              <w:rPr/>
            </w:rPrChange>
          </w:rPr>
          <w:fldChar w:fldCharType="begin"/>
        </w:r>
        <w:r w:rsidRPr="002D5AD3">
          <w:rPr>
            <w:b/>
            <w:bCs w:val="0"/>
            <w:rPrChange w:id="318" w:author="Valerij Šlovikov" w:date="2025-07-08T19:41:00Z" w16du:dateUtc="2025-07-08T17:41:00Z">
              <w:rPr/>
            </w:rPrChange>
          </w:rPr>
          <w:instrText xml:space="preserve"> SEQ Tabulka \* ARABIC </w:instrText>
        </w:r>
      </w:ins>
      <w:r w:rsidRPr="002D5AD3">
        <w:rPr>
          <w:b/>
          <w:bCs w:val="0"/>
          <w:rPrChange w:id="319" w:author="Valerij Šlovikov" w:date="2025-07-08T19:41:00Z" w16du:dateUtc="2025-07-08T17:41:00Z">
            <w:rPr/>
          </w:rPrChange>
        </w:rPr>
        <w:fldChar w:fldCharType="separate"/>
      </w:r>
      <w:ins w:id="320" w:author="Valerij Šlovikov" w:date="2025-07-08T21:02:00Z" w16du:dateUtc="2025-07-08T19:02:00Z">
        <w:r w:rsidR="00DB7E87">
          <w:rPr>
            <w:b/>
            <w:bCs w:val="0"/>
          </w:rPr>
          <w:t>3</w:t>
        </w:r>
      </w:ins>
      <w:ins w:id="321" w:author="Valerij Šlovikov" w:date="2025-07-08T19:41:00Z" w16du:dateUtc="2025-07-08T17:41:00Z">
        <w:r w:rsidRPr="002D5AD3">
          <w:rPr>
            <w:b/>
            <w:bCs w:val="0"/>
            <w:rPrChange w:id="322" w:author="Valerij Šlovikov" w:date="2025-07-08T19:41:00Z" w16du:dateUtc="2025-07-08T17:41:00Z">
              <w:rPr/>
            </w:rPrChange>
          </w:rPr>
          <w:fldChar w:fldCharType="end"/>
        </w:r>
        <w:r w:rsidRPr="002D5AD3">
          <w:rPr>
            <w:b/>
            <w:bCs w:val="0"/>
            <w:rPrChange w:id="323" w:author="Valerij Šlovikov" w:date="2025-07-08T19:41:00Z" w16du:dateUtc="2025-07-08T17:41:00Z">
              <w:rPr/>
            </w:rPrChange>
          </w:rPr>
          <w:t>:</w:t>
        </w:r>
        <w:r>
          <w:t xml:space="preserve"> </w:t>
        </w:r>
        <w:r>
          <w:t>Základní srovnání knihoven</w:t>
        </w:r>
      </w:ins>
    </w:p>
    <w:tbl>
      <w:tblPr>
        <w:tblStyle w:val="Prosttabulka1"/>
        <w:tblW w:w="9067" w:type="dxa"/>
        <w:tblLook w:val="04A0" w:firstRow="1" w:lastRow="0" w:firstColumn="1" w:lastColumn="0" w:noHBand="0" w:noVBand="1"/>
        <w:tblPrChange w:id="324" w:author="Valerij Šlovikov" w:date="2025-07-08T19:40:00Z" w16du:dateUtc="2025-07-08T17:40:00Z">
          <w:tblPr>
            <w:tblStyle w:val="Mkatabulky"/>
            <w:tblW w:w="9634" w:type="dxa"/>
            <w:tblLook w:val="04A0" w:firstRow="1" w:lastRow="0" w:firstColumn="1" w:lastColumn="0" w:noHBand="0" w:noVBand="1"/>
          </w:tblPr>
        </w:tblPrChange>
      </w:tblPr>
      <w:tblGrid>
        <w:gridCol w:w="1573"/>
        <w:gridCol w:w="3809"/>
        <w:gridCol w:w="1559"/>
        <w:gridCol w:w="2126"/>
        <w:tblGridChange w:id="325">
          <w:tblGrid>
            <w:gridCol w:w="1573"/>
            <w:gridCol w:w="3100"/>
            <w:gridCol w:w="709"/>
            <w:gridCol w:w="283"/>
            <w:gridCol w:w="1276"/>
            <w:gridCol w:w="992"/>
            <w:gridCol w:w="1134"/>
          </w:tblGrid>
        </w:tblGridChange>
      </w:tblGrid>
      <w:tr w:rsidR="002D5AD3" w14:paraId="1F024A16" w14:textId="77777777" w:rsidTr="002D5AD3">
        <w:trPr>
          <w:cnfStyle w:val="100000000000" w:firstRow="1" w:lastRow="0" w:firstColumn="0" w:lastColumn="0" w:oddVBand="0" w:evenVBand="0" w:oddHBand="0" w:evenHBand="0" w:firstRowFirstColumn="0" w:firstRowLastColumn="0" w:lastRowFirstColumn="0" w:lastRowLastColumn="0"/>
          <w:ins w:id="326" w:author="Valerij Šlovikov" w:date="2025-07-08T19:35:00Z" w16du:dateUtc="2025-07-08T17:35:00Z"/>
          <w:trPrChange w:id="327" w:author="Valerij Šlovikov" w:date="2025-07-08T19:40:00Z" w16du:dateUtc="2025-07-08T17:40:00Z">
            <w:trPr>
              <w:gridAfter w:val="0"/>
            </w:trPr>
          </w:trPrChange>
        </w:trPr>
        <w:tc>
          <w:tcPr>
            <w:cnfStyle w:val="001000000000" w:firstRow="0" w:lastRow="0" w:firstColumn="1" w:lastColumn="0" w:oddVBand="0" w:evenVBand="0" w:oddHBand="0" w:evenHBand="0" w:firstRowFirstColumn="0" w:firstRowLastColumn="0" w:lastRowFirstColumn="0" w:lastRowLastColumn="0"/>
            <w:tcW w:w="1573" w:type="dxa"/>
            <w:tcPrChange w:id="328" w:author="Valerij Šlovikov" w:date="2025-07-08T19:40:00Z" w16du:dateUtc="2025-07-08T17:40:00Z">
              <w:tcPr>
                <w:tcW w:w="1573" w:type="dxa"/>
              </w:tcPr>
            </w:tcPrChange>
          </w:tcPr>
          <w:p w14:paraId="1840A93B" w14:textId="3417F549" w:rsidR="002D5AD3" w:rsidRPr="002D5AD3" w:rsidRDefault="002D5AD3" w:rsidP="00556674">
            <w:pPr>
              <w:cnfStyle w:val="101000000000" w:firstRow="1" w:lastRow="0" w:firstColumn="1" w:lastColumn="0" w:oddVBand="0" w:evenVBand="0" w:oddHBand="0" w:evenHBand="0" w:firstRowFirstColumn="0" w:firstRowLastColumn="0" w:lastRowFirstColumn="0" w:lastRowLastColumn="0"/>
              <w:rPr>
                <w:ins w:id="329" w:author="Valerij Šlovikov" w:date="2025-07-08T19:35:00Z" w16du:dateUtc="2025-07-08T17:35:00Z"/>
                <w:rStyle w:val="Siln"/>
                <w:b/>
                <w:bCs/>
                <w:rPrChange w:id="330" w:author="Valerij Šlovikov" w:date="2025-07-08T19:40:00Z" w16du:dateUtc="2025-07-08T17:40:00Z">
                  <w:rPr>
                    <w:ins w:id="331" w:author="Valerij Šlovikov" w:date="2025-07-08T19:35:00Z" w16du:dateUtc="2025-07-08T17:35:00Z"/>
                  </w:rPr>
                </w:rPrChange>
              </w:rPr>
            </w:pPr>
            <w:ins w:id="332" w:author="Valerij Šlovikov" w:date="2025-07-08T19:35:00Z" w16du:dateUtc="2025-07-08T17:35:00Z">
              <w:r w:rsidRPr="002D5AD3">
                <w:rPr>
                  <w:rStyle w:val="Siln"/>
                  <w:b/>
                  <w:bCs/>
                  <w:rPrChange w:id="333" w:author="Valerij Šlovikov" w:date="2025-07-08T19:40:00Z" w16du:dateUtc="2025-07-08T17:40:00Z">
                    <w:rPr/>
                  </w:rPrChange>
                </w:rPr>
                <w:t>Knihovna</w:t>
              </w:r>
            </w:ins>
          </w:p>
        </w:tc>
        <w:tc>
          <w:tcPr>
            <w:tcW w:w="3809" w:type="dxa"/>
            <w:tcPrChange w:id="334" w:author="Valerij Šlovikov" w:date="2025-07-08T19:40:00Z" w16du:dateUtc="2025-07-08T17:40:00Z">
              <w:tcPr>
                <w:tcW w:w="3100" w:type="dxa"/>
              </w:tcPr>
            </w:tcPrChange>
          </w:tcPr>
          <w:p w14:paraId="03A8E8A5" w14:textId="44DF0167" w:rsidR="002D5AD3" w:rsidRPr="002D5AD3" w:rsidRDefault="002D5AD3" w:rsidP="00556674">
            <w:pPr>
              <w:cnfStyle w:val="100000000000" w:firstRow="1" w:lastRow="0" w:firstColumn="0" w:lastColumn="0" w:oddVBand="0" w:evenVBand="0" w:oddHBand="0" w:evenHBand="0" w:firstRowFirstColumn="0" w:firstRowLastColumn="0" w:lastRowFirstColumn="0" w:lastRowLastColumn="0"/>
              <w:rPr>
                <w:ins w:id="335" w:author="Valerij Šlovikov" w:date="2025-07-08T19:35:00Z" w16du:dateUtc="2025-07-08T17:35:00Z"/>
                <w:rStyle w:val="Siln"/>
                <w:b/>
                <w:bCs/>
                <w:rPrChange w:id="336" w:author="Valerij Šlovikov" w:date="2025-07-08T19:40:00Z" w16du:dateUtc="2025-07-08T17:40:00Z">
                  <w:rPr>
                    <w:ins w:id="337" w:author="Valerij Šlovikov" w:date="2025-07-08T19:35:00Z" w16du:dateUtc="2025-07-08T17:35:00Z"/>
                  </w:rPr>
                </w:rPrChange>
              </w:rPr>
            </w:pPr>
            <w:ins w:id="338" w:author="Valerij Šlovikov" w:date="2025-07-08T19:35:00Z" w16du:dateUtc="2025-07-08T17:35:00Z">
              <w:r w:rsidRPr="002D5AD3">
                <w:rPr>
                  <w:rStyle w:val="Siln"/>
                  <w:b/>
                  <w:bCs/>
                  <w:rPrChange w:id="339" w:author="Valerij Šlovikov" w:date="2025-07-08T19:40:00Z" w16du:dateUtc="2025-07-08T17:40:00Z">
                    <w:rPr/>
                  </w:rPrChange>
                </w:rPr>
                <w:t>Podpora API</w:t>
              </w:r>
            </w:ins>
          </w:p>
        </w:tc>
        <w:tc>
          <w:tcPr>
            <w:tcW w:w="1559" w:type="dxa"/>
            <w:tcPrChange w:id="340" w:author="Valerij Šlovikov" w:date="2025-07-08T19:40:00Z" w16du:dateUtc="2025-07-08T17:40:00Z">
              <w:tcPr>
                <w:tcW w:w="992" w:type="dxa"/>
                <w:gridSpan w:val="2"/>
              </w:tcPr>
            </w:tcPrChange>
          </w:tcPr>
          <w:p w14:paraId="31C0D06C" w14:textId="0C583CBE" w:rsidR="002D5AD3" w:rsidRPr="002D5AD3" w:rsidRDefault="002D5AD3" w:rsidP="00556674">
            <w:pPr>
              <w:cnfStyle w:val="100000000000" w:firstRow="1" w:lastRow="0" w:firstColumn="0" w:lastColumn="0" w:oddVBand="0" w:evenVBand="0" w:oddHBand="0" w:evenHBand="0" w:firstRowFirstColumn="0" w:firstRowLastColumn="0" w:lastRowFirstColumn="0" w:lastRowLastColumn="0"/>
              <w:rPr>
                <w:ins w:id="341" w:author="Valerij Šlovikov" w:date="2025-07-08T19:35:00Z" w16du:dateUtc="2025-07-08T17:35:00Z"/>
                <w:rStyle w:val="Siln"/>
                <w:b/>
                <w:bCs/>
                <w:rPrChange w:id="342" w:author="Valerij Šlovikov" w:date="2025-07-08T19:40:00Z" w16du:dateUtc="2025-07-08T17:40:00Z">
                  <w:rPr>
                    <w:ins w:id="343" w:author="Valerij Šlovikov" w:date="2025-07-08T19:35:00Z" w16du:dateUtc="2025-07-08T17:35:00Z"/>
                  </w:rPr>
                </w:rPrChange>
              </w:rPr>
            </w:pPr>
            <w:ins w:id="344" w:author="Valerij Šlovikov" w:date="2025-07-08T19:36:00Z" w16du:dateUtc="2025-07-08T17:36:00Z">
              <w:r w:rsidRPr="002D5AD3">
                <w:rPr>
                  <w:rStyle w:val="Siln"/>
                  <w:b/>
                  <w:bCs/>
                  <w:rPrChange w:id="345" w:author="Valerij Šlovikov" w:date="2025-07-08T19:40:00Z" w16du:dateUtc="2025-07-08T17:40:00Z">
                    <w:rPr/>
                  </w:rPrChange>
                </w:rPr>
                <w:t>Licence</w:t>
              </w:r>
            </w:ins>
          </w:p>
        </w:tc>
        <w:tc>
          <w:tcPr>
            <w:tcW w:w="2126" w:type="dxa"/>
            <w:tcPrChange w:id="346" w:author="Valerij Šlovikov" w:date="2025-07-08T19:40:00Z" w16du:dateUtc="2025-07-08T17:40:00Z">
              <w:tcPr>
                <w:tcW w:w="2268" w:type="dxa"/>
                <w:gridSpan w:val="2"/>
              </w:tcPr>
            </w:tcPrChange>
          </w:tcPr>
          <w:p w14:paraId="4D088F7C" w14:textId="08A7B331" w:rsidR="002D5AD3" w:rsidRPr="002D5AD3" w:rsidRDefault="002D5AD3" w:rsidP="00556674">
            <w:pPr>
              <w:cnfStyle w:val="100000000000" w:firstRow="1" w:lastRow="0" w:firstColumn="0" w:lastColumn="0" w:oddVBand="0" w:evenVBand="0" w:oddHBand="0" w:evenHBand="0" w:firstRowFirstColumn="0" w:firstRowLastColumn="0" w:lastRowFirstColumn="0" w:lastRowLastColumn="0"/>
              <w:rPr>
                <w:ins w:id="347" w:author="Valerij Šlovikov" w:date="2025-07-08T19:35:00Z" w16du:dateUtc="2025-07-08T17:35:00Z"/>
                <w:rStyle w:val="Siln"/>
                <w:b/>
                <w:bCs/>
                <w:rPrChange w:id="348" w:author="Valerij Šlovikov" w:date="2025-07-08T19:40:00Z" w16du:dateUtc="2025-07-08T17:40:00Z">
                  <w:rPr>
                    <w:ins w:id="349" w:author="Valerij Šlovikov" w:date="2025-07-08T19:35:00Z" w16du:dateUtc="2025-07-08T17:35:00Z"/>
                  </w:rPr>
                </w:rPrChange>
              </w:rPr>
            </w:pPr>
            <w:ins w:id="350" w:author="Valerij Šlovikov" w:date="2025-07-08T19:36:00Z" w16du:dateUtc="2025-07-08T17:36:00Z">
              <w:r w:rsidRPr="002D5AD3">
                <w:rPr>
                  <w:rStyle w:val="Siln"/>
                  <w:b/>
                  <w:bCs/>
                  <w:rPrChange w:id="351" w:author="Valerij Šlovikov" w:date="2025-07-08T19:40:00Z" w16du:dateUtc="2025-07-08T17:40:00Z">
                    <w:rPr/>
                  </w:rPrChange>
                </w:rPr>
                <w:t xml:space="preserve">Komunita </w:t>
              </w:r>
            </w:ins>
            <w:ins w:id="352" w:author="Valerij Šlovikov" w:date="2025-07-08T19:36:00Z">
              <w:r w:rsidRPr="002D5AD3">
                <w:rPr>
                  <w:rStyle w:val="Siln"/>
                  <w:b/>
                  <w:bCs/>
                  <w:rPrChange w:id="353" w:author="Valerij Šlovikov" w:date="2025-07-08T19:40:00Z" w16du:dateUtc="2025-07-08T17:40:00Z">
                    <w:rPr/>
                  </w:rPrChange>
                </w:rPr>
                <w:t xml:space="preserve">(GH </w:t>
              </w:r>
              <w:r w:rsidRPr="002D5AD3">
                <w:rPr>
                  <w:rStyle w:val="Siln"/>
                  <w:rFonts w:ascii="Segoe UI Symbol" w:hAnsi="Segoe UI Symbol" w:cs="Segoe UI Symbol"/>
                  <w:b/>
                  <w:bCs/>
                  <w:rPrChange w:id="354" w:author="Valerij Šlovikov" w:date="2025-07-08T19:40:00Z" w16du:dateUtc="2025-07-08T17:40:00Z">
                    <w:rPr>
                      <w:rFonts w:ascii="Segoe UI Symbol" w:hAnsi="Segoe UI Symbol" w:cs="Segoe UI Symbol"/>
                    </w:rPr>
                  </w:rPrChange>
                </w:rPr>
                <w:t>★</w:t>
              </w:r>
              <w:r w:rsidRPr="002D5AD3">
                <w:rPr>
                  <w:rStyle w:val="Siln"/>
                  <w:b/>
                  <w:bCs/>
                  <w:rPrChange w:id="355" w:author="Valerij Šlovikov" w:date="2025-07-08T19:40:00Z" w16du:dateUtc="2025-07-08T17:40:00Z">
                    <w:rPr/>
                  </w:rPrChange>
                </w:rPr>
                <w:t>)</w:t>
              </w:r>
            </w:ins>
          </w:p>
        </w:tc>
      </w:tr>
      <w:tr w:rsidR="002D5AD3" w14:paraId="4CC6B22F" w14:textId="77777777" w:rsidTr="002D5AD3">
        <w:trPr>
          <w:cnfStyle w:val="000000100000" w:firstRow="0" w:lastRow="0" w:firstColumn="0" w:lastColumn="0" w:oddVBand="0" w:evenVBand="0" w:oddHBand="1" w:evenHBand="0" w:firstRowFirstColumn="0" w:firstRowLastColumn="0" w:lastRowFirstColumn="0" w:lastRowLastColumn="0"/>
          <w:ins w:id="356" w:author="Valerij Šlovikov" w:date="2025-07-08T19:35:00Z" w16du:dateUtc="2025-07-08T17:35:00Z"/>
          <w:trPrChange w:id="357" w:author="Valerij Šlovikov" w:date="2025-07-08T19:40:00Z" w16du:dateUtc="2025-07-08T17:40:00Z">
            <w:trPr>
              <w:gridAfter w:val="0"/>
            </w:trPr>
          </w:trPrChange>
        </w:trPr>
        <w:tc>
          <w:tcPr>
            <w:cnfStyle w:val="001000000000" w:firstRow="0" w:lastRow="0" w:firstColumn="1" w:lastColumn="0" w:oddVBand="0" w:evenVBand="0" w:oddHBand="0" w:evenHBand="0" w:firstRowFirstColumn="0" w:firstRowLastColumn="0" w:lastRowFirstColumn="0" w:lastRowLastColumn="0"/>
            <w:tcW w:w="1573" w:type="dxa"/>
            <w:tcPrChange w:id="358" w:author="Valerij Šlovikov" w:date="2025-07-08T19:40:00Z" w16du:dateUtc="2025-07-08T17:40:00Z">
              <w:tcPr>
                <w:tcW w:w="1573" w:type="dxa"/>
              </w:tcPr>
            </w:tcPrChange>
          </w:tcPr>
          <w:p w14:paraId="35E0F374" w14:textId="6A061BE8" w:rsidR="002D5AD3" w:rsidRPr="002D5AD3" w:rsidRDefault="002D5AD3" w:rsidP="00556674">
            <w:pPr>
              <w:cnfStyle w:val="001000100000" w:firstRow="0" w:lastRow="0" w:firstColumn="1" w:lastColumn="0" w:oddVBand="0" w:evenVBand="0" w:oddHBand="1" w:evenHBand="0" w:firstRowFirstColumn="0" w:firstRowLastColumn="0" w:lastRowFirstColumn="0" w:lastRowLastColumn="0"/>
              <w:rPr>
                <w:ins w:id="359" w:author="Valerij Šlovikov" w:date="2025-07-08T19:35:00Z" w16du:dateUtc="2025-07-08T17:35:00Z"/>
                <w:rStyle w:val="Siln"/>
                <w:rPrChange w:id="360" w:author="Valerij Šlovikov" w:date="2025-07-08T19:40:00Z" w16du:dateUtc="2025-07-08T17:40:00Z">
                  <w:rPr>
                    <w:ins w:id="361" w:author="Valerij Šlovikov" w:date="2025-07-08T19:35:00Z" w16du:dateUtc="2025-07-08T17:35:00Z"/>
                  </w:rPr>
                </w:rPrChange>
              </w:rPr>
            </w:pPr>
            <w:ins w:id="362" w:author="Valerij Šlovikov" w:date="2025-07-08T19:37:00Z" w16du:dateUtc="2025-07-08T17:37:00Z">
              <w:r w:rsidRPr="002D5AD3">
                <w:rPr>
                  <w:rStyle w:val="Siln"/>
                  <w:rPrChange w:id="363" w:author="Valerij Šlovikov" w:date="2025-07-08T19:40:00Z" w16du:dateUtc="2025-07-08T17:40:00Z">
                    <w:rPr/>
                  </w:rPrChange>
                </w:rPr>
                <w:t>Three.js</w:t>
              </w:r>
            </w:ins>
          </w:p>
        </w:tc>
        <w:tc>
          <w:tcPr>
            <w:tcW w:w="3809" w:type="dxa"/>
            <w:tcPrChange w:id="364" w:author="Valerij Šlovikov" w:date="2025-07-08T19:40:00Z" w16du:dateUtc="2025-07-08T17:40:00Z">
              <w:tcPr>
                <w:tcW w:w="3100" w:type="dxa"/>
              </w:tcPr>
            </w:tcPrChange>
          </w:tcPr>
          <w:p w14:paraId="11E86B3B" w14:textId="72542099" w:rsidR="002D5AD3" w:rsidRPr="002D5AD3" w:rsidRDefault="002D5AD3" w:rsidP="00556674">
            <w:pPr>
              <w:cnfStyle w:val="000000100000" w:firstRow="0" w:lastRow="0" w:firstColumn="0" w:lastColumn="0" w:oddVBand="0" w:evenVBand="0" w:oddHBand="1" w:evenHBand="0" w:firstRowFirstColumn="0" w:firstRowLastColumn="0" w:lastRowFirstColumn="0" w:lastRowLastColumn="0"/>
              <w:rPr>
                <w:ins w:id="365" w:author="Valerij Šlovikov" w:date="2025-07-08T19:35:00Z" w16du:dateUtc="2025-07-08T17:35:00Z"/>
                <w:rStyle w:val="Siln"/>
                <w:b w:val="0"/>
                <w:bCs w:val="0"/>
                <w:rPrChange w:id="366" w:author="Valerij Šlovikov" w:date="2025-07-08T19:40:00Z" w16du:dateUtc="2025-07-08T17:40:00Z">
                  <w:rPr>
                    <w:ins w:id="367" w:author="Valerij Šlovikov" w:date="2025-07-08T19:35:00Z" w16du:dateUtc="2025-07-08T17:35:00Z"/>
                  </w:rPr>
                </w:rPrChange>
              </w:rPr>
            </w:pPr>
            <w:ins w:id="368" w:author="Valerij Šlovikov" w:date="2025-07-08T19:37:00Z" w16du:dateUtc="2025-07-08T17:37:00Z">
              <w:r w:rsidRPr="002D5AD3">
                <w:rPr>
                  <w:rStyle w:val="Siln"/>
                  <w:b w:val="0"/>
                  <w:bCs w:val="0"/>
                  <w:rPrChange w:id="369" w:author="Valerij Šlovikov" w:date="2025-07-08T19:40:00Z" w16du:dateUtc="2025-07-08T17:40:00Z">
                    <w:rPr/>
                  </w:rPrChange>
                </w:rPr>
                <w:t>WebGL 2 / exper</w:t>
              </w:r>
            </w:ins>
            <w:ins w:id="370" w:author="Valerij Šlovikov" w:date="2025-07-08T19:38:00Z" w16du:dateUtc="2025-07-08T17:38:00Z">
              <w:r w:rsidRPr="002D5AD3">
                <w:rPr>
                  <w:rStyle w:val="Siln"/>
                  <w:b w:val="0"/>
                  <w:bCs w:val="0"/>
                  <w:rPrChange w:id="371" w:author="Valerij Šlovikov" w:date="2025-07-08T19:40:00Z" w16du:dateUtc="2025-07-08T17:40:00Z">
                    <w:rPr/>
                  </w:rPrChange>
                </w:rPr>
                <w:t>imentální WebGPU</w:t>
              </w:r>
            </w:ins>
          </w:p>
        </w:tc>
        <w:tc>
          <w:tcPr>
            <w:tcW w:w="1559" w:type="dxa"/>
            <w:tcPrChange w:id="372" w:author="Valerij Šlovikov" w:date="2025-07-08T19:40:00Z" w16du:dateUtc="2025-07-08T17:40:00Z">
              <w:tcPr>
                <w:tcW w:w="992" w:type="dxa"/>
                <w:gridSpan w:val="2"/>
              </w:tcPr>
            </w:tcPrChange>
          </w:tcPr>
          <w:p w14:paraId="212A939C" w14:textId="7AA7C3BC" w:rsidR="002D5AD3" w:rsidRPr="002D5AD3" w:rsidRDefault="002D5AD3" w:rsidP="00556674">
            <w:pPr>
              <w:cnfStyle w:val="000000100000" w:firstRow="0" w:lastRow="0" w:firstColumn="0" w:lastColumn="0" w:oddVBand="0" w:evenVBand="0" w:oddHBand="1" w:evenHBand="0" w:firstRowFirstColumn="0" w:firstRowLastColumn="0" w:lastRowFirstColumn="0" w:lastRowLastColumn="0"/>
              <w:rPr>
                <w:ins w:id="373" w:author="Valerij Šlovikov" w:date="2025-07-08T19:35:00Z" w16du:dateUtc="2025-07-08T17:35:00Z"/>
                <w:rStyle w:val="Siln"/>
                <w:b w:val="0"/>
                <w:bCs w:val="0"/>
                <w:rPrChange w:id="374" w:author="Valerij Šlovikov" w:date="2025-07-08T19:40:00Z" w16du:dateUtc="2025-07-08T17:40:00Z">
                  <w:rPr>
                    <w:ins w:id="375" w:author="Valerij Šlovikov" w:date="2025-07-08T19:35:00Z" w16du:dateUtc="2025-07-08T17:35:00Z"/>
                  </w:rPr>
                </w:rPrChange>
              </w:rPr>
            </w:pPr>
            <w:ins w:id="376" w:author="Valerij Šlovikov" w:date="2025-07-08T19:38:00Z" w16du:dateUtc="2025-07-08T17:38:00Z">
              <w:r w:rsidRPr="002D5AD3">
                <w:rPr>
                  <w:rStyle w:val="Siln"/>
                  <w:b w:val="0"/>
                  <w:bCs w:val="0"/>
                  <w:rPrChange w:id="377" w:author="Valerij Šlovikov" w:date="2025-07-08T19:40:00Z" w16du:dateUtc="2025-07-08T17:40:00Z">
                    <w:rPr/>
                  </w:rPrChange>
                </w:rPr>
                <w:t>MIT</w:t>
              </w:r>
            </w:ins>
          </w:p>
        </w:tc>
        <w:tc>
          <w:tcPr>
            <w:tcW w:w="2126" w:type="dxa"/>
            <w:tcPrChange w:id="378" w:author="Valerij Šlovikov" w:date="2025-07-08T19:40:00Z" w16du:dateUtc="2025-07-08T17:40:00Z">
              <w:tcPr>
                <w:tcW w:w="2268" w:type="dxa"/>
                <w:gridSpan w:val="2"/>
              </w:tcPr>
            </w:tcPrChange>
          </w:tcPr>
          <w:p w14:paraId="796D9239" w14:textId="0251338E" w:rsidR="002D5AD3" w:rsidRPr="002D5AD3" w:rsidRDefault="002D5AD3" w:rsidP="00556674">
            <w:pPr>
              <w:cnfStyle w:val="000000100000" w:firstRow="0" w:lastRow="0" w:firstColumn="0" w:lastColumn="0" w:oddVBand="0" w:evenVBand="0" w:oddHBand="1" w:evenHBand="0" w:firstRowFirstColumn="0" w:firstRowLastColumn="0" w:lastRowFirstColumn="0" w:lastRowLastColumn="0"/>
              <w:rPr>
                <w:ins w:id="379" w:author="Valerij Šlovikov" w:date="2025-07-08T19:35:00Z" w16du:dateUtc="2025-07-08T17:35:00Z"/>
                <w:rStyle w:val="Siln"/>
                <w:b w:val="0"/>
                <w:bCs w:val="0"/>
                <w:rPrChange w:id="380" w:author="Valerij Šlovikov" w:date="2025-07-08T19:40:00Z" w16du:dateUtc="2025-07-08T17:40:00Z">
                  <w:rPr>
                    <w:ins w:id="381" w:author="Valerij Šlovikov" w:date="2025-07-08T19:35:00Z" w16du:dateUtc="2025-07-08T17:35:00Z"/>
                  </w:rPr>
                </w:rPrChange>
              </w:rPr>
            </w:pPr>
            <w:ins w:id="382" w:author="Valerij Šlovikov" w:date="2025-07-08T19:42:00Z" w16du:dateUtc="2025-07-08T17:42:00Z">
              <w:r>
                <w:rPr>
                  <w:rStyle w:val="Siln"/>
                  <w:b w:val="0"/>
                  <w:bCs w:val="0"/>
                </w:rPr>
                <w:t>107</w:t>
              </w:r>
            </w:ins>
            <w:ins w:id="383" w:author="Valerij Šlovikov" w:date="2025-07-08T19:39:00Z" w16du:dateUtc="2025-07-08T17:39:00Z">
              <w:r w:rsidRPr="002D5AD3">
                <w:rPr>
                  <w:rStyle w:val="Siln"/>
                  <w:b w:val="0"/>
                  <w:bCs w:val="0"/>
                  <w:rPrChange w:id="384" w:author="Valerij Šlovikov" w:date="2025-07-08T19:40:00Z" w16du:dateUtc="2025-07-08T17:40:00Z">
                    <w:rPr/>
                  </w:rPrChange>
                </w:rPr>
                <w:t xml:space="preserve"> tis.</w:t>
              </w:r>
            </w:ins>
          </w:p>
        </w:tc>
      </w:tr>
      <w:tr w:rsidR="002D5AD3" w14:paraId="59BBD165" w14:textId="77777777" w:rsidTr="002D5AD3">
        <w:trPr>
          <w:ins w:id="385" w:author="Valerij Šlovikov" w:date="2025-07-08T19:35:00Z" w16du:dateUtc="2025-07-08T17:35:00Z"/>
          <w:trPrChange w:id="386" w:author="Valerij Šlovikov" w:date="2025-07-08T19:40:00Z" w16du:dateUtc="2025-07-08T17:40:00Z">
            <w:trPr>
              <w:gridAfter w:val="0"/>
            </w:trPr>
          </w:trPrChange>
        </w:trPr>
        <w:tc>
          <w:tcPr>
            <w:cnfStyle w:val="001000000000" w:firstRow="0" w:lastRow="0" w:firstColumn="1" w:lastColumn="0" w:oddVBand="0" w:evenVBand="0" w:oddHBand="0" w:evenHBand="0" w:firstRowFirstColumn="0" w:firstRowLastColumn="0" w:lastRowFirstColumn="0" w:lastRowLastColumn="0"/>
            <w:tcW w:w="1573" w:type="dxa"/>
            <w:tcPrChange w:id="387" w:author="Valerij Šlovikov" w:date="2025-07-08T19:40:00Z" w16du:dateUtc="2025-07-08T17:40:00Z">
              <w:tcPr>
                <w:tcW w:w="1573" w:type="dxa"/>
              </w:tcPr>
            </w:tcPrChange>
          </w:tcPr>
          <w:p w14:paraId="7DAE919B" w14:textId="36467056" w:rsidR="002D5AD3" w:rsidRPr="002D5AD3" w:rsidRDefault="002D5AD3" w:rsidP="00556674">
            <w:pPr>
              <w:rPr>
                <w:ins w:id="388" w:author="Valerij Šlovikov" w:date="2025-07-08T19:35:00Z" w16du:dateUtc="2025-07-08T17:35:00Z"/>
                <w:rStyle w:val="Siln"/>
                <w:rPrChange w:id="389" w:author="Valerij Šlovikov" w:date="2025-07-08T19:40:00Z" w16du:dateUtc="2025-07-08T17:40:00Z">
                  <w:rPr>
                    <w:ins w:id="390" w:author="Valerij Šlovikov" w:date="2025-07-08T19:35:00Z" w16du:dateUtc="2025-07-08T17:35:00Z"/>
                  </w:rPr>
                </w:rPrChange>
              </w:rPr>
            </w:pPr>
            <w:ins w:id="391" w:author="Valerij Šlovikov" w:date="2025-07-08T19:37:00Z" w16du:dateUtc="2025-07-08T17:37:00Z">
              <w:r w:rsidRPr="002D5AD3">
                <w:rPr>
                  <w:rStyle w:val="Siln"/>
                  <w:rPrChange w:id="392" w:author="Valerij Šlovikov" w:date="2025-07-08T19:40:00Z" w16du:dateUtc="2025-07-08T17:40:00Z">
                    <w:rPr/>
                  </w:rPrChange>
                </w:rPr>
                <w:t>Babylon.js</w:t>
              </w:r>
            </w:ins>
          </w:p>
        </w:tc>
        <w:tc>
          <w:tcPr>
            <w:tcW w:w="3809" w:type="dxa"/>
            <w:tcPrChange w:id="393" w:author="Valerij Šlovikov" w:date="2025-07-08T19:40:00Z" w16du:dateUtc="2025-07-08T17:40:00Z">
              <w:tcPr>
                <w:tcW w:w="3100" w:type="dxa"/>
              </w:tcPr>
            </w:tcPrChange>
          </w:tcPr>
          <w:p w14:paraId="2D14F407" w14:textId="30F2E02D" w:rsidR="002D5AD3" w:rsidRPr="002D5AD3" w:rsidRDefault="002D5AD3" w:rsidP="00556674">
            <w:pPr>
              <w:cnfStyle w:val="000000000000" w:firstRow="0" w:lastRow="0" w:firstColumn="0" w:lastColumn="0" w:oddVBand="0" w:evenVBand="0" w:oddHBand="0" w:evenHBand="0" w:firstRowFirstColumn="0" w:firstRowLastColumn="0" w:lastRowFirstColumn="0" w:lastRowLastColumn="0"/>
              <w:rPr>
                <w:ins w:id="394" w:author="Valerij Šlovikov" w:date="2025-07-08T19:35:00Z" w16du:dateUtc="2025-07-08T17:35:00Z"/>
                <w:rStyle w:val="Siln"/>
                <w:b w:val="0"/>
                <w:bCs w:val="0"/>
                <w:rPrChange w:id="395" w:author="Valerij Šlovikov" w:date="2025-07-08T19:40:00Z" w16du:dateUtc="2025-07-08T17:40:00Z">
                  <w:rPr>
                    <w:ins w:id="396" w:author="Valerij Šlovikov" w:date="2025-07-08T19:35:00Z" w16du:dateUtc="2025-07-08T17:35:00Z"/>
                  </w:rPr>
                </w:rPrChange>
              </w:rPr>
            </w:pPr>
            <w:ins w:id="397" w:author="Valerij Šlovikov" w:date="2025-07-08T19:37:00Z" w16du:dateUtc="2025-07-08T17:37:00Z">
              <w:r w:rsidRPr="002D5AD3">
                <w:rPr>
                  <w:rStyle w:val="Siln"/>
                  <w:b w:val="0"/>
                  <w:bCs w:val="0"/>
                  <w:rPrChange w:id="398" w:author="Valerij Šlovikov" w:date="2025-07-08T19:40:00Z" w16du:dateUtc="2025-07-08T17:40:00Z">
                    <w:rPr/>
                  </w:rPrChange>
                </w:rPr>
                <w:t>WebGL 2 + WebGPU</w:t>
              </w:r>
            </w:ins>
          </w:p>
        </w:tc>
        <w:tc>
          <w:tcPr>
            <w:tcW w:w="1559" w:type="dxa"/>
            <w:tcPrChange w:id="399" w:author="Valerij Šlovikov" w:date="2025-07-08T19:40:00Z" w16du:dateUtc="2025-07-08T17:40:00Z">
              <w:tcPr>
                <w:tcW w:w="992" w:type="dxa"/>
                <w:gridSpan w:val="2"/>
              </w:tcPr>
            </w:tcPrChange>
          </w:tcPr>
          <w:p w14:paraId="63DBDD36" w14:textId="141708E8" w:rsidR="002D5AD3" w:rsidRPr="002D5AD3" w:rsidRDefault="002D5AD3" w:rsidP="00556674">
            <w:pPr>
              <w:cnfStyle w:val="000000000000" w:firstRow="0" w:lastRow="0" w:firstColumn="0" w:lastColumn="0" w:oddVBand="0" w:evenVBand="0" w:oddHBand="0" w:evenHBand="0" w:firstRowFirstColumn="0" w:firstRowLastColumn="0" w:lastRowFirstColumn="0" w:lastRowLastColumn="0"/>
              <w:rPr>
                <w:ins w:id="400" w:author="Valerij Šlovikov" w:date="2025-07-08T19:35:00Z" w16du:dateUtc="2025-07-08T17:35:00Z"/>
                <w:rStyle w:val="Siln"/>
                <w:b w:val="0"/>
                <w:bCs w:val="0"/>
                <w:rPrChange w:id="401" w:author="Valerij Šlovikov" w:date="2025-07-08T19:40:00Z" w16du:dateUtc="2025-07-08T17:40:00Z">
                  <w:rPr>
                    <w:ins w:id="402" w:author="Valerij Šlovikov" w:date="2025-07-08T19:35:00Z" w16du:dateUtc="2025-07-08T17:35:00Z"/>
                  </w:rPr>
                </w:rPrChange>
              </w:rPr>
            </w:pPr>
            <w:ins w:id="403" w:author="Valerij Šlovikov" w:date="2025-07-08T19:39:00Z" w16du:dateUtc="2025-07-08T17:39:00Z">
              <w:r w:rsidRPr="002D5AD3">
                <w:rPr>
                  <w:rStyle w:val="Siln"/>
                  <w:b w:val="0"/>
                  <w:bCs w:val="0"/>
                  <w:rPrChange w:id="404" w:author="Valerij Šlovikov" w:date="2025-07-08T19:40:00Z" w16du:dateUtc="2025-07-08T17:40:00Z">
                    <w:rPr/>
                  </w:rPrChange>
                </w:rPr>
                <w:t>Apache 2.0</w:t>
              </w:r>
            </w:ins>
          </w:p>
        </w:tc>
        <w:tc>
          <w:tcPr>
            <w:tcW w:w="2126" w:type="dxa"/>
            <w:tcPrChange w:id="405" w:author="Valerij Šlovikov" w:date="2025-07-08T19:40:00Z" w16du:dateUtc="2025-07-08T17:40:00Z">
              <w:tcPr>
                <w:tcW w:w="2268" w:type="dxa"/>
                <w:gridSpan w:val="2"/>
              </w:tcPr>
            </w:tcPrChange>
          </w:tcPr>
          <w:p w14:paraId="04C23ECE" w14:textId="32173F0C" w:rsidR="002D5AD3" w:rsidRPr="002D5AD3" w:rsidRDefault="002D5AD3" w:rsidP="00556674">
            <w:pPr>
              <w:cnfStyle w:val="000000000000" w:firstRow="0" w:lastRow="0" w:firstColumn="0" w:lastColumn="0" w:oddVBand="0" w:evenVBand="0" w:oddHBand="0" w:evenHBand="0" w:firstRowFirstColumn="0" w:firstRowLastColumn="0" w:lastRowFirstColumn="0" w:lastRowLastColumn="0"/>
              <w:rPr>
                <w:ins w:id="406" w:author="Valerij Šlovikov" w:date="2025-07-08T19:35:00Z" w16du:dateUtc="2025-07-08T17:35:00Z"/>
                <w:rStyle w:val="Siln"/>
                <w:b w:val="0"/>
                <w:bCs w:val="0"/>
                <w:rPrChange w:id="407" w:author="Valerij Šlovikov" w:date="2025-07-08T19:40:00Z" w16du:dateUtc="2025-07-08T17:40:00Z">
                  <w:rPr>
                    <w:ins w:id="408" w:author="Valerij Šlovikov" w:date="2025-07-08T19:35:00Z" w16du:dateUtc="2025-07-08T17:35:00Z"/>
                  </w:rPr>
                </w:rPrChange>
              </w:rPr>
            </w:pPr>
            <w:ins w:id="409" w:author="Valerij Šlovikov" w:date="2025-07-08T19:39:00Z" w16du:dateUtc="2025-07-08T17:39:00Z">
              <w:r w:rsidRPr="002D5AD3">
                <w:rPr>
                  <w:rStyle w:val="Siln"/>
                  <w:b w:val="0"/>
                  <w:bCs w:val="0"/>
                  <w:rPrChange w:id="410" w:author="Valerij Šlovikov" w:date="2025-07-08T19:40:00Z" w16du:dateUtc="2025-07-08T17:40:00Z">
                    <w:rPr/>
                  </w:rPrChange>
                </w:rPr>
                <w:t>2</w:t>
              </w:r>
            </w:ins>
            <w:ins w:id="411" w:author="Valerij Šlovikov" w:date="2025-07-08T20:01:00Z" w16du:dateUtc="2025-07-08T18:01:00Z">
              <w:r w:rsidR="008268DF">
                <w:rPr>
                  <w:rStyle w:val="Siln"/>
                  <w:b w:val="0"/>
                  <w:bCs w:val="0"/>
                </w:rPr>
                <w:t>4</w:t>
              </w:r>
            </w:ins>
            <w:ins w:id="412" w:author="Valerij Šlovikov" w:date="2025-07-08T19:39:00Z" w16du:dateUtc="2025-07-08T17:39:00Z">
              <w:r w:rsidRPr="002D5AD3">
                <w:rPr>
                  <w:rStyle w:val="Siln"/>
                  <w:b w:val="0"/>
                  <w:bCs w:val="0"/>
                  <w:rPrChange w:id="413" w:author="Valerij Šlovikov" w:date="2025-07-08T19:40:00Z" w16du:dateUtc="2025-07-08T17:40:00Z">
                    <w:rPr/>
                  </w:rPrChange>
                </w:rPr>
                <w:t xml:space="preserve"> tis.</w:t>
              </w:r>
            </w:ins>
          </w:p>
        </w:tc>
      </w:tr>
      <w:tr w:rsidR="002D5AD3" w14:paraId="5B436B1E" w14:textId="77777777" w:rsidTr="002D5AD3">
        <w:trPr>
          <w:cnfStyle w:val="000000100000" w:firstRow="0" w:lastRow="0" w:firstColumn="0" w:lastColumn="0" w:oddVBand="0" w:evenVBand="0" w:oddHBand="1" w:evenHBand="0" w:firstRowFirstColumn="0" w:firstRowLastColumn="0" w:lastRowFirstColumn="0" w:lastRowLastColumn="0"/>
          <w:ins w:id="414" w:author="Valerij Šlovikov" w:date="2025-07-08T19:35:00Z" w16du:dateUtc="2025-07-08T17:35:00Z"/>
          <w:trPrChange w:id="415" w:author="Valerij Šlovikov" w:date="2025-07-08T19:40:00Z" w16du:dateUtc="2025-07-08T17:40:00Z">
            <w:trPr>
              <w:gridAfter w:val="0"/>
            </w:trPr>
          </w:trPrChange>
        </w:trPr>
        <w:tc>
          <w:tcPr>
            <w:cnfStyle w:val="001000000000" w:firstRow="0" w:lastRow="0" w:firstColumn="1" w:lastColumn="0" w:oddVBand="0" w:evenVBand="0" w:oddHBand="0" w:evenHBand="0" w:firstRowFirstColumn="0" w:firstRowLastColumn="0" w:lastRowFirstColumn="0" w:lastRowLastColumn="0"/>
            <w:tcW w:w="1573" w:type="dxa"/>
            <w:tcPrChange w:id="416" w:author="Valerij Šlovikov" w:date="2025-07-08T19:40:00Z" w16du:dateUtc="2025-07-08T17:40:00Z">
              <w:tcPr>
                <w:tcW w:w="1573" w:type="dxa"/>
              </w:tcPr>
            </w:tcPrChange>
          </w:tcPr>
          <w:p w14:paraId="155CF3A6" w14:textId="536EC3C5" w:rsidR="002D5AD3" w:rsidRPr="002D5AD3" w:rsidRDefault="002D5AD3" w:rsidP="00556674">
            <w:pPr>
              <w:cnfStyle w:val="001000100000" w:firstRow="0" w:lastRow="0" w:firstColumn="1" w:lastColumn="0" w:oddVBand="0" w:evenVBand="0" w:oddHBand="1" w:evenHBand="0" w:firstRowFirstColumn="0" w:firstRowLastColumn="0" w:lastRowFirstColumn="0" w:lastRowLastColumn="0"/>
              <w:rPr>
                <w:ins w:id="417" w:author="Valerij Šlovikov" w:date="2025-07-08T19:35:00Z" w16du:dateUtc="2025-07-08T17:35:00Z"/>
                <w:rStyle w:val="Siln"/>
                <w:rPrChange w:id="418" w:author="Valerij Šlovikov" w:date="2025-07-08T19:40:00Z" w16du:dateUtc="2025-07-08T17:40:00Z">
                  <w:rPr>
                    <w:ins w:id="419" w:author="Valerij Šlovikov" w:date="2025-07-08T19:35:00Z" w16du:dateUtc="2025-07-08T17:35:00Z"/>
                  </w:rPr>
                </w:rPrChange>
              </w:rPr>
            </w:pPr>
            <w:ins w:id="420" w:author="Valerij Šlovikov" w:date="2025-07-08T19:37:00Z" w16du:dateUtc="2025-07-08T17:37:00Z">
              <w:r w:rsidRPr="002D5AD3">
                <w:rPr>
                  <w:rStyle w:val="Siln"/>
                  <w:rPrChange w:id="421" w:author="Valerij Šlovikov" w:date="2025-07-08T19:40:00Z" w16du:dateUtc="2025-07-08T17:40:00Z">
                    <w:rPr/>
                  </w:rPrChange>
                </w:rPr>
                <w:t>PlayCanvas</w:t>
              </w:r>
            </w:ins>
          </w:p>
        </w:tc>
        <w:tc>
          <w:tcPr>
            <w:tcW w:w="3809" w:type="dxa"/>
            <w:tcPrChange w:id="422" w:author="Valerij Šlovikov" w:date="2025-07-08T19:40:00Z" w16du:dateUtc="2025-07-08T17:40:00Z">
              <w:tcPr>
                <w:tcW w:w="3100" w:type="dxa"/>
              </w:tcPr>
            </w:tcPrChange>
          </w:tcPr>
          <w:p w14:paraId="29FBE69F" w14:textId="24A045A0" w:rsidR="002D5AD3" w:rsidRPr="002D5AD3" w:rsidRDefault="002D5AD3" w:rsidP="00556674">
            <w:pPr>
              <w:cnfStyle w:val="000000100000" w:firstRow="0" w:lastRow="0" w:firstColumn="0" w:lastColumn="0" w:oddVBand="0" w:evenVBand="0" w:oddHBand="1" w:evenHBand="0" w:firstRowFirstColumn="0" w:firstRowLastColumn="0" w:lastRowFirstColumn="0" w:lastRowLastColumn="0"/>
              <w:rPr>
                <w:ins w:id="423" w:author="Valerij Šlovikov" w:date="2025-07-08T19:35:00Z" w16du:dateUtc="2025-07-08T17:35:00Z"/>
                <w:rStyle w:val="Siln"/>
                <w:b w:val="0"/>
                <w:bCs w:val="0"/>
                <w:rPrChange w:id="424" w:author="Valerij Šlovikov" w:date="2025-07-08T19:40:00Z" w16du:dateUtc="2025-07-08T17:40:00Z">
                  <w:rPr>
                    <w:ins w:id="425" w:author="Valerij Šlovikov" w:date="2025-07-08T19:35:00Z" w16du:dateUtc="2025-07-08T17:35:00Z"/>
                  </w:rPr>
                </w:rPrChange>
              </w:rPr>
            </w:pPr>
            <w:ins w:id="426" w:author="Valerij Šlovikov" w:date="2025-07-08T19:37:00Z" w16du:dateUtc="2025-07-08T17:37:00Z">
              <w:r w:rsidRPr="002D5AD3">
                <w:rPr>
                  <w:rStyle w:val="Siln"/>
                  <w:b w:val="0"/>
                  <w:bCs w:val="0"/>
                  <w:rPrChange w:id="427" w:author="Valerij Šlovikov" w:date="2025-07-08T19:40:00Z" w16du:dateUtc="2025-07-08T17:40:00Z">
                    <w:rPr/>
                  </w:rPrChange>
                </w:rPr>
                <w:t>WebGL 2</w:t>
              </w:r>
            </w:ins>
          </w:p>
        </w:tc>
        <w:tc>
          <w:tcPr>
            <w:tcW w:w="1559" w:type="dxa"/>
            <w:tcPrChange w:id="428" w:author="Valerij Šlovikov" w:date="2025-07-08T19:40:00Z" w16du:dateUtc="2025-07-08T17:40:00Z">
              <w:tcPr>
                <w:tcW w:w="992" w:type="dxa"/>
                <w:gridSpan w:val="2"/>
              </w:tcPr>
            </w:tcPrChange>
          </w:tcPr>
          <w:p w14:paraId="6FC656A1" w14:textId="00730792" w:rsidR="002D5AD3" w:rsidRPr="002D5AD3" w:rsidRDefault="002D5AD3" w:rsidP="00556674">
            <w:pPr>
              <w:cnfStyle w:val="000000100000" w:firstRow="0" w:lastRow="0" w:firstColumn="0" w:lastColumn="0" w:oddVBand="0" w:evenVBand="0" w:oddHBand="1" w:evenHBand="0" w:firstRowFirstColumn="0" w:firstRowLastColumn="0" w:lastRowFirstColumn="0" w:lastRowLastColumn="0"/>
              <w:rPr>
                <w:ins w:id="429" w:author="Valerij Šlovikov" w:date="2025-07-08T19:35:00Z" w16du:dateUtc="2025-07-08T17:35:00Z"/>
                <w:rStyle w:val="Siln"/>
                <w:b w:val="0"/>
                <w:bCs w:val="0"/>
                <w:rPrChange w:id="430" w:author="Valerij Šlovikov" w:date="2025-07-08T19:40:00Z" w16du:dateUtc="2025-07-08T17:40:00Z">
                  <w:rPr>
                    <w:ins w:id="431" w:author="Valerij Šlovikov" w:date="2025-07-08T19:35:00Z" w16du:dateUtc="2025-07-08T17:35:00Z"/>
                  </w:rPr>
                </w:rPrChange>
              </w:rPr>
            </w:pPr>
            <w:ins w:id="432" w:author="Valerij Šlovikov" w:date="2025-07-08T19:38:00Z" w16du:dateUtc="2025-07-08T17:38:00Z">
              <w:r w:rsidRPr="002D5AD3">
                <w:rPr>
                  <w:rStyle w:val="Siln"/>
                  <w:b w:val="0"/>
                  <w:bCs w:val="0"/>
                  <w:rPrChange w:id="433" w:author="Valerij Šlovikov" w:date="2025-07-08T19:40:00Z" w16du:dateUtc="2025-07-08T17:40:00Z">
                    <w:rPr/>
                  </w:rPrChange>
                </w:rPr>
                <w:t>MIT</w:t>
              </w:r>
            </w:ins>
          </w:p>
        </w:tc>
        <w:tc>
          <w:tcPr>
            <w:tcW w:w="2126" w:type="dxa"/>
            <w:tcPrChange w:id="434" w:author="Valerij Šlovikov" w:date="2025-07-08T19:40:00Z" w16du:dateUtc="2025-07-08T17:40:00Z">
              <w:tcPr>
                <w:tcW w:w="2268" w:type="dxa"/>
                <w:gridSpan w:val="2"/>
              </w:tcPr>
            </w:tcPrChange>
          </w:tcPr>
          <w:p w14:paraId="26F6418C" w14:textId="65AEBD14" w:rsidR="002D5AD3" w:rsidRPr="002D5AD3" w:rsidRDefault="002D5AD3" w:rsidP="00556674">
            <w:pPr>
              <w:cnfStyle w:val="000000100000" w:firstRow="0" w:lastRow="0" w:firstColumn="0" w:lastColumn="0" w:oddVBand="0" w:evenVBand="0" w:oddHBand="1" w:evenHBand="0" w:firstRowFirstColumn="0" w:firstRowLastColumn="0" w:lastRowFirstColumn="0" w:lastRowLastColumn="0"/>
              <w:rPr>
                <w:ins w:id="435" w:author="Valerij Šlovikov" w:date="2025-07-08T19:35:00Z" w16du:dateUtc="2025-07-08T17:35:00Z"/>
                <w:rStyle w:val="Siln"/>
                <w:b w:val="0"/>
                <w:bCs w:val="0"/>
                <w:rPrChange w:id="436" w:author="Valerij Šlovikov" w:date="2025-07-08T19:40:00Z" w16du:dateUtc="2025-07-08T17:40:00Z">
                  <w:rPr>
                    <w:ins w:id="437" w:author="Valerij Šlovikov" w:date="2025-07-08T19:35:00Z" w16du:dateUtc="2025-07-08T17:35:00Z"/>
                  </w:rPr>
                </w:rPrChange>
              </w:rPr>
            </w:pPr>
            <w:ins w:id="438" w:author="Valerij Šlovikov" w:date="2025-07-08T19:39:00Z" w16du:dateUtc="2025-07-08T17:39:00Z">
              <w:r w:rsidRPr="002D5AD3">
                <w:rPr>
                  <w:rStyle w:val="Siln"/>
                  <w:b w:val="0"/>
                  <w:bCs w:val="0"/>
                  <w:rPrChange w:id="439" w:author="Valerij Šlovikov" w:date="2025-07-08T19:40:00Z" w16du:dateUtc="2025-07-08T17:40:00Z">
                    <w:rPr/>
                  </w:rPrChange>
                </w:rPr>
                <w:t>8 tis.</w:t>
              </w:r>
            </w:ins>
          </w:p>
        </w:tc>
      </w:tr>
      <w:tr w:rsidR="002D5AD3" w14:paraId="2FBD9FA2" w14:textId="77777777" w:rsidTr="002D5AD3">
        <w:trPr>
          <w:ins w:id="440" w:author="Valerij Šlovikov" w:date="2025-07-08T19:35:00Z" w16du:dateUtc="2025-07-08T17:35:00Z"/>
          <w:trPrChange w:id="441" w:author="Valerij Šlovikov" w:date="2025-07-08T19:40:00Z" w16du:dateUtc="2025-07-08T17:40:00Z">
            <w:trPr>
              <w:gridAfter w:val="0"/>
            </w:trPr>
          </w:trPrChange>
        </w:trPr>
        <w:tc>
          <w:tcPr>
            <w:cnfStyle w:val="001000000000" w:firstRow="0" w:lastRow="0" w:firstColumn="1" w:lastColumn="0" w:oddVBand="0" w:evenVBand="0" w:oddHBand="0" w:evenHBand="0" w:firstRowFirstColumn="0" w:firstRowLastColumn="0" w:lastRowFirstColumn="0" w:lastRowLastColumn="0"/>
            <w:tcW w:w="1573" w:type="dxa"/>
            <w:tcPrChange w:id="442" w:author="Valerij Šlovikov" w:date="2025-07-08T19:40:00Z" w16du:dateUtc="2025-07-08T17:40:00Z">
              <w:tcPr>
                <w:tcW w:w="1573" w:type="dxa"/>
              </w:tcPr>
            </w:tcPrChange>
          </w:tcPr>
          <w:p w14:paraId="447151F6" w14:textId="6A3E61D5" w:rsidR="002D5AD3" w:rsidRPr="002D5AD3" w:rsidRDefault="002D5AD3" w:rsidP="00556674">
            <w:pPr>
              <w:rPr>
                <w:ins w:id="443" w:author="Valerij Šlovikov" w:date="2025-07-08T19:35:00Z" w16du:dateUtc="2025-07-08T17:35:00Z"/>
                <w:rStyle w:val="Siln"/>
                <w:rPrChange w:id="444" w:author="Valerij Šlovikov" w:date="2025-07-08T19:40:00Z" w16du:dateUtc="2025-07-08T17:40:00Z">
                  <w:rPr>
                    <w:ins w:id="445" w:author="Valerij Šlovikov" w:date="2025-07-08T19:35:00Z" w16du:dateUtc="2025-07-08T17:35:00Z"/>
                  </w:rPr>
                </w:rPrChange>
              </w:rPr>
            </w:pPr>
            <w:ins w:id="446" w:author="Valerij Šlovikov" w:date="2025-07-08T19:37:00Z" w16du:dateUtc="2025-07-08T17:37:00Z">
              <w:r w:rsidRPr="002D5AD3">
                <w:rPr>
                  <w:rStyle w:val="Siln"/>
                  <w:rPrChange w:id="447" w:author="Valerij Šlovikov" w:date="2025-07-08T19:40:00Z" w16du:dateUtc="2025-07-08T17:40:00Z">
                    <w:rPr/>
                  </w:rPrChange>
                </w:rPr>
                <w:t>A-Frame</w:t>
              </w:r>
            </w:ins>
          </w:p>
        </w:tc>
        <w:tc>
          <w:tcPr>
            <w:tcW w:w="3809" w:type="dxa"/>
            <w:tcPrChange w:id="448" w:author="Valerij Šlovikov" w:date="2025-07-08T19:40:00Z" w16du:dateUtc="2025-07-08T17:40:00Z">
              <w:tcPr>
                <w:tcW w:w="3100" w:type="dxa"/>
              </w:tcPr>
            </w:tcPrChange>
          </w:tcPr>
          <w:p w14:paraId="4A623211" w14:textId="057D5BA0" w:rsidR="002D5AD3" w:rsidRPr="002D5AD3" w:rsidRDefault="002D5AD3" w:rsidP="00556674">
            <w:pPr>
              <w:cnfStyle w:val="000000000000" w:firstRow="0" w:lastRow="0" w:firstColumn="0" w:lastColumn="0" w:oddVBand="0" w:evenVBand="0" w:oddHBand="0" w:evenHBand="0" w:firstRowFirstColumn="0" w:firstRowLastColumn="0" w:lastRowFirstColumn="0" w:lastRowLastColumn="0"/>
              <w:rPr>
                <w:ins w:id="449" w:author="Valerij Šlovikov" w:date="2025-07-08T19:35:00Z" w16du:dateUtc="2025-07-08T17:35:00Z"/>
                <w:rStyle w:val="Siln"/>
                <w:b w:val="0"/>
                <w:bCs w:val="0"/>
                <w:rPrChange w:id="450" w:author="Valerij Šlovikov" w:date="2025-07-08T19:40:00Z" w16du:dateUtc="2025-07-08T17:40:00Z">
                  <w:rPr>
                    <w:ins w:id="451" w:author="Valerij Šlovikov" w:date="2025-07-08T19:35:00Z" w16du:dateUtc="2025-07-08T17:35:00Z"/>
                  </w:rPr>
                </w:rPrChange>
              </w:rPr>
            </w:pPr>
            <w:ins w:id="452" w:author="Valerij Šlovikov" w:date="2025-07-08T19:37:00Z" w16du:dateUtc="2025-07-08T17:37:00Z">
              <w:r w:rsidRPr="002D5AD3">
                <w:rPr>
                  <w:rStyle w:val="Siln"/>
                  <w:b w:val="0"/>
                  <w:bCs w:val="0"/>
                  <w:rPrChange w:id="453" w:author="Valerij Šlovikov" w:date="2025-07-08T19:40:00Z" w16du:dateUtc="2025-07-08T17:40:00Z">
                    <w:rPr/>
                  </w:rPrChange>
                </w:rPr>
                <w:t>Three.js Wrapper</w:t>
              </w:r>
            </w:ins>
          </w:p>
        </w:tc>
        <w:tc>
          <w:tcPr>
            <w:tcW w:w="1559" w:type="dxa"/>
            <w:tcPrChange w:id="454" w:author="Valerij Šlovikov" w:date="2025-07-08T19:40:00Z" w16du:dateUtc="2025-07-08T17:40:00Z">
              <w:tcPr>
                <w:tcW w:w="992" w:type="dxa"/>
                <w:gridSpan w:val="2"/>
              </w:tcPr>
            </w:tcPrChange>
          </w:tcPr>
          <w:p w14:paraId="6F0BA142" w14:textId="60C005F4" w:rsidR="002D5AD3" w:rsidRPr="002D5AD3" w:rsidRDefault="002D5AD3" w:rsidP="00556674">
            <w:pPr>
              <w:cnfStyle w:val="000000000000" w:firstRow="0" w:lastRow="0" w:firstColumn="0" w:lastColumn="0" w:oddVBand="0" w:evenVBand="0" w:oddHBand="0" w:evenHBand="0" w:firstRowFirstColumn="0" w:firstRowLastColumn="0" w:lastRowFirstColumn="0" w:lastRowLastColumn="0"/>
              <w:rPr>
                <w:ins w:id="455" w:author="Valerij Šlovikov" w:date="2025-07-08T19:35:00Z" w16du:dateUtc="2025-07-08T17:35:00Z"/>
                <w:rStyle w:val="Siln"/>
                <w:b w:val="0"/>
                <w:bCs w:val="0"/>
                <w:rPrChange w:id="456" w:author="Valerij Šlovikov" w:date="2025-07-08T19:40:00Z" w16du:dateUtc="2025-07-08T17:40:00Z">
                  <w:rPr>
                    <w:ins w:id="457" w:author="Valerij Šlovikov" w:date="2025-07-08T19:35:00Z" w16du:dateUtc="2025-07-08T17:35:00Z"/>
                  </w:rPr>
                </w:rPrChange>
              </w:rPr>
            </w:pPr>
            <w:ins w:id="458" w:author="Valerij Šlovikov" w:date="2025-07-08T19:39:00Z" w16du:dateUtc="2025-07-08T17:39:00Z">
              <w:r w:rsidRPr="002D5AD3">
                <w:rPr>
                  <w:rStyle w:val="Siln"/>
                  <w:b w:val="0"/>
                  <w:bCs w:val="0"/>
                  <w:rPrChange w:id="459" w:author="Valerij Šlovikov" w:date="2025-07-08T19:40:00Z" w16du:dateUtc="2025-07-08T17:40:00Z">
                    <w:rPr/>
                  </w:rPrChange>
                </w:rPr>
                <w:t>MIT</w:t>
              </w:r>
            </w:ins>
          </w:p>
        </w:tc>
        <w:tc>
          <w:tcPr>
            <w:tcW w:w="2126" w:type="dxa"/>
            <w:tcPrChange w:id="460" w:author="Valerij Šlovikov" w:date="2025-07-08T19:40:00Z" w16du:dateUtc="2025-07-08T17:40:00Z">
              <w:tcPr>
                <w:tcW w:w="2268" w:type="dxa"/>
                <w:gridSpan w:val="2"/>
              </w:tcPr>
            </w:tcPrChange>
          </w:tcPr>
          <w:p w14:paraId="2C364E26" w14:textId="16815392" w:rsidR="002D5AD3" w:rsidRPr="002D5AD3" w:rsidRDefault="002D5AD3" w:rsidP="00556674">
            <w:pPr>
              <w:cnfStyle w:val="000000000000" w:firstRow="0" w:lastRow="0" w:firstColumn="0" w:lastColumn="0" w:oddVBand="0" w:evenVBand="0" w:oddHBand="0" w:evenHBand="0" w:firstRowFirstColumn="0" w:firstRowLastColumn="0" w:lastRowFirstColumn="0" w:lastRowLastColumn="0"/>
              <w:rPr>
                <w:ins w:id="461" w:author="Valerij Šlovikov" w:date="2025-07-08T19:35:00Z" w16du:dateUtc="2025-07-08T17:35:00Z"/>
                <w:rStyle w:val="Siln"/>
                <w:b w:val="0"/>
                <w:bCs w:val="0"/>
                <w:rPrChange w:id="462" w:author="Valerij Šlovikov" w:date="2025-07-08T19:40:00Z" w16du:dateUtc="2025-07-08T17:40:00Z">
                  <w:rPr>
                    <w:ins w:id="463" w:author="Valerij Šlovikov" w:date="2025-07-08T19:35:00Z" w16du:dateUtc="2025-07-08T17:35:00Z"/>
                  </w:rPr>
                </w:rPrChange>
              </w:rPr>
            </w:pPr>
            <w:ins w:id="464" w:author="Valerij Šlovikov" w:date="2025-07-08T19:39:00Z" w16du:dateUtc="2025-07-08T17:39:00Z">
              <w:r w:rsidRPr="002D5AD3">
                <w:rPr>
                  <w:rStyle w:val="Siln"/>
                  <w:b w:val="0"/>
                  <w:bCs w:val="0"/>
                  <w:rPrChange w:id="465" w:author="Valerij Šlovikov" w:date="2025-07-08T19:40:00Z" w16du:dateUtc="2025-07-08T17:40:00Z">
                    <w:rPr/>
                  </w:rPrChange>
                </w:rPr>
                <w:t>15 tis.</w:t>
              </w:r>
            </w:ins>
          </w:p>
        </w:tc>
      </w:tr>
    </w:tbl>
    <w:p w14:paraId="67AA3825" w14:textId="6263D56B" w:rsidR="002D5AD3" w:rsidRPr="0018468E" w:rsidRDefault="002D5AD3" w:rsidP="002D5AD3">
      <w:pPr>
        <w:pStyle w:val="TabulkaCaption"/>
        <w:pPrChange w:id="466" w:author="Valerij Šlovikov" w:date="2025-07-08T19:41:00Z" w16du:dateUtc="2025-07-08T17:41:00Z">
          <w:pPr/>
        </w:pPrChange>
      </w:pPr>
      <w:ins w:id="467" w:author="Valerij Šlovikov" w:date="2025-07-08T19:41:00Z" w16du:dateUtc="2025-07-08T17:41:00Z">
        <w:r>
          <w:t xml:space="preserve">Zdroj: </w:t>
        </w:r>
      </w:ins>
      <w:customXmlInsRangeStart w:id="468" w:author="Valerij Šlovikov" w:date="2025-07-08T19:43:00Z"/>
      <w:sdt>
        <w:sdtPr>
          <w:id w:val="411442558"/>
          <w:citation/>
        </w:sdtPr>
        <w:sdtContent>
          <w:customXmlInsRangeEnd w:id="468"/>
          <w:ins w:id="469" w:author="Valerij Šlovikov" w:date="2025-07-08T19:43:00Z" w16du:dateUtc="2025-07-08T17:43:00Z">
            <w:r>
              <w:fldChar w:fldCharType="begin"/>
            </w:r>
            <w:r>
              <w:instrText xml:space="preserve"> CITATION thr25 \l 1029 </w:instrText>
            </w:r>
          </w:ins>
          <w:r>
            <w:fldChar w:fldCharType="separate"/>
          </w:r>
          <w:ins w:id="470" w:author="Valerij Šlovikov" w:date="2025-07-08T19:43:00Z" w16du:dateUtc="2025-07-08T17:43:00Z">
            <w:r>
              <w:t>(three.js, 2025)</w:t>
            </w:r>
            <w:r>
              <w:fldChar w:fldCharType="end"/>
            </w:r>
          </w:ins>
          <w:customXmlInsRangeStart w:id="471" w:author="Valerij Šlovikov" w:date="2025-07-08T19:43:00Z"/>
        </w:sdtContent>
      </w:sdt>
      <w:customXmlInsRangeEnd w:id="471"/>
      <w:customXmlInsRangeStart w:id="472" w:author="Valerij Šlovikov" w:date="2025-07-08T19:44:00Z"/>
      <w:sdt>
        <w:sdtPr>
          <w:id w:val="-969286806"/>
          <w:citation/>
        </w:sdtPr>
        <w:sdtContent>
          <w:customXmlInsRangeEnd w:id="472"/>
          <w:ins w:id="473" w:author="Valerij Šlovikov" w:date="2025-07-08T19:44:00Z" w16du:dateUtc="2025-07-08T17:44:00Z">
            <w:r>
              <w:fldChar w:fldCharType="begin"/>
            </w:r>
            <w:r>
              <w:instrText xml:space="preserve"> CITATION Bab251 \l 1029 </w:instrText>
            </w:r>
          </w:ins>
          <w:r>
            <w:fldChar w:fldCharType="separate"/>
          </w:r>
          <w:ins w:id="474" w:author="Valerij Šlovikov" w:date="2025-07-08T19:44:00Z" w16du:dateUtc="2025-07-08T17:44:00Z">
            <w:r>
              <w:t xml:space="preserve"> </w:t>
            </w:r>
            <w:r>
              <w:t>(Babylon.js, 2025)</w:t>
            </w:r>
            <w:r>
              <w:fldChar w:fldCharType="end"/>
            </w:r>
          </w:ins>
          <w:customXmlInsRangeStart w:id="475" w:author="Valerij Šlovikov" w:date="2025-07-08T19:44:00Z"/>
        </w:sdtContent>
      </w:sdt>
      <w:customXmlInsRangeEnd w:id="475"/>
      <w:customXmlInsRangeStart w:id="476" w:author="Valerij Šlovikov" w:date="2025-07-08T19:45:00Z"/>
      <w:sdt>
        <w:sdtPr>
          <w:id w:val="-1147271491"/>
          <w:citation/>
        </w:sdtPr>
        <w:sdtContent>
          <w:customXmlInsRangeEnd w:id="476"/>
          <w:ins w:id="477" w:author="Valerij Šlovikov" w:date="2025-07-08T19:45:00Z" w16du:dateUtc="2025-07-08T17:45:00Z">
            <w:r w:rsidR="009778A4">
              <w:fldChar w:fldCharType="begin"/>
            </w:r>
          </w:ins>
          <w:ins w:id="478" w:author="Valerij Šlovikov" w:date="2025-07-08T19:46:00Z" w16du:dateUtc="2025-07-08T17:46:00Z">
            <w:r w:rsidR="009778A4">
              <w:instrText xml:space="preserve">CITATION Pla251 \l 1029 </w:instrText>
            </w:r>
          </w:ins>
          <w:r w:rsidR="009778A4">
            <w:fldChar w:fldCharType="separate"/>
          </w:r>
          <w:ins w:id="479" w:author="Valerij Šlovikov" w:date="2025-07-08T19:46:00Z" w16du:dateUtc="2025-07-08T17:46:00Z">
            <w:r w:rsidR="009778A4">
              <w:t xml:space="preserve"> </w:t>
            </w:r>
            <w:r w:rsidR="009778A4">
              <w:t>(PlayCanvas, 2025)</w:t>
            </w:r>
          </w:ins>
          <w:ins w:id="480" w:author="Valerij Šlovikov" w:date="2025-07-08T19:45:00Z" w16du:dateUtc="2025-07-08T17:45:00Z">
            <w:r w:rsidR="009778A4">
              <w:fldChar w:fldCharType="end"/>
            </w:r>
          </w:ins>
          <w:customXmlInsRangeStart w:id="481" w:author="Valerij Šlovikov" w:date="2025-07-08T19:45:00Z"/>
        </w:sdtContent>
      </w:sdt>
      <w:customXmlInsRangeEnd w:id="481"/>
      <w:customXmlInsRangeStart w:id="482" w:author="Valerij Šlovikov" w:date="2025-07-08T19:46:00Z"/>
      <w:sdt>
        <w:sdtPr>
          <w:id w:val="-486023866"/>
          <w:citation/>
        </w:sdtPr>
        <w:sdtContent>
          <w:customXmlInsRangeEnd w:id="482"/>
          <w:ins w:id="483" w:author="Valerij Šlovikov" w:date="2025-07-08T19:46:00Z" w16du:dateUtc="2025-07-08T17:46:00Z">
            <w:r w:rsidR="009778A4">
              <w:fldChar w:fldCharType="begin"/>
            </w:r>
            <w:r w:rsidR="009778A4">
              <w:instrText xml:space="preserve"> CITATION AFr25 \l 1029 </w:instrText>
            </w:r>
          </w:ins>
          <w:r w:rsidR="009778A4">
            <w:fldChar w:fldCharType="separate"/>
          </w:r>
          <w:ins w:id="484" w:author="Valerij Šlovikov" w:date="2025-07-08T19:46:00Z" w16du:dateUtc="2025-07-08T17:46:00Z">
            <w:r w:rsidR="009778A4">
              <w:t xml:space="preserve"> </w:t>
            </w:r>
            <w:r w:rsidR="009778A4">
              <w:t>(A-Frame, 2025)</w:t>
            </w:r>
            <w:r w:rsidR="009778A4">
              <w:fldChar w:fldCharType="end"/>
            </w:r>
          </w:ins>
          <w:customXmlInsRangeStart w:id="485" w:author="Valerij Šlovikov" w:date="2025-07-08T19:46:00Z"/>
        </w:sdtContent>
      </w:sdt>
      <w:customXmlInsRangeEnd w:id="485"/>
    </w:p>
    <w:p w14:paraId="179F5238" w14:textId="336D37EC" w:rsidR="0084522E" w:rsidRDefault="0084522E" w:rsidP="00FD0344">
      <w:pPr>
        <w:pStyle w:val="Nadpis2"/>
        <w:rPr>
          <w:ins w:id="486" w:author="Valerij Šlovikov" w:date="2025-07-08T19:47:00Z" w16du:dateUtc="2025-07-08T17:47:00Z"/>
          <w:rFonts w:cstheme="minorHAnsi"/>
        </w:rPr>
      </w:pPr>
      <w:bookmarkStart w:id="487" w:name="_Toc202559889"/>
      <w:r w:rsidRPr="0018468E">
        <w:rPr>
          <w:rFonts w:cstheme="minorHAnsi"/>
        </w:rPr>
        <w:t>Three.js</w:t>
      </w:r>
      <w:del w:id="488" w:author="Valerij Šlovikov" w:date="2025-07-08T19:47:00Z" w16du:dateUtc="2025-07-08T17:47:00Z">
        <w:r w:rsidRPr="0018468E" w:rsidDel="009778A4">
          <w:rPr>
            <w:rFonts w:cstheme="minorHAnsi"/>
          </w:rPr>
          <w:delText>, Babylon.js, atd.</w:delText>
        </w:r>
      </w:del>
      <w:bookmarkEnd w:id="487"/>
    </w:p>
    <w:p w14:paraId="2AE5EDC1" w14:textId="53B00CB1" w:rsidR="009778A4" w:rsidRDefault="009778A4" w:rsidP="009778A4">
      <w:pPr>
        <w:rPr>
          <w:ins w:id="489" w:author="Valerij Šlovikov" w:date="2025-07-08T19:52:00Z" w16du:dateUtc="2025-07-08T17:52:00Z"/>
        </w:rPr>
      </w:pPr>
      <w:ins w:id="490" w:author="Valerij Šlovikov" w:date="2025-07-08T19:47:00Z" w16du:dateUtc="2025-07-08T17:47:00Z">
        <w:r>
          <w:t xml:space="preserve">Popis knihoven začneme od knihovny three.js. </w:t>
        </w:r>
      </w:ins>
      <w:ins w:id="491" w:author="Valerij Šlovikov" w:date="2025-07-08T19:48:00Z" w16du:dateUtc="2025-07-08T17:48:00Z">
        <w:r>
          <w:t xml:space="preserve">Dle statistik z GitHubu je </w:t>
        </w:r>
      </w:ins>
      <w:ins w:id="492" w:author="Valerij Šlovikov" w:date="2025-07-08T20:19:00Z" w16du:dateUtc="2025-07-08T18:19:00Z">
        <w:r w:rsidR="00F9640C">
          <w:t>s nejvyšší mírou adopce</w:t>
        </w:r>
      </w:ins>
      <w:ins w:id="493" w:author="Valerij Šlovikov" w:date="2025-07-08T19:49:00Z" w16du:dateUtc="2025-07-08T17:49:00Z">
        <w:r>
          <w:t>.</w:t>
        </w:r>
      </w:ins>
      <w:ins w:id="494" w:author="Valerij Šlovikov" w:date="2025-07-08T19:51:00Z" w16du:dateUtc="2025-07-08T17:51:00Z">
        <w:r>
          <w:t xml:space="preserve"> </w:t>
        </w:r>
      </w:ins>
      <w:ins w:id="495" w:author="Valerij Šlovikov" w:date="2025-07-08T19:51:00Z">
        <w:r w:rsidRPr="009778A4">
          <w:t xml:space="preserve">Architektura knihovny sleduje jednoduchý vzorec „scéna – kamera – renderer“, díky čemuž lze během několika desítek řádků zobrazit první objekt a okamžitě iterovat nad vzhledem či animací. Od verze </w:t>
        </w:r>
        <w:r w:rsidRPr="009778A4">
          <w:rPr>
            <w:i/>
            <w:iCs/>
          </w:rPr>
          <w:t>r159</w:t>
        </w:r>
        <w:r w:rsidRPr="009778A4">
          <w:t xml:space="preserve"> experimentuje autor s větví three-webgpu, která umožňuje renderovat přes WebGPU, přičemž zbytek API zůstává beze změny. Velkým benefitem je rozsáhlá komunita: více než sto tisíc hvězdiček na GitHubu, téměř dvě tisícovky otevřených příkladů a ekosystém doplňkových balíčků – od post-processingu přes fyziku až po správu trasování paprsků</w:t>
        </w:r>
      </w:ins>
      <w:ins w:id="496" w:author="Valerij Šlovikov" w:date="2025-07-08T19:51:00Z" w16du:dateUtc="2025-07-08T17:51:00Z">
        <w:r>
          <w:t xml:space="preserve"> </w:t>
        </w:r>
      </w:ins>
      <w:customXmlInsRangeStart w:id="497" w:author="Valerij Šlovikov" w:date="2025-07-08T19:52:00Z"/>
      <w:sdt>
        <w:sdtPr>
          <w:id w:val="1046036030"/>
          <w:citation/>
        </w:sdtPr>
        <w:sdtContent>
          <w:customXmlInsRangeEnd w:id="497"/>
          <w:ins w:id="498" w:author="Valerij Šlovikov" w:date="2025-07-08T19:52:00Z" w16du:dateUtc="2025-07-08T17:52:00Z">
            <w:r>
              <w:fldChar w:fldCharType="begin"/>
            </w:r>
            <w:r>
              <w:instrText xml:space="preserve"> CITATION thr25 \l 1029 </w:instrText>
            </w:r>
          </w:ins>
          <w:r>
            <w:fldChar w:fldCharType="separate"/>
          </w:r>
          <w:ins w:id="499" w:author="Valerij Šlovikov" w:date="2025-07-08T19:52:00Z" w16du:dateUtc="2025-07-08T17:52:00Z">
            <w:r>
              <w:t>(three.js, 2025)</w:t>
            </w:r>
            <w:r>
              <w:fldChar w:fldCharType="end"/>
            </w:r>
          </w:ins>
          <w:customXmlInsRangeStart w:id="500" w:author="Valerij Šlovikov" w:date="2025-07-08T19:52:00Z"/>
        </w:sdtContent>
      </w:sdt>
      <w:customXmlInsRangeEnd w:id="500"/>
      <w:ins w:id="501" w:author="Valerij Šlovikov" w:date="2025-07-08T19:51:00Z">
        <w:r w:rsidRPr="009778A4">
          <w:t>.</w:t>
        </w:r>
      </w:ins>
    </w:p>
    <w:p w14:paraId="47575E55" w14:textId="40D1B674" w:rsidR="009778A4" w:rsidRDefault="009778A4" w:rsidP="009778A4">
      <w:pPr>
        <w:pStyle w:val="Nadpis2"/>
        <w:rPr>
          <w:ins w:id="502" w:author="Valerij Šlovikov" w:date="2025-07-08T19:52:00Z" w16du:dateUtc="2025-07-08T17:52:00Z"/>
        </w:rPr>
      </w:pPr>
      <w:ins w:id="503" w:author="Valerij Šlovikov" w:date="2025-07-08T19:52:00Z" w16du:dateUtc="2025-07-08T17:52:00Z">
        <w:r>
          <w:t>Babylon.js</w:t>
        </w:r>
      </w:ins>
    </w:p>
    <w:p w14:paraId="4878F165" w14:textId="1DD74BF0" w:rsidR="009778A4" w:rsidDel="008268DF" w:rsidRDefault="008268DF" w:rsidP="008268DF">
      <w:pPr>
        <w:pStyle w:val="Nadpis2"/>
        <w:numPr>
          <w:ilvl w:val="0"/>
          <w:numId w:val="0"/>
        </w:numPr>
        <w:rPr>
          <w:del w:id="504" w:author="Valerij Šlovikov" w:date="2025-07-08T20:02:00Z" w16du:dateUtc="2025-07-08T18:02:00Z"/>
          <w:rFonts w:eastAsia="Caladea" w:cstheme="minorHAnsi"/>
          <w:b w:val="0"/>
          <w:sz w:val="24"/>
          <w:szCs w:val="22"/>
        </w:rPr>
      </w:pPr>
      <w:ins w:id="505" w:author="Valerij Šlovikov" w:date="2025-07-08T20:02:00Z" w16du:dateUtc="2025-07-08T18:02:00Z">
        <w:r w:rsidRPr="008268DF">
          <w:rPr>
            <w:rFonts w:eastAsia="Caladea" w:cstheme="minorHAnsi"/>
            <w:b w:val="0"/>
            <w:sz w:val="24"/>
            <w:szCs w:val="22"/>
          </w:rPr>
          <w:t>Babylon.js má sice „jen“ 24</w:t>
        </w:r>
      </w:ins>
      <w:ins w:id="506" w:author="Valerij Šlovikov" w:date="2025-07-08T20:32:00Z" w16du:dateUtc="2025-07-08T18:32:00Z">
        <w:r w:rsidR="00923A57">
          <w:t xml:space="preserve"> tis.</w:t>
        </w:r>
      </w:ins>
      <w:ins w:id="507" w:author="Valerij Šlovikov" w:date="2025-07-08T20:02:00Z" w16du:dateUtc="2025-07-08T18:02:00Z">
        <w:r w:rsidRPr="008268DF">
          <w:rPr>
            <w:rFonts w:eastAsia="Caladea" w:cstheme="minorHAnsi"/>
            <w:b w:val="0"/>
            <w:sz w:val="24"/>
            <w:szCs w:val="22"/>
          </w:rPr>
          <w:t xml:space="preserve"> </w:t>
        </w:r>
        <w:r w:rsidRPr="008268DF">
          <w:rPr>
            <w:rFonts w:ascii="Segoe UI Symbol" w:eastAsia="Caladea" w:hAnsi="Segoe UI Symbol" w:cs="Segoe UI Symbol"/>
            <w:b w:val="0"/>
            <w:sz w:val="24"/>
            <w:szCs w:val="22"/>
          </w:rPr>
          <w:t>★</w:t>
        </w:r>
        <w:r>
          <w:rPr>
            <w:rFonts w:ascii="Segoe UI Symbol" w:eastAsia="Caladea" w:hAnsi="Segoe UI Symbol" w:cs="Segoe UI Symbol"/>
            <w:b w:val="0"/>
            <w:sz w:val="24"/>
            <w:szCs w:val="22"/>
          </w:rPr>
          <w:t xml:space="preserve"> </w:t>
        </w:r>
        <w:r w:rsidRPr="008268DF">
          <w:rPr>
            <w:rFonts w:eastAsia="Caladea" w:cstheme="minorHAnsi"/>
            <w:b w:val="0"/>
            <w:sz w:val="24"/>
            <w:szCs w:val="22"/>
          </w:rPr>
          <w:t>ale dlouhodobě cílí na profesionální workflow: od verze 6.0 je WebGPU považováno za production-ready a engine přidává integrace Havok fyziky a PGP-certifikovaných modulů pro podnikové VR/AR instalace</w:t>
        </w:r>
      </w:ins>
      <w:ins w:id="508" w:author="Valerij Šlovikov" w:date="2025-07-08T20:03:00Z" w16du:dateUtc="2025-07-08T18:03:00Z">
        <w:r w:rsidRPr="008268DF">
          <w:rPr>
            <w:rFonts w:eastAsia="Caladea" w:cstheme="minorHAnsi"/>
            <w:b w:val="0"/>
            <w:sz w:val="24"/>
            <w:szCs w:val="22"/>
          </w:rPr>
          <w:t xml:space="preserve"> </w:t>
        </w:r>
      </w:ins>
      <w:customXmlInsRangeStart w:id="509" w:author="Valerij Šlovikov" w:date="2025-07-08T20:03:00Z"/>
      <w:sdt>
        <w:sdtPr>
          <w:rPr>
            <w:rFonts w:eastAsia="Caladea" w:cstheme="minorHAnsi"/>
            <w:b w:val="0"/>
            <w:sz w:val="24"/>
            <w:szCs w:val="22"/>
          </w:rPr>
          <w:id w:val="1620798808"/>
          <w:citation/>
        </w:sdtPr>
        <w:sdtContent>
          <w:customXmlInsRangeEnd w:id="509"/>
          <w:ins w:id="510" w:author="Valerij Šlovikov" w:date="2025-07-08T20:03:00Z" w16du:dateUtc="2025-07-08T18:03:00Z">
            <w:r w:rsidRPr="008268DF">
              <w:rPr>
                <w:rFonts w:eastAsia="Caladea" w:cstheme="minorHAnsi"/>
                <w:b w:val="0"/>
                <w:sz w:val="24"/>
                <w:szCs w:val="22"/>
              </w:rPr>
              <w:fldChar w:fldCharType="begin"/>
            </w:r>
            <w:r w:rsidRPr="008268DF">
              <w:rPr>
                <w:rFonts w:eastAsia="Caladea" w:cstheme="minorHAnsi"/>
                <w:b w:val="0"/>
                <w:sz w:val="24"/>
                <w:szCs w:val="22"/>
              </w:rPr>
              <w:instrText xml:space="preserve"> CITATION Bab251 \l 1029 </w:instrText>
            </w:r>
          </w:ins>
          <w:r w:rsidRPr="008268DF">
            <w:rPr>
              <w:rFonts w:eastAsia="Caladea" w:cstheme="minorHAnsi"/>
              <w:b w:val="0"/>
              <w:sz w:val="24"/>
              <w:szCs w:val="22"/>
            </w:rPr>
            <w:fldChar w:fldCharType="separate"/>
          </w:r>
          <w:ins w:id="511" w:author="Valerij Šlovikov" w:date="2025-07-08T20:03:00Z" w16du:dateUtc="2025-07-08T18:03:00Z">
            <w:r w:rsidRPr="008268DF">
              <w:rPr>
                <w:rFonts w:eastAsia="Caladea" w:cstheme="minorHAnsi"/>
                <w:b w:val="0"/>
                <w:sz w:val="24"/>
                <w:szCs w:val="22"/>
              </w:rPr>
              <w:t>(Babylon.js, 2025)</w:t>
            </w:r>
            <w:r w:rsidRPr="008268DF">
              <w:rPr>
                <w:rFonts w:eastAsia="Caladea" w:cstheme="minorHAnsi"/>
                <w:b w:val="0"/>
                <w:sz w:val="24"/>
                <w:szCs w:val="22"/>
              </w:rPr>
              <w:fldChar w:fldCharType="end"/>
            </w:r>
          </w:ins>
          <w:customXmlInsRangeStart w:id="512" w:author="Valerij Šlovikov" w:date="2025-07-08T20:03:00Z"/>
        </w:sdtContent>
      </w:sdt>
      <w:customXmlInsRangeEnd w:id="512"/>
      <w:ins w:id="513" w:author="Valerij Šlovikov" w:date="2025-07-08T20:02:00Z" w16du:dateUtc="2025-07-08T18:02:00Z">
        <w:r w:rsidRPr="008268DF">
          <w:rPr>
            <w:rFonts w:eastAsia="Caladea" w:cstheme="minorHAnsi"/>
            <w:b w:val="0"/>
            <w:sz w:val="24"/>
            <w:szCs w:val="22"/>
          </w:rPr>
          <w:t xml:space="preserve">. Díky Apache 2.0 licenci může být Babylon.js součástí proprietárních projektů bez právních komplikací, což potvrzuje adopce ve firmách jako Canon či Ubisoft. Robustní API je kompenzováno bohatou dokumentací </w:t>
        </w:r>
        <w:r w:rsidRPr="008268DF">
          <w:rPr>
            <w:rFonts w:eastAsia="Caladea" w:cstheme="minorHAnsi"/>
            <w:b w:val="0"/>
            <w:sz w:val="24"/>
            <w:szCs w:val="22"/>
          </w:rPr>
          <w:lastRenderedPageBreak/>
          <w:t>(850+ stránek) a oficiálním Playgroundem s live-reloadingem, který urychluje peer-review i bug-reporting</w:t>
        </w:r>
      </w:ins>
      <w:ins w:id="514" w:author="Valerij Šlovikov" w:date="2025-07-08T20:03:00Z" w16du:dateUtc="2025-07-08T18:03:00Z">
        <w:r w:rsidRPr="008268DF">
          <w:rPr>
            <w:rFonts w:eastAsia="Caladea" w:cstheme="minorHAnsi"/>
            <w:b w:val="0"/>
            <w:sz w:val="24"/>
            <w:szCs w:val="22"/>
          </w:rPr>
          <w:t xml:space="preserve"> </w:t>
        </w:r>
      </w:ins>
      <w:customXmlInsRangeStart w:id="515" w:author="Valerij Šlovikov" w:date="2025-07-08T20:03:00Z"/>
      <w:sdt>
        <w:sdtPr>
          <w:rPr>
            <w:rFonts w:eastAsia="Caladea" w:cstheme="minorHAnsi"/>
            <w:b w:val="0"/>
            <w:sz w:val="24"/>
            <w:szCs w:val="22"/>
          </w:rPr>
          <w:id w:val="1469859952"/>
          <w:citation/>
        </w:sdtPr>
        <w:sdtContent>
          <w:customXmlInsRangeEnd w:id="515"/>
          <w:ins w:id="516" w:author="Valerij Šlovikov" w:date="2025-07-08T20:03:00Z" w16du:dateUtc="2025-07-08T18:03:00Z">
            <w:r w:rsidRPr="008268DF">
              <w:rPr>
                <w:rFonts w:eastAsia="Caladea" w:cstheme="minorHAnsi"/>
                <w:b w:val="0"/>
                <w:sz w:val="24"/>
                <w:szCs w:val="22"/>
              </w:rPr>
              <w:fldChar w:fldCharType="begin"/>
            </w:r>
            <w:r w:rsidRPr="008268DF">
              <w:rPr>
                <w:rFonts w:eastAsia="Caladea" w:cstheme="minorHAnsi"/>
                <w:b w:val="0"/>
                <w:sz w:val="24"/>
                <w:szCs w:val="22"/>
              </w:rPr>
              <w:instrText xml:space="preserve"> CITATION Bab25 \l 1029 </w:instrText>
            </w:r>
          </w:ins>
          <w:r w:rsidRPr="008268DF">
            <w:rPr>
              <w:rFonts w:eastAsia="Caladea" w:cstheme="minorHAnsi"/>
              <w:b w:val="0"/>
              <w:sz w:val="24"/>
              <w:szCs w:val="22"/>
            </w:rPr>
            <w:fldChar w:fldCharType="separate"/>
          </w:r>
          <w:ins w:id="517" w:author="Valerij Šlovikov" w:date="2025-07-08T20:03:00Z" w16du:dateUtc="2025-07-08T18:03:00Z">
            <w:r w:rsidRPr="008268DF">
              <w:rPr>
                <w:rFonts w:eastAsia="Caladea" w:cstheme="minorHAnsi"/>
                <w:b w:val="0"/>
                <w:sz w:val="24"/>
                <w:szCs w:val="22"/>
              </w:rPr>
              <w:t>(Babylon.js Team, n.d.)</w:t>
            </w:r>
            <w:r w:rsidRPr="008268DF">
              <w:rPr>
                <w:rFonts w:eastAsia="Caladea" w:cstheme="minorHAnsi"/>
                <w:b w:val="0"/>
                <w:sz w:val="24"/>
                <w:szCs w:val="22"/>
              </w:rPr>
              <w:fldChar w:fldCharType="end"/>
            </w:r>
          </w:ins>
          <w:customXmlInsRangeStart w:id="518" w:author="Valerij Šlovikov" w:date="2025-07-08T20:03:00Z"/>
        </w:sdtContent>
      </w:sdt>
      <w:customXmlInsRangeEnd w:id="518"/>
      <w:ins w:id="519" w:author="Valerij Šlovikov" w:date="2025-07-08T20:02:00Z" w16du:dateUtc="2025-07-08T18:02:00Z">
        <w:r w:rsidRPr="008268DF">
          <w:rPr>
            <w:rFonts w:eastAsia="Caladea" w:cstheme="minorHAnsi"/>
            <w:b w:val="0"/>
            <w:sz w:val="24"/>
            <w:szCs w:val="22"/>
          </w:rPr>
          <w:t>.</w:t>
        </w:r>
      </w:ins>
    </w:p>
    <w:p w14:paraId="76159857" w14:textId="77777777" w:rsidR="008268DF" w:rsidRDefault="008268DF" w:rsidP="008268DF">
      <w:pPr>
        <w:rPr>
          <w:ins w:id="520" w:author="Valerij Šlovikov" w:date="2025-07-08T20:04:00Z" w16du:dateUtc="2025-07-08T18:04:00Z"/>
        </w:rPr>
      </w:pPr>
    </w:p>
    <w:p w14:paraId="4B9EDCED" w14:textId="517CD132" w:rsidR="008268DF" w:rsidRDefault="0086754E" w:rsidP="0086754E">
      <w:pPr>
        <w:pStyle w:val="Nadpis2"/>
        <w:rPr>
          <w:ins w:id="521" w:author="Valerij Šlovikov" w:date="2025-07-08T20:07:00Z" w16du:dateUtc="2025-07-08T18:07:00Z"/>
        </w:rPr>
      </w:pPr>
      <w:ins w:id="522" w:author="Valerij Šlovikov" w:date="2025-07-08T20:07:00Z" w16du:dateUtc="2025-07-08T18:07:00Z">
        <w:r>
          <w:t>PlayCanvas</w:t>
        </w:r>
      </w:ins>
    </w:p>
    <w:p w14:paraId="1E5CCA2F" w14:textId="4F8B6F52" w:rsidR="0086754E" w:rsidRPr="0086754E" w:rsidRDefault="0086754E" w:rsidP="0086754E">
      <w:pPr>
        <w:rPr>
          <w:ins w:id="523" w:author="Valerij Šlovikov" w:date="2025-07-08T20:07:00Z" w16du:dateUtc="2025-07-08T18:07:00Z"/>
        </w:rPr>
        <w:pPrChange w:id="524" w:author="Valerij Šlovikov" w:date="2025-07-08T20:07:00Z" w16du:dateUtc="2025-07-08T18:07:00Z">
          <w:pPr>
            <w:pStyle w:val="Nadpis2"/>
          </w:pPr>
        </w:pPrChange>
      </w:pPr>
      <w:ins w:id="525" w:author="Valerij Šlovikov" w:date="2025-07-08T20:08:00Z">
        <w:r w:rsidRPr="0086754E">
          <w:t xml:space="preserve">PlayCanvas je open-source engine vyvíjený na GitHubu, kde hlavní repozitář playcanvas/engine nasbíral 10 </w:t>
        </w:r>
      </w:ins>
      <w:ins w:id="526" w:author="Valerij Šlovikov" w:date="2025-07-08T20:32:00Z" w16du:dateUtc="2025-07-08T18:32:00Z">
        <w:r w:rsidR="00923A57">
          <w:t>tis.</w:t>
        </w:r>
      </w:ins>
      <w:ins w:id="527" w:author="Valerij Šlovikov" w:date="2025-07-08T20:08:00Z">
        <w:r w:rsidRPr="0086754E">
          <w:t xml:space="preserve"> </w:t>
        </w:r>
        <w:r w:rsidRPr="0086754E">
          <w:rPr>
            <w:rFonts w:ascii="Segoe UI Symbol" w:hAnsi="Segoe UI Symbol" w:cs="Segoe UI Symbol"/>
          </w:rPr>
          <w:t>★</w:t>
        </w:r>
        <w:r w:rsidRPr="0086754E">
          <w:t xml:space="preserve"> a 1 400 fork</w:t>
        </w:r>
        <w:r w:rsidRPr="0086754E">
          <w:rPr>
            <w:rFonts w:ascii="Calibri" w:hAnsi="Calibri" w:cs="Calibri"/>
          </w:rPr>
          <w:t>ů</w:t>
        </w:r>
      </w:ins>
      <w:customXmlInsRangeStart w:id="528" w:author="Valerij Šlovikov" w:date="2025-07-08T20:11:00Z"/>
      <w:sdt>
        <w:sdtPr>
          <w:rPr>
            <w:rFonts w:ascii="Calibri" w:hAnsi="Calibri" w:cs="Calibri"/>
          </w:rPr>
          <w:id w:val="24992368"/>
          <w:citation/>
        </w:sdtPr>
        <w:sdtContent>
          <w:customXmlInsRangeEnd w:id="528"/>
          <w:ins w:id="529" w:author="Valerij Šlovikov" w:date="2025-07-08T20:11:00Z" w16du:dateUtc="2025-07-08T18:11:00Z">
            <w:r>
              <w:rPr>
                <w:rFonts w:ascii="Calibri" w:hAnsi="Calibri" w:cs="Calibri"/>
              </w:rPr>
              <w:fldChar w:fldCharType="begin"/>
            </w:r>
            <w:r>
              <w:rPr>
                <w:rFonts w:ascii="Calibri" w:hAnsi="Calibri" w:cs="Calibri"/>
              </w:rPr>
              <w:instrText xml:space="preserve"> CITATION Pla251 \l 1029 </w:instrText>
            </w:r>
          </w:ins>
          <w:r>
            <w:rPr>
              <w:rFonts w:ascii="Calibri" w:hAnsi="Calibri" w:cs="Calibri"/>
            </w:rPr>
            <w:fldChar w:fldCharType="separate"/>
          </w:r>
          <w:ins w:id="530" w:author="Valerij Šlovikov" w:date="2025-07-08T20:11:00Z" w16du:dateUtc="2025-07-08T18:11:00Z">
            <w:r>
              <w:rPr>
                <w:rFonts w:ascii="Calibri" w:hAnsi="Calibri" w:cs="Calibri"/>
              </w:rPr>
              <w:t xml:space="preserve"> </w:t>
            </w:r>
            <w:r w:rsidRPr="0086754E">
              <w:rPr>
                <w:rFonts w:ascii="Calibri" w:hAnsi="Calibri" w:cs="Calibri"/>
                <w:rPrChange w:id="531" w:author="Valerij Šlovikov" w:date="2025-07-08T20:11:00Z" w16du:dateUtc="2025-07-08T18:11:00Z">
                  <w:rPr/>
                </w:rPrChange>
              </w:rPr>
              <w:t>(PlayCanvas, 2025)</w:t>
            </w:r>
            <w:r>
              <w:rPr>
                <w:rFonts w:ascii="Calibri" w:hAnsi="Calibri" w:cs="Calibri"/>
              </w:rPr>
              <w:fldChar w:fldCharType="end"/>
            </w:r>
          </w:ins>
          <w:customXmlInsRangeStart w:id="532" w:author="Valerij Šlovikov" w:date="2025-07-08T20:11:00Z"/>
        </w:sdtContent>
      </w:sdt>
      <w:customXmlInsRangeEnd w:id="532"/>
      <w:ins w:id="533" w:author="Valerij Šlovikov" w:date="2025-07-08T20:08:00Z">
        <w:r w:rsidRPr="0086754E">
          <w:t xml:space="preserve">. Kód je licencován pod MIT, takže ho lze bez omezení začlenit do proprietárních projektů. README i release-notes zmiňují podporu WebGL 2, experimentální backend pro WebGPU a nativní modul WebXR, díky němuž lze jednu build-pipeline použít pro desktop, mobil i headsety. Z praktického hlediska je největším tahákem cloudový editor: grafické UI běží v prohlížeči, buildy se ukládají přímo do CDN PlayCanvas a sdílení probíhá prostým URL. Repozitář zároveň obsahuje složku </w:t>
        </w:r>
        <w:r w:rsidRPr="0086754E">
          <w:rPr>
            <w:i/>
            <w:iCs/>
          </w:rPr>
          <w:t>examples/</w:t>
        </w:r>
        <w:r w:rsidRPr="0086754E">
          <w:t xml:space="preserve"> se stovkami hotových scén a odkazem na interaktivní „Hello World“, takže tutoriálové materiály jsou dostupné bez nutnosti </w:t>
        </w:r>
      </w:ins>
      <w:ins w:id="534" w:author="Valerij Šlovikov" w:date="2025-07-08T20:10:00Z" w16du:dateUtc="2025-07-08T18:10:00Z">
        <w:r>
          <w:t>hledat externí zdroje</w:t>
        </w:r>
      </w:ins>
      <w:customXmlInsRangeStart w:id="535" w:author="Valerij Šlovikov" w:date="2025-07-08T20:11:00Z"/>
      <w:sdt>
        <w:sdtPr>
          <w:id w:val="-199563276"/>
          <w:citation/>
        </w:sdtPr>
        <w:sdtContent>
          <w:customXmlInsRangeEnd w:id="535"/>
          <w:ins w:id="536" w:author="Valerij Šlovikov" w:date="2025-07-08T20:11:00Z" w16du:dateUtc="2025-07-08T18:11:00Z">
            <w:r>
              <w:fldChar w:fldCharType="begin"/>
            </w:r>
            <w:r>
              <w:instrText xml:space="preserve"> CITATION Pla251 \l 1029 </w:instrText>
            </w:r>
          </w:ins>
          <w:r>
            <w:fldChar w:fldCharType="separate"/>
          </w:r>
          <w:ins w:id="537" w:author="Valerij Šlovikov" w:date="2025-07-08T20:11:00Z" w16du:dateUtc="2025-07-08T18:11:00Z">
            <w:r>
              <w:t xml:space="preserve"> </w:t>
            </w:r>
            <w:r>
              <w:t>(PlayCanvas, 2025)</w:t>
            </w:r>
            <w:r>
              <w:fldChar w:fldCharType="end"/>
            </w:r>
          </w:ins>
          <w:customXmlInsRangeStart w:id="538" w:author="Valerij Šlovikov" w:date="2025-07-08T20:11:00Z"/>
        </w:sdtContent>
      </w:sdt>
      <w:customXmlInsRangeEnd w:id="538"/>
      <w:ins w:id="539" w:author="Valerij Šlovikov" w:date="2025-07-08T20:10:00Z" w16du:dateUtc="2025-07-08T18:10:00Z">
        <w:r>
          <w:t xml:space="preserve">. </w:t>
        </w:r>
      </w:ins>
    </w:p>
    <w:p w14:paraId="4D493813" w14:textId="2B072BDA" w:rsidR="0086754E" w:rsidRDefault="0086754E" w:rsidP="0086754E">
      <w:pPr>
        <w:pStyle w:val="Nadpis2"/>
        <w:rPr>
          <w:ins w:id="540" w:author="Valerij Šlovikov" w:date="2025-07-08T20:11:00Z" w16du:dateUtc="2025-07-08T18:11:00Z"/>
        </w:rPr>
      </w:pPr>
      <w:ins w:id="541" w:author="Valerij Šlovikov" w:date="2025-07-08T20:07:00Z" w16du:dateUtc="2025-07-08T18:07:00Z">
        <w:r>
          <w:t>A-Frame</w:t>
        </w:r>
      </w:ins>
    </w:p>
    <w:p w14:paraId="0C91FB96" w14:textId="1F35F017" w:rsidR="00F9640C" w:rsidRDefault="0086754E" w:rsidP="0007341C">
      <w:pPr>
        <w:rPr>
          <w:ins w:id="542" w:author="Valerij Šlovikov" w:date="2025-07-08T20:23:00Z" w16du:dateUtc="2025-07-08T18:23:00Z"/>
        </w:rPr>
      </w:pPr>
      <w:ins w:id="543" w:author="Valerij Šlovikov" w:date="2025-07-08T20:11:00Z">
        <w:r w:rsidRPr="0086754E">
          <w:t xml:space="preserve">Framework aframevr/aframe shromažďuje kolem sebe komunitu 17 </w:t>
        </w:r>
      </w:ins>
      <w:ins w:id="544" w:author="Valerij Šlovikov" w:date="2025-07-08T20:32:00Z" w16du:dateUtc="2025-07-08T18:32:00Z">
        <w:r w:rsidR="00923A57">
          <w:t>tis.</w:t>
        </w:r>
      </w:ins>
      <w:ins w:id="545" w:author="Valerij Šlovikov" w:date="2025-07-08T20:11:00Z">
        <w:r w:rsidRPr="0086754E">
          <w:t xml:space="preserve"> </w:t>
        </w:r>
        <w:r w:rsidRPr="0086754E">
          <w:rPr>
            <w:rFonts w:ascii="Segoe UI Symbol" w:hAnsi="Segoe UI Symbol" w:cs="Segoe UI Symbol"/>
          </w:rPr>
          <w:t>★</w:t>
        </w:r>
        <w:r w:rsidRPr="0086754E">
          <w:t xml:space="preserve"> </w:t>
        </w:r>
      </w:ins>
      <w:customXmlInsRangeStart w:id="546" w:author="Valerij Šlovikov" w:date="2025-07-08T20:12:00Z"/>
      <w:sdt>
        <w:sdtPr>
          <w:id w:val="-1986843887"/>
          <w:citation/>
        </w:sdtPr>
        <w:sdtContent>
          <w:customXmlInsRangeEnd w:id="546"/>
          <w:ins w:id="547" w:author="Valerij Šlovikov" w:date="2025-07-08T20:12:00Z" w16du:dateUtc="2025-07-08T18:12:00Z">
            <w:r>
              <w:fldChar w:fldCharType="begin"/>
            </w:r>
            <w:r>
              <w:instrText xml:space="preserve"> CITATION AFr25 \l 1029 </w:instrText>
            </w:r>
          </w:ins>
          <w:r>
            <w:fldChar w:fldCharType="separate"/>
          </w:r>
          <w:ins w:id="548" w:author="Valerij Šlovikov" w:date="2025-07-08T20:12:00Z" w16du:dateUtc="2025-07-08T18:12:00Z">
            <w:r>
              <w:t>(A-Frame, 2025)</w:t>
            </w:r>
            <w:r>
              <w:fldChar w:fldCharType="end"/>
            </w:r>
          </w:ins>
          <w:customXmlInsRangeStart w:id="549" w:author="Valerij Šlovikov" w:date="2025-07-08T20:12:00Z"/>
        </w:sdtContent>
      </w:sdt>
      <w:customXmlInsRangeEnd w:id="549"/>
      <w:ins w:id="550" w:author="Valerij Šlovikov" w:date="2025-07-08T20:12:00Z" w16du:dateUtc="2025-07-08T18:12:00Z">
        <w:r>
          <w:t xml:space="preserve"> </w:t>
        </w:r>
      </w:ins>
      <w:ins w:id="551" w:author="Valerij Šlovikov" w:date="2025-07-08T20:11:00Z">
        <w:r w:rsidRPr="0086754E">
          <w:t>a je rovněž pod licencí MIT. Hlavní myšlenkou A-Frame je přenést entitně-komponentový model do HTML</w:t>
        </w:r>
      </w:ins>
      <w:ins w:id="552" w:author="Valerij Šlovikov" w:date="2025-07-08T20:12:00Z" w16du:dateUtc="2025-07-08T18:12:00Z">
        <w:r>
          <w:t>.</w:t>
        </w:r>
      </w:ins>
      <w:ins w:id="553" w:author="Valerij Šlovikov" w:date="2025-07-08T20:11:00Z">
        <w:r w:rsidRPr="0086754E">
          <w:t xml:space="preserve"> </w:t>
        </w:r>
      </w:ins>
      <w:ins w:id="554" w:author="Valerij Šlovikov" w:date="2025-07-08T20:12:00Z" w16du:dateUtc="2025-07-08T18:12:00Z">
        <w:r>
          <w:t>S</w:t>
        </w:r>
      </w:ins>
      <w:ins w:id="555" w:author="Valerij Šlovikov" w:date="2025-07-08T20:11:00Z">
        <w:r w:rsidRPr="0086754E">
          <w:t xml:space="preserve">céna se skládá z tagů &lt;a-scene&gt;, &lt;a-entity&gt; apod., zatímco </w:t>
        </w:r>
      </w:ins>
      <w:ins w:id="556" w:author="Valerij Šlovikov" w:date="2025-07-08T20:12:00Z" w16du:dateUtc="2025-07-08T18:12:00Z">
        <w:r>
          <w:t>samotná knihovna používá již popsaný</w:t>
        </w:r>
      </w:ins>
      <w:ins w:id="557" w:author="Valerij Šlovikov" w:date="2025-07-08T20:11:00Z">
        <w:r w:rsidRPr="0086754E">
          <w:t xml:space="preserve"> Three.js. Release </w:t>
        </w:r>
        <w:r w:rsidRPr="0086754E">
          <w:rPr>
            <w:i/>
            <w:iCs/>
          </w:rPr>
          <w:t>v1.4.0</w:t>
        </w:r>
        <w:r w:rsidRPr="0086754E">
          <w:t xml:space="preserve"> (26 × 12 × 2023) přinesl plnou podporu WebXR, Quest Pro a přechod na web-components V1. Projekt pečuje o složku </w:t>
        </w:r>
        <w:r w:rsidRPr="0086754E">
          <w:rPr>
            <w:i/>
            <w:iCs/>
          </w:rPr>
          <w:t>examples/</w:t>
        </w:r>
        <w:r w:rsidRPr="0086754E">
          <w:t xml:space="preserve"> a </w:t>
        </w:r>
        <w:r w:rsidRPr="0086754E">
          <w:rPr>
            <w:i/>
            <w:iCs/>
          </w:rPr>
          <w:t>inspector/</w:t>
        </w:r>
        <w:r w:rsidRPr="0086754E">
          <w:t xml:space="preserve">, takže začátečník může otevřít šablonu ve VS Code, stisknout </w:t>
        </w:r>
        <w:r w:rsidRPr="0086754E">
          <w:rPr>
            <w:i/>
            <w:iCs/>
          </w:rPr>
          <w:t>Ctrl + Alt + I</w:t>
        </w:r>
        <w:r w:rsidRPr="0086754E">
          <w:t xml:space="preserve"> a živě upravovat scénu. Díky deklarativní syntaxi se A-Frame </w:t>
        </w:r>
      </w:ins>
      <w:ins w:id="558" w:author="Valerij Šlovikov" w:date="2025-07-08T20:13:00Z" w16du:dateUtc="2025-07-08T18:13:00Z">
        <w:r>
          <w:t>dá zvolit</w:t>
        </w:r>
      </w:ins>
      <w:ins w:id="559" w:author="Valerij Šlovikov" w:date="2025-07-08T20:11:00Z">
        <w:r w:rsidRPr="0086754E">
          <w:t xml:space="preserve"> tam, kde je potřeba rychle vyrobit VR/AR prototyp bez hlubší znalosti JavaScriptu; zároveň zůstává otevřená cesta k plnému JS a DOM API pro pokročilé úpravy </w:t>
        </w:r>
      </w:ins>
      <w:customXmlInsRangeStart w:id="560" w:author="Valerij Šlovikov" w:date="2025-07-08T20:13:00Z"/>
      <w:sdt>
        <w:sdtPr>
          <w:id w:val="-466510902"/>
          <w:citation/>
        </w:sdtPr>
        <w:sdtContent>
          <w:customXmlInsRangeEnd w:id="560"/>
          <w:ins w:id="561" w:author="Valerij Šlovikov" w:date="2025-07-08T20:13:00Z" w16du:dateUtc="2025-07-08T18:13:00Z">
            <w:r>
              <w:fldChar w:fldCharType="begin"/>
            </w:r>
            <w:r>
              <w:instrText xml:space="preserve"> CITATION AFr25 \l 1029 </w:instrText>
            </w:r>
          </w:ins>
          <w:r>
            <w:fldChar w:fldCharType="separate"/>
          </w:r>
          <w:ins w:id="562" w:author="Valerij Šlovikov" w:date="2025-07-08T20:13:00Z" w16du:dateUtc="2025-07-08T18:13:00Z">
            <w:r>
              <w:t>(A-Frame, 2025)</w:t>
            </w:r>
            <w:r>
              <w:fldChar w:fldCharType="end"/>
            </w:r>
          </w:ins>
          <w:customXmlInsRangeStart w:id="563" w:author="Valerij Šlovikov" w:date="2025-07-08T20:13:00Z"/>
        </w:sdtContent>
      </w:sdt>
      <w:customXmlInsRangeEnd w:id="563"/>
      <w:ins w:id="564" w:author="Valerij Šlovikov" w:date="2025-07-08T20:11:00Z">
        <w:r w:rsidRPr="0086754E">
          <w:t>.</w:t>
        </w:r>
      </w:ins>
    </w:p>
    <w:p w14:paraId="1C6E86EB" w14:textId="2B8DB017" w:rsidR="00F9640C" w:rsidRDefault="00F9640C">
      <w:pPr>
        <w:widowControl w:val="0"/>
        <w:autoSpaceDE w:val="0"/>
        <w:autoSpaceDN w:val="0"/>
        <w:spacing w:before="0" w:beforeAutospacing="0" w:after="0" w:afterAutospacing="0" w:line="240" w:lineRule="auto"/>
        <w:jc w:val="left"/>
        <w:rPr>
          <w:ins w:id="565" w:author="Valerij Šlovikov" w:date="2025-07-08T20:28:00Z" w16du:dateUtc="2025-07-08T18:28:00Z"/>
        </w:rPr>
      </w:pPr>
    </w:p>
    <w:p w14:paraId="7E72C8DB" w14:textId="77777777" w:rsidR="00923A57" w:rsidRDefault="00923A57">
      <w:pPr>
        <w:widowControl w:val="0"/>
        <w:autoSpaceDE w:val="0"/>
        <w:autoSpaceDN w:val="0"/>
        <w:spacing w:before="0" w:beforeAutospacing="0" w:after="0" w:afterAutospacing="0" w:line="240" w:lineRule="auto"/>
        <w:jc w:val="left"/>
        <w:rPr>
          <w:ins w:id="566" w:author="Valerij Šlovikov" w:date="2025-07-08T20:28:00Z" w16du:dateUtc="2025-07-08T18:28:00Z"/>
        </w:rPr>
      </w:pPr>
    </w:p>
    <w:p w14:paraId="4D6D24AF" w14:textId="77777777" w:rsidR="00923A57" w:rsidRDefault="00923A57">
      <w:pPr>
        <w:widowControl w:val="0"/>
        <w:autoSpaceDE w:val="0"/>
        <w:autoSpaceDN w:val="0"/>
        <w:spacing w:before="0" w:beforeAutospacing="0" w:after="0" w:afterAutospacing="0" w:line="240" w:lineRule="auto"/>
        <w:jc w:val="left"/>
        <w:rPr>
          <w:ins w:id="567" w:author="Valerij Šlovikov" w:date="2025-07-08T20:28:00Z" w16du:dateUtc="2025-07-08T18:28:00Z"/>
        </w:rPr>
      </w:pPr>
    </w:p>
    <w:p w14:paraId="1E3C3DBA" w14:textId="77777777" w:rsidR="00923A57" w:rsidRDefault="00923A57">
      <w:pPr>
        <w:widowControl w:val="0"/>
        <w:autoSpaceDE w:val="0"/>
        <w:autoSpaceDN w:val="0"/>
        <w:spacing w:before="0" w:beforeAutospacing="0" w:after="0" w:afterAutospacing="0" w:line="240" w:lineRule="auto"/>
        <w:jc w:val="left"/>
        <w:rPr>
          <w:ins w:id="568" w:author="Valerij Šlovikov" w:date="2025-07-08T20:28:00Z" w16du:dateUtc="2025-07-08T18:28:00Z"/>
        </w:rPr>
      </w:pPr>
    </w:p>
    <w:p w14:paraId="22F59212" w14:textId="77777777" w:rsidR="00923A57" w:rsidRDefault="00923A57">
      <w:pPr>
        <w:widowControl w:val="0"/>
        <w:autoSpaceDE w:val="0"/>
        <w:autoSpaceDN w:val="0"/>
        <w:spacing w:before="0" w:beforeAutospacing="0" w:after="0" w:afterAutospacing="0" w:line="240" w:lineRule="auto"/>
        <w:jc w:val="left"/>
        <w:rPr>
          <w:ins w:id="569" w:author="Valerij Šlovikov" w:date="2025-07-08T20:28:00Z" w16du:dateUtc="2025-07-08T18:28:00Z"/>
        </w:rPr>
      </w:pPr>
    </w:p>
    <w:p w14:paraId="67E29605" w14:textId="77777777" w:rsidR="00923A57" w:rsidRDefault="00923A57">
      <w:pPr>
        <w:widowControl w:val="0"/>
        <w:autoSpaceDE w:val="0"/>
        <w:autoSpaceDN w:val="0"/>
        <w:spacing w:before="0" w:beforeAutospacing="0" w:after="0" w:afterAutospacing="0" w:line="240" w:lineRule="auto"/>
        <w:jc w:val="left"/>
        <w:rPr>
          <w:ins w:id="570" w:author="Valerij Šlovikov" w:date="2025-07-08T20:28:00Z" w16du:dateUtc="2025-07-08T18:28:00Z"/>
        </w:rPr>
      </w:pPr>
    </w:p>
    <w:p w14:paraId="432EBCAF" w14:textId="77777777" w:rsidR="00923A57" w:rsidRDefault="00923A57">
      <w:pPr>
        <w:widowControl w:val="0"/>
        <w:autoSpaceDE w:val="0"/>
        <w:autoSpaceDN w:val="0"/>
        <w:spacing w:before="0" w:beforeAutospacing="0" w:after="0" w:afterAutospacing="0" w:line="240" w:lineRule="auto"/>
        <w:jc w:val="left"/>
        <w:rPr>
          <w:ins w:id="571" w:author="Valerij Šlovikov" w:date="2025-07-08T20:23:00Z" w16du:dateUtc="2025-07-08T18:23:00Z"/>
        </w:rPr>
      </w:pPr>
    </w:p>
    <w:p w14:paraId="5621F9B8" w14:textId="576D7000" w:rsidR="0084522E" w:rsidRPr="0018468E" w:rsidDel="00F9640C" w:rsidRDefault="0084522E" w:rsidP="008268DF">
      <w:pPr>
        <w:pStyle w:val="Nadpis2"/>
        <w:numPr>
          <w:ilvl w:val="0"/>
          <w:numId w:val="0"/>
        </w:numPr>
        <w:rPr>
          <w:del w:id="572" w:author="Valerij Šlovikov" w:date="2025-07-08T20:16:00Z" w16du:dateUtc="2025-07-08T18:16:00Z"/>
          <w:rFonts w:cstheme="minorHAnsi"/>
        </w:rPr>
        <w:pPrChange w:id="573" w:author="Valerij Šlovikov" w:date="2025-07-08T20:02:00Z" w16du:dateUtc="2025-07-08T18:02:00Z">
          <w:pPr>
            <w:pStyle w:val="Nadpis2"/>
          </w:pPr>
        </w:pPrChange>
      </w:pPr>
      <w:del w:id="574" w:author="Valerij Šlovikov" w:date="2025-07-08T20:16:00Z" w16du:dateUtc="2025-07-08T18:16:00Z">
        <w:r w:rsidRPr="0018468E" w:rsidDel="00F9640C">
          <w:rPr>
            <w:rStyle w:val="Siln"/>
            <w:rFonts w:cstheme="minorHAnsi"/>
          </w:rPr>
          <w:lastRenderedPageBreak/>
          <w:delText>Three.js</w:delText>
        </w:r>
      </w:del>
    </w:p>
    <w:p w14:paraId="7075FDB4" w14:textId="2ED33495" w:rsidR="0084522E" w:rsidRPr="0018468E" w:rsidDel="00F9640C" w:rsidRDefault="0084522E" w:rsidP="0018468E">
      <w:pPr>
        <w:pStyle w:val="Odstavecseseznamem"/>
        <w:numPr>
          <w:ilvl w:val="0"/>
          <w:numId w:val="11"/>
        </w:numPr>
        <w:rPr>
          <w:del w:id="575" w:author="Valerij Šlovikov" w:date="2025-07-08T20:16:00Z" w16du:dateUtc="2025-07-08T18:16:00Z"/>
        </w:rPr>
      </w:pPr>
      <w:del w:id="576" w:author="Valerij Šlovikov" w:date="2025-07-08T20:16:00Z" w16du:dateUtc="2025-07-08T18:16:00Z">
        <w:r w:rsidRPr="0018468E" w:rsidDel="00F9640C">
          <w:delText>Jedna z nejoblíbenějších a nejrozšířenějších knihoven pro 3D na webu.</w:delText>
        </w:r>
      </w:del>
    </w:p>
    <w:p w14:paraId="7992D7E0" w14:textId="2BFEF2DB" w:rsidR="0084522E" w:rsidRPr="0018468E" w:rsidDel="00F9640C" w:rsidRDefault="0084522E" w:rsidP="0018468E">
      <w:pPr>
        <w:pStyle w:val="Odstavecseseznamem"/>
        <w:numPr>
          <w:ilvl w:val="0"/>
          <w:numId w:val="11"/>
        </w:numPr>
        <w:rPr>
          <w:del w:id="577" w:author="Valerij Šlovikov" w:date="2025-07-08T20:16:00Z" w16du:dateUtc="2025-07-08T18:16:00Z"/>
        </w:rPr>
      </w:pPr>
      <w:del w:id="578" w:author="Valerij Šlovikov" w:date="2025-07-08T20:16:00Z" w16du:dateUtc="2025-07-08T18:16:00Z">
        <w:r w:rsidRPr="0018468E" w:rsidDel="00F9640C">
          <w:delText>Nabízí ucelený ekosystém: kamery, scény, světla, modely, materiály, animace.</w:delText>
        </w:r>
      </w:del>
    </w:p>
    <w:p w14:paraId="1170A563" w14:textId="1047E5A2" w:rsidR="0084522E" w:rsidRPr="0018468E" w:rsidDel="00F9640C" w:rsidRDefault="0084522E" w:rsidP="0018468E">
      <w:pPr>
        <w:pStyle w:val="Odstavecseseznamem"/>
        <w:numPr>
          <w:ilvl w:val="0"/>
          <w:numId w:val="11"/>
        </w:numPr>
        <w:rPr>
          <w:del w:id="579" w:author="Valerij Šlovikov" w:date="2025-07-08T20:16:00Z" w16du:dateUtc="2025-07-08T18:16:00Z"/>
        </w:rPr>
      </w:pPr>
      <w:del w:id="580" w:author="Valerij Šlovikov" w:date="2025-07-08T20:16:00Z" w16du:dateUtc="2025-07-08T18:16:00Z">
        <w:r w:rsidRPr="0018468E" w:rsidDel="00F9640C">
          <w:delText>Má rozsáhlou komunitu a tisíce pluginů, příkladů i tutoriálů.</w:delText>
        </w:r>
      </w:del>
    </w:p>
    <w:p w14:paraId="298587EE" w14:textId="419AFE03" w:rsidR="0084522E" w:rsidRPr="0018468E" w:rsidDel="00F9640C" w:rsidRDefault="0084522E" w:rsidP="0018468E">
      <w:pPr>
        <w:pStyle w:val="Odstavecseseznamem"/>
        <w:numPr>
          <w:ilvl w:val="0"/>
          <w:numId w:val="11"/>
        </w:numPr>
        <w:rPr>
          <w:del w:id="581" w:author="Valerij Šlovikov" w:date="2025-07-08T20:16:00Z" w16du:dateUtc="2025-07-08T18:16:00Z"/>
        </w:rPr>
      </w:pPr>
      <w:del w:id="582" w:author="Valerij Šlovikov" w:date="2025-07-08T20:16:00Z" w16du:dateUtc="2025-07-08T18:16:00Z">
        <w:r w:rsidRPr="0018468E" w:rsidDel="00F9640C">
          <w:delText>Je primárně postavena na WebGL (aktuálně WebGL2), experimentální větve</w:delText>
        </w:r>
      </w:del>
      <w:del w:id="583" w:author="Valerij Šlovikov" w:date="2025-07-08T19:25:00Z" w16du:dateUtc="2025-07-08T17:25:00Z">
        <w:r w:rsidRPr="0018468E" w:rsidDel="0007341C">
          <w:delText xml:space="preserve"> už chystají </w:delText>
        </w:r>
      </w:del>
      <w:del w:id="584" w:author="Valerij Šlovikov" w:date="2025-07-08T20:16:00Z" w16du:dateUtc="2025-07-08T18:16:00Z">
        <w:r w:rsidRPr="0018468E" w:rsidDel="00F9640C">
          <w:delText>podporu</w:delText>
        </w:r>
      </w:del>
      <w:del w:id="585" w:author="Valerij Šlovikov" w:date="2025-07-08T19:25:00Z" w16du:dateUtc="2025-07-08T17:25:00Z">
        <w:r w:rsidRPr="0018468E" w:rsidDel="0007341C">
          <w:delText xml:space="preserve"> </w:delText>
        </w:r>
      </w:del>
      <w:del w:id="586" w:author="Valerij Šlovikov" w:date="2025-07-08T20:16:00Z" w16du:dateUtc="2025-07-08T18:16:00Z">
        <w:r w:rsidRPr="0018468E" w:rsidDel="00F9640C">
          <w:delText>WebGPU.</w:delText>
        </w:r>
      </w:del>
    </w:p>
    <w:p w14:paraId="02BC7B73" w14:textId="5B0E7FEC" w:rsidR="0084522E" w:rsidRPr="0018468E" w:rsidDel="00F9640C" w:rsidRDefault="0084522E" w:rsidP="0018468E">
      <w:pPr>
        <w:pStyle w:val="Normlnweb"/>
        <w:rPr>
          <w:del w:id="587" w:author="Valerij Šlovikov" w:date="2025-07-08T20:16:00Z" w16du:dateUtc="2025-07-08T18:16:00Z"/>
          <w:rFonts w:asciiTheme="minorHAnsi" w:hAnsiTheme="minorHAnsi" w:cstheme="minorHAnsi"/>
        </w:rPr>
      </w:pPr>
      <w:del w:id="588" w:author="Valerij Šlovikov" w:date="2025-07-08T20:16:00Z" w16du:dateUtc="2025-07-08T18:16:00Z">
        <w:r w:rsidRPr="0018468E" w:rsidDel="00F9640C">
          <w:rPr>
            <w:rStyle w:val="Siln"/>
            <w:rFonts w:asciiTheme="minorHAnsi" w:hAnsiTheme="minorHAnsi" w:cstheme="minorHAnsi"/>
            <w:lang w:val="cs-CZ"/>
          </w:rPr>
          <w:delText>Babylon.js</w:delText>
        </w:r>
      </w:del>
    </w:p>
    <w:p w14:paraId="13D890EB" w14:textId="1BC3D3BA" w:rsidR="0084522E" w:rsidRPr="0018468E" w:rsidDel="00F9640C" w:rsidRDefault="0084522E" w:rsidP="0018468E">
      <w:pPr>
        <w:pStyle w:val="Odstavecseseznamem"/>
        <w:numPr>
          <w:ilvl w:val="0"/>
          <w:numId w:val="11"/>
        </w:numPr>
        <w:rPr>
          <w:del w:id="589" w:author="Valerij Šlovikov" w:date="2025-07-08T20:16:00Z" w16du:dateUtc="2025-07-08T18:16:00Z"/>
        </w:rPr>
      </w:pPr>
      <w:del w:id="590" w:author="Valerij Šlovikov" w:date="2025-07-08T20:16:00Z" w16du:dateUtc="2025-07-08T18:16:00Z">
        <w:r w:rsidRPr="0018468E" w:rsidDel="00F9640C">
          <w:delText>Další robustní framework s podobným zaměřením.</w:delText>
        </w:r>
      </w:del>
    </w:p>
    <w:p w14:paraId="763C4C4E" w14:textId="4B36EF41" w:rsidR="0084522E" w:rsidRPr="0018468E" w:rsidDel="00F9640C" w:rsidRDefault="0084522E" w:rsidP="0018468E">
      <w:pPr>
        <w:pStyle w:val="Odstavecseseznamem"/>
        <w:numPr>
          <w:ilvl w:val="0"/>
          <w:numId w:val="11"/>
        </w:numPr>
        <w:rPr>
          <w:del w:id="591" w:author="Valerij Šlovikov" w:date="2025-07-08T20:16:00Z" w16du:dateUtc="2025-07-08T18:16:00Z"/>
        </w:rPr>
      </w:pPr>
      <w:del w:id="592" w:author="Valerij Šlovikov" w:date="2025-07-08T20:16:00Z" w16du:dateUtc="2025-07-08T18:16:00Z">
        <w:r w:rsidRPr="0018468E" w:rsidDel="00F9640C">
          <w:delText>Rychle se vyvíjí a nabízí pokročilé funkce (např. PBR – Physically Based Rendering, podpora WebXR, částečně WebGPU).</w:delText>
        </w:r>
      </w:del>
    </w:p>
    <w:p w14:paraId="02484161" w14:textId="3C4B9F0D" w:rsidR="0084522E" w:rsidRPr="0018468E" w:rsidDel="00F9640C" w:rsidRDefault="0084522E" w:rsidP="0018468E">
      <w:pPr>
        <w:pStyle w:val="Odstavecseseznamem"/>
        <w:numPr>
          <w:ilvl w:val="0"/>
          <w:numId w:val="11"/>
        </w:numPr>
        <w:rPr>
          <w:del w:id="593" w:author="Valerij Šlovikov" w:date="2025-07-08T20:16:00Z" w16du:dateUtc="2025-07-08T18:16:00Z"/>
        </w:rPr>
      </w:pPr>
      <w:del w:id="594" w:author="Valerij Šlovikov" w:date="2025-07-08T20:16:00Z" w16du:dateUtc="2025-07-08T18:16:00Z">
        <w:r w:rsidRPr="0018468E" w:rsidDel="00F9640C">
          <w:delText>Má skvělý nástroj Playground, kde lze interaktivně psát kód a rovnou vidět výsledek.</w:delText>
        </w:r>
      </w:del>
    </w:p>
    <w:p w14:paraId="2900CF3A" w14:textId="6F06138D" w:rsidR="0084522E" w:rsidRPr="0018468E" w:rsidDel="00F9640C" w:rsidRDefault="0084522E" w:rsidP="0018468E">
      <w:pPr>
        <w:pStyle w:val="Normlnweb"/>
        <w:rPr>
          <w:del w:id="595" w:author="Valerij Šlovikov" w:date="2025-07-08T20:16:00Z" w16du:dateUtc="2025-07-08T18:16:00Z"/>
          <w:rFonts w:asciiTheme="minorHAnsi" w:hAnsiTheme="minorHAnsi" w:cstheme="minorHAnsi"/>
        </w:rPr>
      </w:pPr>
      <w:del w:id="596" w:author="Valerij Šlovikov" w:date="2025-07-08T20:16:00Z" w16du:dateUtc="2025-07-08T18:16:00Z">
        <w:r w:rsidRPr="0018468E" w:rsidDel="00F9640C">
          <w:rPr>
            <w:rStyle w:val="Siln"/>
            <w:rFonts w:asciiTheme="minorHAnsi" w:hAnsiTheme="minorHAnsi" w:cstheme="minorHAnsi"/>
            <w:lang w:val="cs-CZ"/>
          </w:rPr>
          <w:delText>Jiné knihovny</w:delText>
        </w:r>
      </w:del>
    </w:p>
    <w:p w14:paraId="1F1AA543" w14:textId="08E3A8A2" w:rsidR="0084522E" w:rsidRPr="0018468E" w:rsidDel="00F9640C" w:rsidRDefault="0084522E" w:rsidP="0018468E">
      <w:pPr>
        <w:pStyle w:val="Odstavecseseznamem"/>
        <w:numPr>
          <w:ilvl w:val="0"/>
          <w:numId w:val="11"/>
        </w:numPr>
        <w:rPr>
          <w:del w:id="597" w:author="Valerij Šlovikov" w:date="2025-07-08T20:16:00Z" w16du:dateUtc="2025-07-08T18:16:00Z"/>
        </w:rPr>
      </w:pPr>
      <w:del w:id="598" w:author="Valerij Šlovikov" w:date="2025-07-08T20:16:00Z" w16du:dateUtc="2025-07-08T18:16:00Z">
        <w:r w:rsidRPr="0018468E" w:rsidDel="00F9640C">
          <w:rPr>
            <w:rStyle w:val="Siln"/>
          </w:rPr>
          <w:delText>PlayCanvas</w:delText>
        </w:r>
        <w:r w:rsidRPr="0018468E" w:rsidDel="00F9640C">
          <w:delText>: Herní engine s online editorem a zaměřením na výkon.</w:delText>
        </w:r>
      </w:del>
    </w:p>
    <w:p w14:paraId="5C42C6DE" w14:textId="53319A5B" w:rsidR="0084522E" w:rsidRPr="0018468E" w:rsidDel="00F9640C" w:rsidRDefault="0084522E" w:rsidP="0018468E">
      <w:pPr>
        <w:pStyle w:val="Odstavecseseznamem"/>
        <w:numPr>
          <w:ilvl w:val="0"/>
          <w:numId w:val="11"/>
        </w:numPr>
        <w:rPr>
          <w:del w:id="599" w:author="Valerij Šlovikov" w:date="2025-07-08T20:16:00Z" w16du:dateUtc="2025-07-08T18:16:00Z"/>
        </w:rPr>
      </w:pPr>
      <w:del w:id="600" w:author="Valerij Šlovikov" w:date="2025-07-08T20:16:00Z" w16du:dateUtc="2025-07-08T18:16:00Z">
        <w:r w:rsidRPr="0018468E" w:rsidDel="00F9640C">
          <w:rPr>
            <w:rStyle w:val="Siln"/>
          </w:rPr>
          <w:delText>A-Frame</w:delText>
        </w:r>
        <w:r w:rsidRPr="0018468E" w:rsidDel="00F9640C">
          <w:delText xml:space="preserve"> (nad Three.js): Usnadňuje tvorbu VR/AR aplikací díky HTML-like syntaxi.</w:delText>
        </w:r>
      </w:del>
    </w:p>
    <w:p w14:paraId="10957F5C" w14:textId="1001523F" w:rsidR="0007341C" w:rsidRDefault="0084522E" w:rsidP="00F9640C">
      <w:pPr>
        <w:pStyle w:val="Nadpis2"/>
        <w:rPr>
          <w:ins w:id="601" w:author="Valerij Šlovikov" w:date="2025-07-08T20:20:00Z" w16du:dateUtc="2025-07-08T18:20:00Z"/>
        </w:rPr>
      </w:pPr>
      <w:del w:id="602" w:author="Valerij Šlovikov" w:date="2025-07-08T20:16:00Z" w16du:dateUtc="2025-07-08T18:16:00Z">
        <w:r w:rsidRPr="0018468E" w:rsidDel="00F9640C">
          <w:rPr>
            <w:rStyle w:val="Siln"/>
          </w:rPr>
          <w:delText>Oimo.js, Cannon.js</w:delText>
        </w:r>
        <w:r w:rsidRPr="0018468E" w:rsidDel="00F9640C">
          <w:delText>: Fyzikální enginy pro simulaci pohybu, kolizí a dalších jevů.</w:delText>
        </w:r>
      </w:del>
      <w:ins w:id="603" w:author="Valerij Šlovikov" w:date="2025-07-08T20:20:00Z" w16du:dateUtc="2025-07-08T18:20:00Z">
        <w:r w:rsidR="00F9640C">
          <w:t>Porovnání knihoven</w:t>
        </w:r>
      </w:ins>
    </w:p>
    <w:p w14:paraId="0EB280C8" w14:textId="1BD171B6" w:rsidR="00F9640C" w:rsidRPr="00F9640C" w:rsidRDefault="00F9640C" w:rsidP="00F9640C">
      <w:pPr>
        <w:rPr>
          <w:ins w:id="604" w:author="Valerij Šlovikov" w:date="2025-07-08T20:21:00Z" w16du:dateUtc="2025-07-08T18:21:00Z"/>
          <w:lang w:eastAsia="cs-CZ"/>
        </w:rPr>
        <w:pPrChange w:id="605" w:author="Valerij Šlovikov" w:date="2025-07-08T20:21:00Z" w16du:dateUtc="2025-07-08T18:21:00Z">
          <w:pPr>
            <w:spacing w:line="240" w:lineRule="auto"/>
            <w:jc w:val="left"/>
          </w:pPr>
        </w:pPrChange>
      </w:pPr>
      <w:ins w:id="606" w:author="Valerij Šlovikov" w:date="2025-07-08T20:21:00Z" w16du:dateUtc="2025-07-08T18:21:00Z">
        <w:r w:rsidRPr="00F9640C">
          <w:rPr>
            <w:lang w:eastAsia="cs-CZ"/>
          </w:rPr>
          <w:t xml:space="preserve">Knihovny Three.js, Babylon.js, PlayCanvas a A-Frame se liší zejména </w:t>
        </w:r>
        <w:r w:rsidRPr="00F9640C">
          <w:rPr>
            <w:lang w:eastAsia="cs-CZ"/>
            <w:rPrChange w:id="607" w:author="Valerij Šlovikov" w:date="2025-07-08T20:21:00Z" w16du:dateUtc="2025-07-08T18:21:00Z">
              <w:rPr>
                <w:b/>
                <w:bCs/>
                <w:lang w:eastAsia="cs-CZ"/>
              </w:rPr>
            </w:rPrChange>
          </w:rPr>
          <w:t>architekturou</w:t>
        </w:r>
        <w:r w:rsidRPr="00F9640C">
          <w:rPr>
            <w:lang w:eastAsia="cs-CZ"/>
          </w:rPr>
          <w:t xml:space="preserve">, </w:t>
        </w:r>
        <w:r w:rsidRPr="00F9640C">
          <w:rPr>
            <w:lang w:eastAsia="cs-CZ"/>
            <w:rPrChange w:id="608" w:author="Valerij Šlovikov" w:date="2025-07-08T20:21:00Z" w16du:dateUtc="2025-07-08T18:21:00Z">
              <w:rPr>
                <w:b/>
                <w:bCs/>
                <w:lang w:eastAsia="cs-CZ"/>
              </w:rPr>
            </w:rPrChange>
          </w:rPr>
          <w:t>mírou abstrakce</w:t>
        </w:r>
        <w:r w:rsidRPr="00F9640C">
          <w:rPr>
            <w:lang w:eastAsia="cs-CZ"/>
          </w:rPr>
          <w:t xml:space="preserve"> a </w:t>
        </w:r>
        <w:r w:rsidRPr="00F9640C">
          <w:rPr>
            <w:lang w:eastAsia="cs-CZ"/>
            <w:rPrChange w:id="609" w:author="Valerij Šlovikov" w:date="2025-07-08T20:21:00Z" w16du:dateUtc="2025-07-08T18:21:00Z">
              <w:rPr>
                <w:b/>
                <w:bCs/>
                <w:lang w:eastAsia="cs-CZ"/>
              </w:rPr>
            </w:rPrChange>
          </w:rPr>
          <w:t>zásobou podpůrných nástrojů</w:t>
        </w:r>
        <w:r w:rsidRPr="00F9640C">
          <w:rPr>
            <w:lang w:eastAsia="cs-CZ"/>
          </w:rPr>
          <w:t xml:space="preserve">. </w:t>
        </w:r>
        <w:r w:rsidRPr="00F9640C">
          <w:rPr>
            <w:b/>
            <w:bCs/>
            <w:lang w:eastAsia="cs-CZ"/>
            <w:rPrChange w:id="610" w:author="Valerij Šlovikov" w:date="2025-07-08T20:21:00Z" w16du:dateUtc="2025-07-08T18:21:00Z">
              <w:rPr>
                <w:lang w:eastAsia="cs-CZ"/>
              </w:rPr>
            </w:rPrChange>
          </w:rPr>
          <w:t>Three.js</w:t>
        </w:r>
        <w:r w:rsidRPr="00F9640C">
          <w:rPr>
            <w:lang w:eastAsia="cs-CZ"/>
          </w:rPr>
          <w:t xml:space="preserve"> poskytuje minimalistický scene-graph, který lze díky modulární struktuře rozšířit o post-processing, fyziku či vlastní shadery. </w:t>
        </w:r>
        <w:r w:rsidRPr="00F9640C">
          <w:rPr>
            <w:b/>
            <w:bCs/>
            <w:lang w:eastAsia="cs-CZ"/>
            <w:rPrChange w:id="611" w:author="Valerij Šlovikov" w:date="2025-07-08T20:21:00Z" w16du:dateUtc="2025-07-08T18:21:00Z">
              <w:rPr>
                <w:lang w:eastAsia="cs-CZ"/>
              </w:rPr>
            </w:rPrChange>
          </w:rPr>
          <w:t>Babylon.js</w:t>
        </w:r>
        <w:r w:rsidRPr="00F9640C">
          <w:rPr>
            <w:lang w:eastAsia="cs-CZ"/>
          </w:rPr>
          <w:t xml:space="preserve"> naproti tomu integruje většinu funkc</w:t>
        </w:r>
      </w:ins>
      <w:ins w:id="612" w:author="Valerij Šlovikov" w:date="2025-07-08T20:26:00Z" w16du:dateUtc="2025-07-08T18:26:00Z">
        <w:r w:rsidR="00923A57">
          <w:rPr>
            <w:lang w:eastAsia="cs-CZ"/>
          </w:rPr>
          <w:t>í</w:t>
        </w:r>
      </w:ins>
      <w:ins w:id="613" w:author="Valerij Šlovikov" w:date="2025-07-08T20:21:00Z" w16du:dateUtc="2025-07-08T18:21:00Z">
        <w:r w:rsidRPr="00F9640C">
          <w:rPr>
            <w:lang w:eastAsia="cs-CZ"/>
          </w:rPr>
          <w:t xml:space="preserve"> přímo do jádra a představuje tak komplexnější, nicméně robustnější řešení s nativní podporou WebXR. </w:t>
        </w:r>
        <w:r w:rsidRPr="00F9640C">
          <w:rPr>
            <w:b/>
            <w:bCs/>
            <w:lang w:eastAsia="cs-CZ"/>
            <w:rPrChange w:id="614" w:author="Valerij Šlovikov" w:date="2025-07-08T20:21:00Z" w16du:dateUtc="2025-07-08T18:21:00Z">
              <w:rPr>
                <w:lang w:eastAsia="cs-CZ"/>
              </w:rPr>
            </w:rPrChange>
          </w:rPr>
          <w:t>PlayCanvas</w:t>
        </w:r>
        <w:r w:rsidRPr="00F9640C">
          <w:rPr>
            <w:lang w:eastAsia="cs-CZ"/>
          </w:rPr>
          <w:t xml:space="preserve"> nabízí jediný cloud-native editor v testovaném souboru knihoven a umožňuje okamžitou publikaci buildu prostřednictvím CDN, což však předpokládá přijetí SaaS modelu</w:t>
        </w:r>
        <w:r w:rsidRPr="00F9640C">
          <w:rPr>
            <w:b/>
            <w:bCs/>
            <w:lang w:eastAsia="cs-CZ"/>
            <w:rPrChange w:id="615" w:author="Valerij Šlovikov" w:date="2025-07-08T20:21:00Z" w16du:dateUtc="2025-07-08T18:21:00Z">
              <w:rPr>
                <w:lang w:eastAsia="cs-CZ"/>
              </w:rPr>
            </w:rPrChange>
          </w:rPr>
          <w:t>. A-Frame</w:t>
        </w:r>
        <w:r w:rsidRPr="00F9640C">
          <w:rPr>
            <w:lang w:eastAsia="cs-CZ"/>
          </w:rPr>
          <w:t xml:space="preserve"> staví nad Three.js deklarativní vrstvu a je optimalizován na rychlé VR/AR prototypování; jeho výkon je ovšem limitován dodatečnou zátěží DOM komponent.</w:t>
        </w:r>
      </w:ins>
    </w:p>
    <w:p w14:paraId="71032A8E" w14:textId="136166D5" w:rsidR="00F9640C" w:rsidRPr="00F9640C" w:rsidRDefault="00F9640C" w:rsidP="00F9640C">
      <w:pPr>
        <w:rPr>
          <w:ins w:id="616" w:author="Valerij Šlovikov" w:date="2025-07-08T20:21:00Z" w16du:dateUtc="2025-07-08T18:21:00Z"/>
          <w:lang w:eastAsia="cs-CZ"/>
        </w:rPr>
        <w:pPrChange w:id="617" w:author="Valerij Šlovikov" w:date="2025-07-08T20:21:00Z" w16du:dateUtc="2025-07-08T18:21:00Z">
          <w:pPr>
            <w:spacing w:line="240" w:lineRule="auto"/>
            <w:jc w:val="left"/>
          </w:pPr>
        </w:pPrChange>
      </w:pPr>
      <w:ins w:id="618" w:author="Valerij Šlovikov" w:date="2025-07-08T20:21:00Z" w16du:dateUtc="2025-07-08T18:21:00Z">
        <w:r w:rsidRPr="00F9640C">
          <w:rPr>
            <w:lang w:eastAsia="cs-CZ"/>
          </w:rPr>
          <w:t xml:space="preserve">Z pohledu </w:t>
        </w:r>
        <w:r w:rsidRPr="00F9640C">
          <w:rPr>
            <w:b/>
            <w:bCs/>
            <w:lang w:eastAsia="cs-CZ"/>
          </w:rPr>
          <w:t>komunity</w:t>
        </w:r>
        <w:r w:rsidRPr="00F9640C">
          <w:rPr>
            <w:lang w:eastAsia="cs-CZ"/>
          </w:rPr>
          <w:t xml:space="preserve"> vykazuje Three.js nejvyšší míru adopce, následuje Babylon.j</w:t>
        </w:r>
      </w:ins>
      <w:ins w:id="619" w:author="Valerij Šlovikov" w:date="2025-07-08T20:22:00Z" w16du:dateUtc="2025-07-08T18:22:00Z">
        <w:r>
          <w:rPr>
            <w:lang w:eastAsia="cs-CZ"/>
          </w:rPr>
          <w:t>s</w:t>
        </w:r>
      </w:ins>
      <w:ins w:id="620" w:author="Valerij Šlovikov" w:date="2025-07-08T20:21:00Z" w16du:dateUtc="2025-07-08T18:21:00Z">
        <w:r w:rsidRPr="00F9640C">
          <w:rPr>
            <w:lang w:eastAsia="cs-CZ"/>
          </w:rPr>
          <w:t>, A-Frame a PlayCanvas. Velikost komunity koreluje s počtem dostupných pluginů, vzdělávacích materiálů a rychlostí odezvy na nahlášené chyby.</w:t>
        </w:r>
      </w:ins>
    </w:p>
    <w:p w14:paraId="218488BE" w14:textId="77777777" w:rsidR="00F9640C" w:rsidRPr="00F9640C" w:rsidRDefault="00F9640C" w:rsidP="00F9640C">
      <w:pPr>
        <w:rPr>
          <w:ins w:id="621" w:author="Valerij Šlovikov" w:date="2025-07-08T20:21:00Z" w16du:dateUtc="2025-07-08T18:21:00Z"/>
          <w:lang w:eastAsia="cs-CZ"/>
        </w:rPr>
        <w:pPrChange w:id="622" w:author="Valerij Šlovikov" w:date="2025-07-08T20:21:00Z" w16du:dateUtc="2025-07-08T18:21:00Z">
          <w:pPr>
            <w:spacing w:line="240" w:lineRule="auto"/>
            <w:jc w:val="left"/>
          </w:pPr>
        </w:pPrChange>
      </w:pPr>
      <w:ins w:id="623" w:author="Valerij Šlovikov" w:date="2025-07-08T20:21:00Z" w16du:dateUtc="2025-07-08T18:21:00Z">
        <w:r w:rsidRPr="00F9640C">
          <w:rPr>
            <w:lang w:eastAsia="cs-CZ"/>
          </w:rPr>
          <w:t xml:space="preserve">Licenčně jsou Three.js, PlayCanvas a A-Frame publikovány pod </w:t>
        </w:r>
        <w:r w:rsidRPr="00F9640C">
          <w:rPr>
            <w:b/>
            <w:bCs/>
            <w:lang w:eastAsia="cs-CZ"/>
          </w:rPr>
          <w:t>MIT</w:t>
        </w:r>
        <w:r w:rsidRPr="00F9640C">
          <w:rPr>
            <w:lang w:eastAsia="cs-CZ"/>
          </w:rPr>
          <w:t xml:space="preserve">, což zaručuje minimální restrikce při komerčním užití. Babylon.js využívá </w:t>
        </w:r>
        <w:r w:rsidRPr="00F9640C">
          <w:rPr>
            <w:b/>
            <w:bCs/>
            <w:lang w:eastAsia="cs-CZ"/>
          </w:rPr>
          <w:t>Apache 2.0</w:t>
        </w:r>
        <w:r w:rsidRPr="00F9640C">
          <w:rPr>
            <w:lang w:eastAsia="cs-CZ"/>
          </w:rPr>
          <w:t>, která sice zachovává otevřenost, avšak vyžaduje explicitní uvedení licenčních záznamů v derivovaných dílech.</w:t>
        </w:r>
      </w:ins>
    </w:p>
    <w:p w14:paraId="23A8F66B" w14:textId="1E5EFC0E" w:rsidR="00F9640C" w:rsidRDefault="00F9640C" w:rsidP="00F9640C">
      <w:pPr>
        <w:pStyle w:val="Nadpis2"/>
        <w:rPr>
          <w:ins w:id="624" w:author="Valerij Šlovikov" w:date="2025-07-08T20:24:00Z" w16du:dateUtc="2025-07-08T18:24:00Z"/>
        </w:rPr>
      </w:pPr>
      <w:ins w:id="625" w:author="Valerij Šlovikov" w:date="2025-07-08T20:24:00Z" w16du:dateUtc="2025-07-08T18:24:00Z">
        <w:r>
          <w:t>Shrnutí a volba knihovny pro praktickou část</w:t>
        </w:r>
      </w:ins>
    </w:p>
    <w:p w14:paraId="08C4B729" w14:textId="77777777" w:rsidR="00923A57" w:rsidRDefault="00923A57" w:rsidP="00923A57">
      <w:pPr>
        <w:rPr>
          <w:ins w:id="626" w:author="Valerij Šlovikov" w:date="2025-07-08T20:26:00Z" w16du:dateUtc="2025-07-08T18:26:00Z"/>
        </w:rPr>
      </w:pPr>
      <w:ins w:id="627" w:author="Valerij Šlovikov" w:date="2025-07-08T20:24:00Z">
        <w:r w:rsidRPr="00923A57">
          <w:t xml:space="preserve">Na základě výše uvedených kritérií – </w:t>
        </w:r>
        <w:r w:rsidRPr="00923A57">
          <w:rPr>
            <w:b/>
            <w:bCs/>
          </w:rPr>
          <w:t>architektura</w:t>
        </w:r>
        <w:r w:rsidRPr="00923A57">
          <w:t xml:space="preserve">, </w:t>
        </w:r>
        <w:r w:rsidRPr="00923A57">
          <w:rPr>
            <w:b/>
            <w:bCs/>
          </w:rPr>
          <w:t>licence</w:t>
        </w:r>
        <w:r w:rsidRPr="00923A57">
          <w:t xml:space="preserve">, </w:t>
        </w:r>
        <w:r w:rsidRPr="00923A57">
          <w:rPr>
            <w:b/>
            <w:bCs/>
          </w:rPr>
          <w:t>podpora WebGPU</w:t>
        </w:r>
        <w:r w:rsidRPr="00923A57">
          <w:t xml:space="preserve">, </w:t>
        </w:r>
        <w:r w:rsidRPr="00923A57">
          <w:rPr>
            <w:b/>
            <w:bCs/>
          </w:rPr>
          <w:t>velikost komunity</w:t>
        </w:r>
        <w:r w:rsidRPr="00923A57">
          <w:t xml:space="preserve"> a </w:t>
        </w:r>
        <w:r w:rsidRPr="00923A57">
          <w:rPr>
            <w:b/>
            <w:bCs/>
          </w:rPr>
          <w:t>dostupnost učebních materiálů</w:t>
        </w:r>
        <w:r w:rsidRPr="00923A57">
          <w:t xml:space="preserve"> – byla pro implementaci demonstračních scén zvolena </w:t>
        </w:r>
        <w:r w:rsidRPr="00923A57">
          <w:rPr>
            <w:b/>
            <w:bCs/>
          </w:rPr>
          <w:t>knihovna Three.js</w:t>
        </w:r>
        <w:r w:rsidRPr="00923A57">
          <w:t>. Klíčové důvody jsou následující:</w:t>
        </w:r>
      </w:ins>
    </w:p>
    <w:p w14:paraId="7CD5C10E" w14:textId="77777777" w:rsidR="00923A57" w:rsidRDefault="00923A57" w:rsidP="00923A57">
      <w:pPr>
        <w:pStyle w:val="Odstavecseseznamem"/>
        <w:numPr>
          <w:ilvl w:val="1"/>
          <w:numId w:val="10"/>
        </w:numPr>
        <w:rPr>
          <w:ins w:id="628" w:author="Valerij Šlovikov" w:date="2025-07-08T20:27:00Z" w16du:dateUtc="2025-07-08T18:27:00Z"/>
        </w:rPr>
      </w:pPr>
      <w:ins w:id="629" w:author="Valerij Šlovikov" w:date="2025-07-08T20:24:00Z">
        <w:r w:rsidRPr="00923A57">
          <w:rPr>
            <w:b/>
            <w:bCs/>
          </w:rPr>
          <w:t>Kompatibilita s WebGPU</w:t>
        </w:r>
        <w:r w:rsidRPr="00923A57">
          <w:t xml:space="preserve"> – větev </w:t>
        </w:r>
        <w:r w:rsidRPr="00923A57">
          <w:rPr>
            <w:i/>
            <w:iCs/>
          </w:rPr>
          <w:t>three-webgpu</w:t>
        </w:r>
        <w:r w:rsidRPr="00923A57">
          <w:t xml:space="preserve"> je aktivně udržována a umožňuje otestovat moderní grafické techniky v souladu s cílem práce.</w:t>
        </w:r>
      </w:ins>
    </w:p>
    <w:p w14:paraId="6C1F69BC" w14:textId="77777777" w:rsidR="00923A57" w:rsidRDefault="00923A57" w:rsidP="00923A57">
      <w:pPr>
        <w:pStyle w:val="Odstavecseseznamem"/>
        <w:numPr>
          <w:ilvl w:val="1"/>
          <w:numId w:val="10"/>
        </w:numPr>
        <w:rPr>
          <w:ins w:id="630" w:author="Valerij Šlovikov" w:date="2025-07-08T20:27:00Z" w16du:dateUtc="2025-07-08T18:27:00Z"/>
        </w:rPr>
      </w:pPr>
      <w:ins w:id="631" w:author="Valerij Šlovikov" w:date="2025-07-08T20:24:00Z">
        <w:r w:rsidRPr="00923A57">
          <w:rPr>
            <w:b/>
            <w:bCs/>
          </w:rPr>
          <w:t>Rozsáhlý ekosystém</w:t>
        </w:r>
        <w:r w:rsidRPr="00923A57">
          <w:t xml:space="preserve"> – největší počet komunitních pluginů a tutoriálů minimalizuje čas nutný k implementaci doplňkových funkcí (např. PBR, fyzika).</w:t>
        </w:r>
      </w:ins>
    </w:p>
    <w:p w14:paraId="2AFB7230" w14:textId="773EF17A" w:rsidR="00923A57" w:rsidRDefault="00923A57" w:rsidP="00923A57">
      <w:pPr>
        <w:pStyle w:val="Odstavecseseznamem"/>
        <w:numPr>
          <w:ilvl w:val="1"/>
          <w:numId w:val="10"/>
        </w:numPr>
        <w:rPr>
          <w:ins w:id="632" w:author="Valerij Šlovikov" w:date="2025-07-08T20:27:00Z" w16du:dateUtc="2025-07-08T18:27:00Z"/>
        </w:rPr>
      </w:pPr>
      <w:ins w:id="633" w:author="Valerij Šlovikov" w:date="2025-07-08T20:24:00Z">
        <w:r w:rsidRPr="00923A57">
          <w:rPr>
            <w:b/>
            <w:bCs/>
          </w:rPr>
          <w:t>Licenční jednoduchost</w:t>
        </w:r>
        <w:r w:rsidRPr="00923A57">
          <w:t xml:space="preserve"> – MIT licence nevyžaduje zveřejnění zdrojových kódů ani doplňující právní doložky.</w:t>
        </w:r>
      </w:ins>
    </w:p>
    <w:p w14:paraId="44C2BDD8" w14:textId="77777777" w:rsidR="00923A57" w:rsidRDefault="00923A57">
      <w:pPr>
        <w:widowControl w:val="0"/>
        <w:autoSpaceDE w:val="0"/>
        <w:autoSpaceDN w:val="0"/>
        <w:spacing w:before="0" w:beforeAutospacing="0" w:after="0" w:afterAutospacing="0" w:line="240" w:lineRule="auto"/>
        <w:jc w:val="left"/>
        <w:rPr>
          <w:ins w:id="634" w:author="Valerij Šlovikov" w:date="2025-07-08T20:27:00Z" w16du:dateUtc="2025-07-08T18:27:00Z"/>
        </w:rPr>
      </w:pPr>
      <w:ins w:id="635" w:author="Valerij Šlovikov" w:date="2025-07-08T20:27:00Z" w16du:dateUtc="2025-07-08T18:27:00Z">
        <w:r>
          <w:br w:type="page"/>
        </w:r>
      </w:ins>
    </w:p>
    <w:p w14:paraId="7E9362B7" w14:textId="77777777" w:rsidR="0007341C" w:rsidRPr="0018468E" w:rsidDel="00923A57" w:rsidRDefault="0007341C" w:rsidP="00923A57">
      <w:pPr>
        <w:pStyle w:val="Odstavecseseznamem"/>
        <w:numPr>
          <w:ilvl w:val="1"/>
          <w:numId w:val="10"/>
        </w:numPr>
        <w:rPr>
          <w:del w:id="636" w:author="Valerij Šlovikov" w:date="2025-07-08T20:25:00Z" w16du:dateUtc="2025-07-08T18:25:00Z"/>
        </w:rPr>
        <w:pPrChange w:id="637" w:author="Valerij Šlovikov" w:date="2025-07-08T20:27:00Z" w16du:dateUtc="2025-07-08T18:27:00Z">
          <w:pPr>
            <w:pStyle w:val="Odstavecseseznamem"/>
            <w:numPr>
              <w:numId w:val="11"/>
            </w:numPr>
            <w:tabs>
              <w:tab w:val="num" w:pos="720"/>
            </w:tabs>
            <w:ind w:left="720" w:hanging="360"/>
          </w:pPr>
        </w:pPrChange>
      </w:pPr>
    </w:p>
    <w:p w14:paraId="4A79E2E0" w14:textId="3E7E82B4" w:rsidR="0084522E" w:rsidRPr="0018468E" w:rsidDel="00F9640C" w:rsidRDefault="0084522E" w:rsidP="00923A57">
      <w:pPr>
        <w:pStyle w:val="Odstavecseseznamem"/>
        <w:numPr>
          <w:ilvl w:val="1"/>
          <w:numId w:val="10"/>
        </w:numPr>
        <w:rPr>
          <w:del w:id="638" w:author="Valerij Šlovikov" w:date="2025-07-08T20:16:00Z" w16du:dateUtc="2025-07-08T18:16:00Z"/>
        </w:rPr>
        <w:pPrChange w:id="639" w:author="Valerij Šlovikov" w:date="2025-07-08T20:27:00Z" w16du:dateUtc="2025-07-08T18:27:00Z">
          <w:pPr>
            <w:pStyle w:val="Nadpis2"/>
          </w:pPr>
        </w:pPrChange>
      </w:pPr>
      <w:bookmarkStart w:id="640" w:name="_Toc202559890"/>
      <w:del w:id="641" w:author="Valerij Šlovikov" w:date="2025-07-08T20:16:00Z" w16du:dateUtc="2025-07-08T18:16:00Z">
        <w:r w:rsidRPr="0018468E" w:rsidDel="00F9640C">
          <w:delText>Porovnání jednoduchosti práce s těmito knihovnami</w:delText>
        </w:r>
        <w:bookmarkEnd w:id="640"/>
      </w:del>
    </w:p>
    <w:p w14:paraId="41017EC5" w14:textId="5697E8D4" w:rsidR="0084522E" w:rsidRPr="0018468E" w:rsidDel="00F9640C" w:rsidRDefault="0084522E" w:rsidP="00923A57">
      <w:pPr>
        <w:pStyle w:val="Odstavecseseznamem"/>
        <w:numPr>
          <w:ilvl w:val="1"/>
          <w:numId w:val="10"/>
        </w:numPr>
        <w:rPr>
          <w:del w:id="642" w:author="Valerij Šlovikov" w:date="2025-07-08T20:16:00Z" w16du:dateUtc="2025-07-08T18:16:00Z"/>
        </w:rPr>
        <w:pPrChange w:id="643" w:author="Valerij Šlovikov" w:date="2025-07-08T20:27:00Z" w16du:dateUtc="2025-07-08T18:27:00Z">
          <w:pPr>
            <w:pStyle w:val="Normlnweb"/>
          </w:pPr>
        </w:pPrChange>
      </w:pPr>
      <w:del w:id="644" w:author="Valerij Šlovikov" w:date="2025-07-08T20:16:00Z" w16du:dateUtc="2025-07-08T18:16:00Z">
        <w:r w:rsidRPr="0018468E" w:rsidDel="00F9640C">
          <w:rPr>
            <w:rStyle w:val="Siln"/>
          </w:rPr>
          <w:delText>Three.js</w:delText>
        </w:r>
      </w:del>
    </w:p>
    <w:p w14:paraId="71692BC6" w14:textId="58B14B35" w:rsidR="0084522E" w:rsidRPr="0018468E" w:rsidDel="00F9640C" w:rsidRDefault="0084522E" w:rsidP="00923A57">
      <w:pPr>
        <w:pStyle w:val="Odstavecseseznamem"/>
        <w:numPr>
          <w:ilvl w:val="1"/>
          <w:numId w:val="10"/>
        </w:numPr>
        <w:rPr>
          <w:del w:id="645" w:author="Valerij Šlovikov" w:date="2025-07-08T20:16:00Z" w16du:dateUtc="2025-07-08T18:16:00Z"/>
        </w:rPr>
        <w:pPrChange w:id="646" w:author="Valerij Šlovikov" w:date="2025-07-08T20:27:00Z" w16du:dateUtc="2025-07-08T18:27:00Z">
          <w:pPr>
            <w:pStyle w:val="Odstavecseseznamem"/>
            <w:numPr>
              <w:numId w:val="12"/>
            </w:numPr>
            <w:tabs>
              <w:tab w:val="num" w:pos="720"/>
            </w:tabs>
            <w:ind w:left="720" w:hanging="360"/>
          </w:pPr>
        </w:pPrChange>
      </w:pPr>
      <w:del w:id="647" w:author="Valerij Šlovikov" w:date="2025-07-08T20:16:00Z" w16du:dateUtc="2025-07-08T18:16:00Z">
        <w:r w:rsidRPr="0018468E" w:rsidDel="00F9640C">
          <w:delText>Velmi přehledná a „tradiční“ struktura: vytvoříš scénu, kameru, renderer a poté přidáváš objekty.</w:delText>
        </w:r>
      </w:del>
    </w:p>
    <w:p w14:paraId="6AC12D75" w14:textId="06A8F17F" w:rsidR="0084522E" w:rsidRPr="0018468E" w:rsidDel="00F9640C" w:rsidRDefault="0084522E" w:rsidP="00923A57">
      <w:pPr>
        <w:pStyle w:val="Odstavecseseznamem"/>
        <w:numPr>
          <w:ilvl w:val="1"/>
          <w:numId w:val="10"/>
        </w:numPr>
        <w:rPr>
          <w:del w:id="648" w:author="Valerij Šlovikov" w:date="2025-07-08T20:16:00Z" w16du:dateUtc="2025-07-08T18:16:00Z"/>
        </w:rPr>
        <w:pPrChange w:id="649" w:author="Valerij Šlovikov" w:date="2025-07-08T20:27:00Z" w16du:dateUtc="2025-07-08T18:27:00Z">
          <w:pPr>
            <w:pStyle w:val="Odstavecseseznamem"/>
            <w:numPr>
              <w:numId w:val="12"/>
            </w:numPr>
            <w:tabs>
              <w:tab w:val="num" w:pos="720"/>
            </w:tabs>
            <w:ind w:left="720" w:hanging="360"/>
          </w:pPr>
        </w:pPrChange>
      </w:pPr>
      <w:del w:id="650" w:author="Valerij Šlovikov" w:date="2025-07-08T20:16:00Z" w16du:dateUtc="2025-07-08T18:16:00Z">
        <w:r w:rsidRPr="0018468E" w:rsidDel="00F9640C">
          <w:delText>Dokumentace je rozsáhlá, ale může být pro začátečníka trochu chaotická. Komunita je ovšem obrovská, tutoriály najdeš všude.</w:delText>
        </w:r>
      </w:del>
    </w:p>
    <w:p w14:paraId="0FF9DC51" w14:textId="6CF4583E" w:rsidR="0084522E" w:rsidRPr="0018468E" w:rsidDel="00F9640C" w:rsidRDefault="0084522E" w:rsidP="00923A57">
      <w:pPr>
        <w:pStyle w:val="Odstavecseseznamem"/>
        <w:numPr>
          <w:ilvl w:val="1"/>
          <w:numId w:val="10"/>
        </w:numPr>
        <w:rPr>
          <w:del w:id="651" w:author="Valerij Šlovikov" w:date="2025-07-08T20:16:00Z" w16du:dateUtc="2025-07-08T18:16:00Z"/>
        </w:rPr>
        <w:pPrChange w:id="652" w:author="Valerij Šlovikov" w:date="2025-07-08T20:27:00Z" w16du:dateUtc="2025-07-08T18:27:00Z">
          <w:pPr>
            <w:pStyle w:val="Odstavecseseznamem"/>
            <w:numPr>
              <w:numId w:val="12"/>
            </w:numPr>
            <w:tabs>
              <w:tab w:val="num" w:pos="720"/>
            </w:tabs>
            <w:ind w:left="720" w:hanging="360"/>
          </w:pPr>
        </w:pPrChange>
      </w:pPr>
      <w:del w:id="653" w:author="Valerij Šlovikov" w:date="2025-07-08T20:16:00Z" w16du:dateUtc="2025-07-08T18:16:00Z">
        <w:r w:rsidRPr="0018468E" w:rsidDel="00F9640C">
          <w:delText>Pro jednodušší projekty je ideální – stačí pár řádků kódu a zobrazíš první 3D objekt.</w:delText>
        </w:r>
      </w:del>
    </w:p>
    <w:p w14:paraId="7F85B7BC" w14:textId="442D539C" w:rsidR="0084522E" w:rsidRPr="0018468E" w:rsidDel="00F9640C" w:rsidRDefault="0084522E" w:rsidP="00923A57">
      <w:pPr>
        <w:pStyle w:val="Odstavecseseznamem"/>
        <w:numPr>
          <w:ilvl w:val="1"/>
          <w:numId w:val="10"/>
        </w:numPr>
        <w:rPr>
          <w:del w:id="654" w:author="Valerij Šlovikov" w:date="2025-07-08T20:16:00Z" w16du:dateUtc="2025-07-08T18:16:00Z"/>
        </w:rPr>
        <w:pPrChange w:id="655" w:author="Valerij Šlovikov" w:date="2025-07-08T20:27:00Z" w16du:dateUtc="2025-07-08T18:27:00Z">
          <w:pPr>
            <w:pStyle w:val="Odstavecseseznamem"/>
            <w:numPr>
              <w:numId w:val="12"/>
            </w:numPr>
            <w:tabs>
              <w:tab w:val="num" w:pos="720"/>
            </w:tabs>
            <w:ind w:left="720" w:hanging="360"/>
          </w:pPr>
        </w:pPrChange>
      </w:pPr>
      <w:del w:id="656" w:author="Valerij Šlovikov" w:date="2025-07-08T20:16:00Z" w16du:dateUtc="2025-07-08T18:16:00Z">
        <w:r w:rsidRPr="0018468E" w:rsidDel="00F9640C">
          <w:delText>Nevýhoda: některé pokročilejší efekty (fyzika, post-processing) je potřeba řešit buď doplňkovými knihovnami, nebo custom shaderem.</w:delText>
        </w:r>
        <w:r w:rsidR="00144E5B" w:rsidRPr="0018468E" w:rsidDel="00F9640C">
          <w:delText xml:space="preserve"> </w:delText>
        </w:r>
      </w:del>
      <w:customXmlDelRangeStart w:id="657" w:author="Valerij Šlovikov" w:date="2025-07-08T20:16:00Z"/>
      <w:sdt>
        <w:sdtPr>
          <w:id w:val="1660428844"/>
          <w:citation/>
        </w:sdtPr>
        <w:sdtContent>
          <w:customXmlDelRangeEnd w:id="657"/>
          <w:del w:id="658" w:author="Valerij Šlovikov" w:date="2025-07-08T20:16:00Z" w16du:dateUtc="2025-07-08T18:16:00Z">
            <w:r w:rsidR="00144E5B" w:rsidRPr="0018468E" w:rsidDel="00F9640C">
              <w:fldChar w:fldCharType="begin"/>
            </w:r>
            <w:r w:rsidR="00BE0FD5" w:rsidDel="00F9640C">
              <w:delInstrText xml:space="preserve">CITATION Cab25 \l 1029 </w:delInstrText>
            </w:r>
            <w:r w:rsidR="00144E5B" w:rsidRPr="0018468E" w:rsidDel="00F9640C">
              <w:fldChar w:fldCharType="separate"/>
            </w:r>
            <w:r w:rsidR="00BE0FD5" w:rsidDel="00F9640C">
              <w:delText>(Cabello, 2025)</w:delText>
            </w:r>
            <w:r w:rsidR="00144E5B" w:rsidRPr="0018468E" w:rsidDel="00F9640C">
              <w:fldChar w:fldCharType="end"/>
            </w:r>
          </w:del>
          <w:customXmlDelRangeStart w:id="659" w:author="Valerij Šlovikov" w:date="2025-07-08T20:16:00Z"/>
        </w:sdtContent>
      </w:sdt>
      <w:customXmlDelRangeEnd w:id="659"/>
    </w:p>
    <w:p w14:paraId="47E69CDC" w14:textId="439A4690" w:rsidR="0084522E" w:rsidRPr="0018468E" w:rsidDel="00F9640C" w:rsidRDefault="0084522E" w:rsidP="00923A57">
      <w:pPr>
        <w:pStyle w:val="Odstavecseseznamem"/>
        <w:numPr>
          <w:ilvl w:val="1"/>
          <w:numId w:val="10"/>
        </w:numPr>
        <w:rPr>
          <w:del w:id="660" w:author="Valerij Šlovikov" w:date="2025-07-08T20:16:00Z" w16du:dateUtc="2025-07-08T18:16:00Z"/>
        </w:rPr>
        <w:pPrChange w:id="661" w:author="Valerij Šlovikov" w:date="2025-07-08T20:27:00Z" w16du:dateUtc="2025-07-08T18:27:00Z">
          <w:pPr>
            <w:pStyle w:val="Normlnweb"/>
          </w:pPr>
        </w:pPrChange>
      </w:pPr>
      <w:del w:id="662" w:author="Valerij Šlovikov" w:date="2025-07-08T20:16:00Z" w16du:dateUtc="2025-07-08T18:16:00Z">
        <w:r w:rsidRPr="0018468E" w:rsidDel="00F9640C">
          <w:rPr>
            <w:rStyle w:val="Siln"/>
          </w:rPr>
          <w:delText>Babylon.js</w:delText>
        </w:r>
      </w:del>
    </w:p>
    <w:p w14:paraId="751C7D9C" w14:textId="785BB852" w:rsidR="0084522E" w:rsidRPr="0018468E" w:rsidDel="00F9640C" w:rsidRDefault="0084522E" w:rsidP="00923A57">
      <w:pPr>
        <w:pStyle w:val="Odstavecseseznamem"/>
        <w:numPr>
          <w:ilvl w:val="1"/>
          <w:numId w:val="10"/>
        </w:numPr>
        <w:rPr>
          <w:del w:id="663" w:author="Valerij Šlovikov" w:date="2025-07-08T20:16:00Z" w16du:dateUtc="2025-07-08T18:16:00Z"/>
        </w:rPr>
        <w:pPrChange w:id="664" w:author="Valerij Šlovikov" w:date="2025-07-08T20:27:00Z" w16du:dateUtc="2025-07-08T18:27:00Z">
          <w:pPr>
            <w:pStyle w:val="Odstavecseseznamem"/>
            <w:numPr>
              <w:numId w:val="12"/>
            </w:numPr>
            <w:tabs>
              <w:tab w:val="num" w:pos="720"/>
            </w:tabs>
            <w:ind w:left="720" w:hanging="360"/>
          </w:pPr>
        </w:pPrChange>
      </w:pPr>
      <w:del w:id="665" w:author="Valerij Šlovikov" w:date="2025-07-08T20:16:00Z" w16du:dateUtc="2025-07-08T18:16:00Z">
        <w:r w:rsidRPr="0018468E" w:rsidDel="00F9640C">
          <w:delText>Má bohatou podporu WebXR a VR/AR. Přináší i editor uzpůsobený pro vytváření scén.</w:delText>
        </w:r>
      </w:del>
    </w:p>
    <w:p w14:paraId="610BB3C5" w14:textId="2F5F49B3" w:rsidR="0084522E" w:rsidRPr="0018468E" w:rsidDel="00F9640C" w:rsidRDefault="0084522E" w:rsidP="00923A57">
      <w:pPr>
        <w:pStyle w:val="Odstavecseseznamem"/>
        <w:numPr>
          <w:ilvl w:val="1"/>
          <w:numId w:val="10"/>
        </w:numPr>
        <w:rPr>
          <w:del w:id="666" w:author="Valerij Šlovikov" w:date="2025-07-08T20:16:00Z" w16du:dateUtc="2025-07-08T18:16:00Z"/>
        </w:rPr>
        <w:pPrChange w:id="667" w:author="Valerij Šlovikov" w:date="2025-07-08T20:27:00Z" w16du:dateUtc="2025-07-08T18:27:00Z">
          <w:pPr>
            <w:pStyle w:val="Odstavecseseznamem"/>
            <w:numPr>
              <w:numId w:val="12"/>
            </w:numPr>
            <w:tabs>
              <w:tab w:val="num" w:pos="720"/>
            </w:tabs>
            <w:ind w:left="720" w:hanging="360"/>
          </w:pPr>
        </w:pPrChange>
      </w:pPr>
      <w:del w:id="668" w:author="Valerij Šlovikov" w:date="2025-07-08T20:16:00Z" w16du:dateUtc="2025-07-08T18:16:00Z">
        <w:r w:rsidRPr="0018468E" w:rsidDel="00F9640C">
          <w:delText>Pro úplné nováčky může být Babylon.js trochu robustnější, ale je skvěle zdokumentovaný a Playground usnadňuje experimentování.</w:delText>
        </w:r>
      </w:del>
    </w:p>
    <w:p w14:paraId="18FC6E33" w14:textId="5BA73C68" w:rsidR="0084522E" w:rsidRPr="0018468E" w:rsidDel="00F9640C" w:rsidRDefault="0084522E" w:rsidP="00923A57">
      <w:pPr>
        <w:pStyle w:val="Odstavecseseznamem"/>
        <w:numPr>
          <w:ilvl w:val="1"/>
          <w:numId w:val="10"/>
        </w:numPr>
        <w:rPr>
          <w:del w:id="669" w:author="Valerij Šlovikov" w:date="2025-07-08T20:16:00Z" w16du:dateUtc="2025-07-08T18:16:00Z"/>
        </w:rPr>
        <w:pPrChange w:id="670" w:author="Valerij Šlovikov" w:date="2025-07-08T20:27:00Z" w16du:dateUtc="2025-07-08T18:27:00Z">
          <w:pPr>
            <w:pStyle w:val="Odstavecseseznamem"/>
            <w:numPr>
              <w:numId w:val="12"/>
            </w:numPr>
            <w:tabs>
              <w:tab w:val="num" w:pos="720"/>
            </w:tabs>
            <w:ind w:left="720" w:hanging="360"/>
          </w:pPr>
        </w:pPrChange>
      </w:pPr>
      <w:del w:id="671" w:author="Valerij Šlovikov" w:date="2025-07-08T20:16:00Z" w16du:dateUtc="2025-07-08T18:16:00Z">
        <w:r w:rsidRPr="0018468E" w:rsidDel="00F9640C">
          <w:delText>Jde o „vše v jednom řešení“, do kterého se dají integrovat i pluginy pro fyziku, animace, materiály atd.</w:delText>
        </w:r>
      </w:del>
    </w:p>
    <w:p w14:paraId="271C6801" w14:textId="120B4BD7" w:rsidR="0084522E" w:rsidRPr="0018468E" w:rsidDel="00F9640C" w:rsidRDefault="0084522E" w:rsidP="00923A57">
      <w:pPr>
        <w:pStyle w:val="Odstavecseseznamem"/>
        <w:numPr>
          <w:ilvl w:val="1"/>
          <w:numId w:val="10"/>
        </w:numPr>
        <w:rPr>
          <w:del w:id="672" w:author="Valerij Šlovikov" w:date="2025-07-08T20:16:00Z" w16du:dateUtc="2025-07-08T18:16:00Z"/>
        </w:rPr>
        <w:pPrChange w:id="673" w:author="Valerij Šlovikov" w:date="2025-07-08T20:27:00Z" w16du:dateUtc="2025-07-08T18:27:00Z">
          <w:pPr>
            <w:pStyle w:val="Odstavecseseznamem"/>
            <w:numPr>
              <w:numId w:val="12"/>
            </w:numPr>
            <w:tabs>
              <w:tab w:val="num" w:pos="720"/>
            </w:tabs>
            <w:ind w:left="720" w:hanging="360"/>
          </w:pPr>
        </w:pPrChange>
      </w:pPr>
      <w:del w:id="674" w:author="Valerij Šlovikov" w:date="2025-07-08T20:16:00Z" w16du:dateUtc="2025-07-08T18:16:00Z">
        <w:r w:rsidRPr="0018468E" w:rsidDel="00F9640C">
          <w:delText>Disponuje docela aktivní komunitou, i když menší než Three.js.</w:delText>
        </w:r>
        <w:r w:rsidR="00144E5B" w:rsidRPr="0018468E" w:rsidDel="00F9640C">
          <w:delText xml:space="preserve"> </w:delText>
        </w:r>
      </w:del>
      <w:customXmlDelRangeStart w:id="675" w:author="Valerij Šlovikov" w:date="2025-07-08T20:16:00Z"/>
      <w:sdt>
        <w:sdtPr>
          <w:id w:val="526385635"/>
          <w:citation/>
        </w:sdtPr>
        <w:sdtContent>
          <w:customXmlDelRangeEnd w:id="675"/>
          <w:del w:id="676" w:author="Valerij Šlovikov" w:date="2025-07-08T20:16:00Z" w16du:dateUtc="2025-07-08T18:16:00Z">
            <w:r w:rsidR="00144E5B" w:rsidRPr="0018468E" w:rsidDel="00F9640C">
              <w:fldChar w:fldCharType="begin"/>
            </w:r>
            <w:r w:rsidR="005433E2" w:rsidDel="00F9640C">
              <w:delInstrText xml:space="preserve">CITATION Bab25 \l 1029 </w:delInstrText>
            </w:r>
            <w:r w:rsidR="00144E5B" w:rsidRPr="0018468E" w:rsidDel="00F9640C">
              <w:fldChar w:fldCharType="separate"/>
            </w:r>
            <w:r w:rsidR="00A66F9F" w:rsidDel="00F9640C">
              <w:delText>(Babylon.js Team, n.d.)</w:delText>
            </w:r>
            <w:r w:rsidR="00144E5B" w:rsidRPr="0018468E" w:rsidDel="00F9640C">
              <w:fldChar w:fldCharType="end"/>
            </w:r>
          </w:del>
          <w:customXmlDelRangeStart w:id="677" w:author="Valerij Šlovikov" w:date="2025-07-08T20:16:00Z"/>
        </w:sdtContent>
      </w:sdt>
      <w:customXmlDelRangeEnd w:id="677"/>
    </w:p>
    <w:p w14:paraId="07CEC12A" w14:textId="1A4316EF" w:rsidR="0084522E" w:rsidRPr="0018468E" w:rsidDel="00F9640C" w:rsidRDefault="0084522E" w:rsidP="00923A57">
      <w:pPr>
        <w:pStyle w:val="Odstavecseseznamem"/>
        <w:numPr>
          <w:ilvl w:val="1"/>
          <w:numId w:val="10"/>
        </w:numPr>
        <w:rPr>
          <w:del w:id="678" w:author="Valerij Šlovikov" w:date="2025-07-08T20:16:00Z" w16du:dateUtc="2025-07-08T18:16:00Z"/>
        </w:rPr>
        <w:pPrChange w:id="679" w:author="Valerij Šlovikov" w:date="2025-07-08T20:27:00Z" w16du:dateUtc="2025-07-08T18:27:00Z">
          <w:pPr>
            <w:pStyle w:val="Normlnweb"/>
          </w:pPr>
        </w:pPrChange>
      </w:pPr>
      <w:del w:id="680" w:author="Valerij Šlovikov" w:date="2025-07-08T20:16:00Z" w16du:dateUtc="2025-07-08T18:16:00Z">
        <w:r w:rsidRPr="0018468E" w:rsidDel="00F9640C">
          <w:rPr>
            <w:rStyle w:val="Siln"/>
          </w:rPr>
          <w:delText>Herní enginy (PlayCanvas, Unity WebGL build)</w:delText>
        </w:r>
      </w:del>
    </w:p>
    <w:p w14:paraId="21D510B9" w14:textId="426DD0C9" w:rsidR="0084522E" w:rsidRPr="0018468E" w:rsidDel="00F9640C" w:rsidRDefault="0084522E" w:rsidP="00923A57">
      <w:pPr>
        <w:pStyle w:val="Odstavecseseznamem"/>
        <w:numPr>
          <w:ilvl w:val="1"/>
          <w:numId w:val="10"/>
        </w:numPr>
        <w:rPr>
          <w:del w:id="681" w:author="Valerij Šlovikov" w:date="2025-07-08T20:16:00Z" w16du:dateUtc="2025-07-08T18:16:00Z"/>
        </w:rPr>
        <w:pPrChange w:id="682" w:author="Valerij Šlovikov" w:date="2025-07-08T20:27:00Z" w16du:dateUtc="2025-07-08T18:27:00Z">
          <w:pPr>
            <w:pStyle w:val="Odstavecseseznamem"/>
            <w:numPr>
              <w:numId w:val="12"/>
            </w:numPr>
            <w:tabs>
              <w:tab w:val="num" w:pos="720"/>
            </w:tabs>
            <w:ind w:left="720" w:hanging="360"/>
          </w:pPr>
        </w:pPrChange>
      </w:pPr>
      <w:del w:id="683" w:author="Valerij Šlovikov" w:date="2025-07-08T20:16:00Z" w16du:dateUtc="2025-07-08T18:16:00Z">
        <w:r w:rsidRPr="0018468E" w:rsidDel="00F9640C">
          <w:delText>Poskytují profesionální nástroje pro tvorbu 3D her, včetně editoru a asset pipeline.</w:delText>
        </w:r>
      </w:del>
    </w:p>
    <w:p w14:paraId="05EF3FFC" w14:textId="478738E4" w:rsidR="0084522E" w:rsidRPr="0018468E" w:rsidDel="00F9640C" w:rsidRDefault="0084522E" w:rsidP="00923A57">
      <w:pPr>
        <w:pStyle w:val="Odstavecseseznamem"/>
        <w:numPr>
          <w:ilvl w:val="1"/>
          <w:numId w:val="10"/>
        </w:numPr>
        <w:rPr>
          <w:del w:id="684" w:author="Valerij Šlovikov" w:date="2025-07-08T20:16:00Z" w16du:dateUtc="2025-07-08T18:16:00Z"/>
        </w:rPr>
        <w:pPrChange w:id="685" w:author="Valerij Šlovikov" w:date="2025-07-08T20:27:00Z" w16du:dateUtc="2025-07-08T18:27:00Z">
          <w:pPr>
            <w:pStyle w:val="Odstavecseseznamem"/>
            <w:numPr>
              <w:numId w:val="12"/>
            </w:numPr>
            <w:tabs>
              <w:tab w:val="num" w:pos="720"/>
            </w:tabs>
            <w:ind w:left="720" w:hanging="360"/>
          </w:pPr>
        </w:pPrChange>
      </w:pPr>
      <w:del w:id="686" w:author="Valerij Šlovikov" w:date="2025-07-08T20:16:00Z" w16du:dateUtc="2025-07-08T18:16:00Z">
        <w:r w:rsidRPr="0018468E" w:rsidDel="00F9640C">
          <w:delText>V některých případech je ale obtížnější propojit tyto enginy s vlastní webovou aplikací (např. Single Page App), oproti integraci menších 3D knihoven.</w:delText>
        </w:r>
      </w:del>
    </w:p>
    <w:p w14:paraId="44239877" w14:textId="3E0A9EA0" w:rsidR="00736C07" w:rsidDel="00F9640C" w:rsidRDefault="0084522E" w:rsidP="00923A57">
      <w:pPr>
        <w:pStyle w:val="Odstavecseseznamem"/>
        <w:numPr>
          <w:ilvl w:val="1"/>
          <w:numId w:val="10"/>
        </w:numPr>
        <w:rPr>
          <w:del w:id="687" w:author="Valerij Šlovikov" w:date="2025-07-08T20:16:00Z" w16du:dateUtc="2025-07-08T18:16:00Z"/>
        </w:rPr>
        <w:pPrChange w:id="688" w:author="Valerij Šlovikov" w:date="2025-07-08T20:27:00Z" w16du:dateUtc="2025-07-08T18:27:00Z">
          <w:pPr/>
        </w:pPrChange>
      </w:pPr>
      <w:del w:id="689" w:author="Valerij Šlovikov" w:date="2025-07-08T20:16:00Z" w16du:dateUtc="2025-07-08T18:16:00Z">
        <w:r w:rsidRPr="0018468E" w:rsidDel="00F9640C">
          <w:delText>Obecně platí, že Three.js a Babylon.js jsou skvělé na interaktivní 3D scény, prezentace produktů či menší hry. Pokud je cílem komplexní hra nebo rozšířené VR/AR projekty, lze sáhnout po Babylon.js (kvůli WebXR) nebo některém z herních enginů. V konečném důsledku záleží na preferencích, požadovaných funkcích a osobních zkušenostech vývojáře.</w:delText>
        </w:r>
      </w:del>
    </w:p>
    <w:p w14:paraId="6CB2A265" w14:textId="40844FC4" w:rsidR="00A42382" w:rsidDel="00F9640C" w:rsidRDefault="00A42382" w:rsidP="00923A57">
      <w:pPr>
        <w:pStyle w:val="Odstavecseseznamem"/>
        <w:numPr>
          <w:ilvl w:val="1"/>
          <w:numId w:val="10"/>
        </w:numPr>
        <w:rPr>
          <w:del w:id="690" w:author="Valerij Šlovikov" w:date="2025-07-08T20:16:00Z" w16du:dateUtc="2025-07-08T18:16:00Z"/>
        </w:rPr>
        <w:pPrChange w:id="691" w:author="Valerij Šlovikov" w:date="2025-07-08T20:27:00Z" w16du:dateUtc="2025-07-08T18:27:00Z">
          <w:pPr/>
        </w:pPrChange>
      </w:pPr>
      <w:del w:id="692" w:author="Valerij Šlovikov" w:date="2025-07-08T20:16:00Z" w16du:dateUtc="2025-07-08T18:16:00Z">
        <w:r w:rsidRPr="00A42382" w:rsidDel="00F9640C">
          <w:delText>Three.js se profiluje jako „rychlé prototypování“, pár řádků kódu a scéna běží; Babylon.js naopak cílí na velké projekty, má vestavěný editor a WebXR podporu. PlayCanvas a A-Frame poslouží herním či VR/AR konceptům. Hlavní trade-off je tedy křivka učení vs. míra „all-in-one“ služeb</w:delText>
        </w:r>
        <w:r w:rsidRPr="00A42382" w:rsidDel="00F9640C">
          <w:delText xml:space="preserve"> </w:delText>
        </w:r>
        <w:r w:rsidRPr="00A42382" w:rsidDel="00F9640C">
          <w:delText>. Kapitola zdůrazňuje, že volba knihovny závisí víc na workflow týmu než na absolutním výkonu.</w:delText>
        </w:r>
      </w:del>
    </w:p>
    <w:p w14:paraId="46960AB2" w14:textId="149F6E67" w:rsidR="00736C07" w:rsidDel="00923A57" w:rsidRDefault="00736C07" w:rsidP="00BA2291">
      <w:pPr>
        <w:pStyle w:val="Odstavecseseznamem"/>
        <w:numPr>
          <w:ilvl w:val="1"/>
          <w:numId w:val="10"/>
        </w:numPr>
        <w:rPr>
          <w:del w:id="693" w:author="Valerij Šlovikov" w:date="2025-07-08T20:27:00Z" w16du:dateUtc="2025-07-08T18:27:00Z"/>
        </w:rPr>
        <w:pPrChange w:id="694" w:author="Valerij Šlovikov" w:date="2025-07-08T20:27:00Z" w16du:dateUtc="2025-07-08T18:27:00Z">
          <w:pPr>
            <w:widowControl w:val="0"/>
            <w:autoSpaceDE w:val="0"/>
            <w:autoSpaceDN w:val="0"/>
            <w:spacing w:before="0" w:beforeAutospacing="0" w:after="0" w:afterAutospacing="0" w:line="240" w:lineRule="auto"/>
            <w:jc w:val="left"/>
          </w:pPr>
        </w:pPrChange>
      </w:pPr>
      <w:del w:id="695" w:author="Valerij Šlovikov" w:date="2025-07-08T20:26:00Z" w16du:dateUtc="2025-07-08T18:26:00Z">
        <w:r w:rsidDel="00923A57">
          <w:br w:type="page"/>
        </w:r>
      </w:del>
    </w:p>
    <w:p w14:paraId="249CEBF1" w14:textId="568194C9" w:rsidR="0084522E" w:rsidRPr="00923A57" w:rsidRDefault="0084522E" w:rsidP="00923A57">
      <w:pPr>
        <w:pStyle w:val="Nadpis1"/>
      </w:pPr>
      <w:bookmarkStart w:id="696" w:name="_Toc202559891"/>
      <w:r w:rsidRPr="00923A57">
        <w:t>Parallax Mapping a Šroubovice</w:t>
      </w:r>
      <w:bookmarkEnd w:id="696"/>
    </w:p>
    <w:p w14:paraId="2BED26E7" w14:textId="573C603D" w:rsidR="0084522E" w:rsidRPr="0018468E" w:rsidRDefault="0084522E" w:rsidP="00556674">
      <w:r w:rsidRPr="0018468E">
        <w:rPr>
          <w:rStyle w:val="Siln"/>
        </w:rPr>
        <w:t>Parallax Mapping</w:t>
      </w:r>
      <w:r w:rsidRPr="0018468E">
        <w:t xml:space="preserve"> (někdy též Parallax Occlusion Mapping – POM) je technika určená k vylepšení vnímání nerovností povrchu materiálu (např. kamene, cihly, dřeva) bez nutnosti používat extrémně hustou geometrii. Využívá tzv. height map (výškovou mapu), která definuje, jak hluboké jsou detaily textury. Při renderování se pak tyto „hloubky“ počítají ve shaderu a simulují efekt nerovností.</w:t>
      </w:r>
      <w:ins w:id="697" w:author="Valerij Šlovikov" w:date="2025-07-08T20:36:00Z" w16du:dateUtc="2025-07-08T18:36:00Z">
        <w:r w:rsidR="00D63822">
          <w:t xml:space="preserve"> Komplexní a detailnější popis můžeme najít v práci Tatarchuk </w:t>
        </w:r>
      </w:ins>
      <w:customXmlInsRangeStart w:id="698" w:author="Valerij Šlovikov" w:date="2025-07-08T20:38:00Z"/>
      <w:sdt>
        <w:sdtPr>
          <w:id w:val="1508254451"/>
          <w:citation/>
        </w:sdtPr>
        <w:sdtContent>
          <w:customXmlInsRangeEnd w:id="698"/>
          <w:ins w:id="699" w:author="Valerij Šlovikov" w:date="2025-07-08T20:38:00Z" w16du:dateUtc="2025-07-08T18:38:00Z">
            <w:r w:rsidR="00D63822">
              <w:fldChar w:fldCharType="begin"/>
            </w:r>
            <w:r w:rsidR="00D63822">
              <w:instrText xml:space="preserve"> CITATION Nat06 \l 1029 </w:instrText>
            </w:r>
          </w:ins>
          <w:r w:rsidR="00D63822">
            <w:fldChar w:fldCharType="separate"/>
          </w:r>
          <w:ins w:id="700" w:author="Valerij Šlovikov" w:date="2025-07-08T20:38:00Z" w16du:dateUtc="2025-07-08T18:38:00Z">
            <w:r w:rsidR="00D63822">
              <w:t>(Tatarchuk, 2006)</w:t>
            </w:r>
            <w:r w:rsidR="00D63822">
              <w:fldChar w:fldCharType="end"/>
            </w:r>
          </w:ins>
          <w:customXmlInsRangeStart w:id="701" w:author="Valerij Šlovikov" w:date="2025-07-08T20:38:00Z"/>
        </w:sdtContent>
      </w:sdt>
      <w:customXmlInsRangeEnd w:id="701"/>
      <w:ins w:id="702" w:author="Valerij Šlovikov" w:date="2025-07-08T20:38:00Z" w16du:dateUtc="2025-07-08T18:38:00Z">
        <w:r w:rsidR="00D63822">
          <w:t>.</w:t>
        </w:r>
      </w:ins>
    </w:p>
    <w:p w14:paraId="43FA2C22" w14:textId="77777777" w:rsidR="0084522E" w:rsidRPr="0018468E" w:rsidRDefault="0084522E" w:rsidP="00442C9A">
      <w:pPr>
        <w:pStyle w:val="Odstavecseseznamem"/>
        <w:numPr>
          <w:ilvl w:val="0"/>
          <w:numId w:val="13"/>
        </w:numPr>
      </w:pPr>
      <w:r w:rsidRPr="00D63822">
        <w:rPr>
          <w:rStyle w:val="Zdraznn"/>
          <w:b/>
          <w:bCs/>
          <w:i w:val="0"/>
          <w:iCs w:val="0"/>
          <w:rPrChange w:id="703" w:author="Valerij Šlovikov" w:date="2025-07-08T20:38:00Z" w16du:dateUtc="2025-07-08T18:38:00Z">
            <w:rPr>
              <w:rStyle w:val="Zdraznn"/>
            </w:rPr>
          </w:rPrChange>
        </w:rPr>
        <w:t>Princip</w:t>
      </w:r>
      <w:r w:rsidRPr="00D63822">
        <w:rPr>
          <w:b/>
          <w:bCs/>
          <w:rPrChange w:id="704" w:author="Valerij Šlovikov" w:date="2025-07-08T20:38:00Z" w16du:dateUtc="2025-07-08T18:38:00Z">
            <w:rPr/>
          </w:rPrChange>
        </w:rPr>
        <w:t>:</w:t>
      </w:r>
      <w:r w:rsidRPr="0018468E">
        <w:t xml:space="preserve"> Místo jednoduchého texturování se do fragment shaderu přidává výpočet průchodu paprsku texturou (stejně jako by byl povrch fyzicky nerovný).</w:t>
      </w:r>
    </w:p>
    <w:p w14:paraId="6F7BE160" w14:textId="77777777" w:rsidR="0084522E" w:rsidRPr="0018468E" w:rsidRDefault="0084522E" w:rsidP="00442C9A">
      <w:pPr>
        <w:pStyle w:val="Odstavecseseznamem"/>
        <w:numPr>
          <w:ilvl w:val="0"/>
          <w:numId w:val="13"/>
        </w:numPr>
      </w:pPr>
      <w:r w:rsidRPr="00D63822">
        <w:rPr>
          <w:rStyle w:val="Zdraznn"/>
          <w:b/>
          <w:bCs/>
          <w:i w:val="0"/>
          <w:iCs w:val="0"/>
          <w:rPrChange w:id="705" w:author="Valerij Šlovikov" w:date="2025-07-08T20:38:00Z" w16du:dateUtc="2025-07-08T18:38:00Z">
            <w:rPr>
              <w:rStyle w:val="Zdraznn"/>
            </w:rPr>
          </w:rPrChange>
        </w:rPr>
        <w:t>Výhoda</w:t>
      </w:r>
      <w:r w:rsidRPr="00D63822">
        <w:rPr>
          <w:b/>
          <w:bCs/>
          <w:i/>
          <w:rPrChange w:id="706" w:author="Valerij Šlovikov" w:date="2025-07-08T20:38:00Z" w16du:dateUtc="2025-07-08T18:38:00Z">
            <w:rPr/>
          </w:rPrChange>
        </w:rPr>
        <w:t>:</w:t>
      </w:r>
      <w:r w:rsidRPr="0018468E">
        <w:t xml:space="preserve"> Relativně malý náklad na GPU oproti reálnému modelování všech detailů v geometrii.</w:t>
      </w:r>
    </w:p>
    <w:p w14:paraId="7E821595" w14:textId="77777777" w:rsidR="0084522E" w:rsidRPr="0018468E" w:rsidRDefault="0084522E" w:rsidP="00442C9A">
      <w:pPr>
        <w:pStyle w:val="Odstavecseseznamem"/>
        <w:numPr>
          <w:ilvl w:val="0"/>
          <w:numId w:val="13"/>
        </w:numPr>
      </w:pPr>
      <w:r w:rsidRPr="00D63822">
        <w:rPr>
          <w:rStyle w:val="Zdraznn"/>
          <w:b/>
          <w:bCs/>
          <w:i w:val="0"/>
          <w:iCs w:val="0"/>
          <w:rPrChange w:id="707" w:author="Valerij Šlovikov" w:date="2025-07-08T20:38:00Z" w16du:dateUtc="2025-07-08T18:38:00Z">
            <w:rPr>
              <w:rStyle w:val="Zdraznn"/>
            </w:rPr>
          </w:rPrChange>
        </w:rPr>
        <w:t>Nevýhoda</w:t>
      </w:r>
      <w:r w:rsidRPr="00D63822">
        <w:rPr>
          <w:b/>
          <w:bCs/>
          <w:i/>
          <w:rPrChange w:id="708" w:author="Valerij Šlovikov" w:date="2025-07-08T20:38:00Z" w16du:dateUtc="2025-07-08T18:38:00Z">
            <w:rPr/>
          </w:rPrChange>
        </w:rPr>
        <w:t>:</w:t>
      </w:r>
      <w:r w:rsidRPr="0018468E">
        <w:t xml:space="preserve"> Při extrémních úhlech pohledu může dojít k vizuálním artefaktům (např. „odseknutí“ textury).</w:t>
      </w:r>
    </w:p>
    <w:p w14:paraId="5F83031E" w14:textId="5D3AABDB" w:rsidR="0084522E" w:rsidRDefault="0084522E" w:rsidP="00556674">
      <w:pPr>
        <w:rPr>
          <w:ins w:id="709" w:author="Valerij Šlovikov" w:date="2025-07-08T20:39:00Z" w16du:dateUtc="2025-07-08T18:39:00Z"/>
        </w:rPr>
      </w:pPr>
      <w:r w:rsidRPr="0018468E">
        <w:rPr>
          <w:rStyle w:val="Siln"/>
        </w:rPr>
        <w:t>Šroubovice</w:t>
      </w:r>
      <w:r w:rsidRPr="0018468E">
        <w:t xml:space="preserve"> (Helix) je pak konkrétní 3D útvar, který lze snadno naprogramovat pomocí parametrických rovnic. Zajímav</w:t>
      </w:r>
      <w:ins w:id="710" w:author="Valerij Šlovikov" w:date="2025-07-08T20:39:00Z" w16du:dateUtc="2025-07-08T18:39:00Z">
        <w:r w:rsidR="00D63822">
          <w:t>é</w:t>
        </w:r>
      </w:ins>
      <w:del w:id="711" w:author="Valerij Šlovikov" w:date="2025-07-08T20:39:00Z" w16du:dateUtc="2025-07-08T18:39:00Z">
        <w:r w:rsidRPr="0018468E" w:rsidDel="00D63822">
          <w:delText>ý</w:delText>
        </w:r>
      </w:del>
      <w:r w:rsidRPr="0018468E">
        <w:t xml:space="preserve"> je, když se k němu aplikuje parallax mapping, jelikož křivky a točivé plochy pěkně demonstrují, jak detailně může vyhlížet povrch.</w:t>
      </w:r>
    </w:p>
    <w:p w14:paraId="39BAB064" w14:textId="31CBD6E3" w:rsidR="00D63822" w:rsidDel="00D63822" w:rsidRDefault="00D63822" w:rsidP="00D63822">
      <w:pPr>
        <w:rPr>
          <w:del w:id="712" w:author="Valerij Šlovikov" w:date="2025-07-08T20:43:00Z" w16du:dateUtc="2025-07-08T18:43:00Z"/>
        </w:rPr>
      </w:pPr>
      <w:ins w:id="713" w:author="Valerij Šlovikov" w:date="2025-07-08T20:39:00Z">
        <w:r w:rsidRPr="00D63822">
          <w:t xml:space="preserve">Parametrická šroubovice </w:t>
        </w:r>
      </w:ins>
      <m:oMath>
        <m:r>
          <w:ins w:id="714" w:author="Valerij Šlovikov" w:date="2025-07-08T20:40:00Z" w16du:dateUtc="2025-07-08T18:40:00Z">
            <w:rPr>
              <w:rFonts w:ascii="Cambria Math" w:hAnsi="Cambria Math"/>
            </w:rPr>
            <m:t>p</m:t>
          </w:ins>
        </m:r>
        <m:d>
          <m:dPr>
            <m:ctrlPr>
              <w:ins w:id="715" w:author="Valerij Šlovikov" w:date="2025-07-08T20:40:00Z" w16du:dateUtc="2025-07-08T18:40:00Z">
                <w:rPr>
                  <w:rFonts w:ascii="Cambria Math" w:hAnsi="Cambria Math"/>
                  <w:i/>
                </w:rPr>
              </w:ins>
            </m:ctrlPr>
          </m:dPr>
          <m:e>
            <m:r>
              <w:ins w:id="716" w:author="Valerij Šlovikov" w:date="2025-07-08T20:40:00Z" w16du:dateUtc="2025-07-08T18:40:00Z">
                <w:rPr>
                  <w:rFonts w:ascii="Cambria Math" w:hAnsi="Cambria Math"/>
                </w:rPr>
                <m:t>t</m:t>
              </w:ins>
            </m:r>
          </m:e>
        </m:d>
        <m:r>
          <w:ins w:id="717" w:author="Valerij Šlovikov" w:date="2025-07-08T20:40:00Z" w16du:dateUtc="2025-07-08T18:40:00Z">
            <w:rPr>
              <w:rFonts w:ascii="Cambria Math" w:hAnsi="Cambria Math"/>
            </w:rPr>
            <m:t>=(</m:t>
          </w:ins>
        </m:r>
        <m:func>
          <m:funcPr>
            <m:ctrlPr>
              <w:ins w:id="718" w:author="Valerij Šlovikov" w:date="2025-07-08T20:40:00Z" w16du:dateUtc="2025-07-08T18:40:00Z">
                <w:rPr>
                  <w:rFonts w:ascii="Cambria Math" w:hAnsi="Cambria Math"/>
                  <w:i/>
                </w:rPr>
              </w:ins>
            </m:ctrlPr>
          </m:funcPr>
          <m:fName>
            <m:r>
              <w:ins w:id="719" w:author="Valerij Šlovikov" w:date="2025-07-08T20:41:00Z" w16du:dateUtc="2025-07-08T18:41:00Z">
                <m:rPr>
                  <m:sty m:val="p"/>
                </m:rPr>
                <w:rPr>
                  <w:rFonts w:ascii="Cambria Math" w:hAnsi="Cambria Math"/>
                </w:rPr>
                <m:t xml:space="preserve">r </m:t>
              </w:ins>
            </m:r>
            <m:r>
              <w:ins w:id="720" w:author="Valerij Šlovikov" w:date="2025-07-08T20:40:00Z" w16du:dateUtc="2025-07-08T18:40:00Z">
                <m:rPr>
                  <m:sty m:val="p"/>
                </m:rPr>
                <w:rPr>
                  <w:rFonts w:ascii="Cambria Math" w:hAnsi="Cambria Math"/>
                </w:rPr>
                <m:t>cos</m:t>
              </w:ins>
            </m:r>
          </m:fName>
          <m:e>
            <m:r>
              <w:ins w:id="721" w:author="Valerij Šlovikov" w:date="2025-07-08T20:41:00Z" w16du:dateUtc="2025-07-08T18:41:00Z">
                <w:rPr>
                  <w:rFonts w:ascii="Cambria Math" w:hAnsi="Cambria Math"/>
                </w:rPr>
                <m:t xml:space="preserve">t, r </m:t>
              </w:ins>
            </m:r>
            <m:func>
              <m:funcPr>
                <m:ctrlPr>
                  <w:ins w:id="722" w:author="Valerij Šlovikov" w:date="2025-07-08T20:41:00Z" w16du:dateUtc="2025-07-08T18:41:00Z">
                    <w:rPr>
                      <w:rFonts w:ascii="Cambria Math" w:hAnsi="Cambria Math"/>
                      <w:i/>
                    </w:rPr>
                  </w:ins>
                </m:ctrlPr>
              </m:funcPr>
              <m:fName>
                <m:r>
                  <w:ins w:id="723" w:author="Valerij Šlovikov" w:date="2025-07-08T20:41:00Z" w16du:dateUtc="2025-07-08T18:41:00Z">
                    <m:rPr>
                      <m:sty m:val="p"/>
                    </m:rPr>
                    <w:rPr>
                      <w:rFonts w:ascii="Cambria Math" w:hAnsi="Cambria Math"/>
                    </w:rPr>
                    <m:t>sin</m:t>
                  </w:ins>
                </m:r>
              </m:fName>
              <m:e>
                <m:r>
                  <w:ins w:id="724" w:author="Valerij Šlovikov" w:date="2025-07-08T20:41:00Z" w16du:dateUtc="2025-07-08T18:41:00Z">
                    <w:rPr>
                      <w:rFonts w:ascii="Cambria Math" w:hAnsi="Cambria Math"/>
                    </w:rPr>
                    <m:t>t</m:t>
                  </w:ins>
                </m:r>
              </m:e>
            </m:func>
            <m:r>
              <w:ins w:id="725" w:author="Valerij Šlovikov" w:date="2025-07-08T20:41:00Z" w16du:dateUtc="2025-07-08T18:41:00Z">
                <w:rPr>
                  <w:rFonts w:ascii="Cambria Math" w:hAnsi="Cambria Math"/>
                </w:rPr>
                <m:t>, ct</m:t>
              </w:ins>
            </m:r>
          </m:e>
        </m:func>
        <m:r>
          <w:ins w:id="726" w:author="Valerij Šlovikov" w:date="2025-07-08T20:40:00Z" w16du:dateUtc="2025-07-08T18:40:00Z">
            <w:rPr>
              <w:rFonts w:ascii="Cambria Math" w:hAnsi="Cambria Math"/>
            </w:rPr>
            <m:t>)</m:t>
          </w:ins>
        </m:r>
      </m:oMath>
      <w:ins w:id="727" w:author="Valerij Šlovikov" w:date="2025-07-08T20:46:00Z" w16du:dateUtc="2025-07-08T18:46:00Z">
        <w:r w:rsidR="00C24C23">
          <w:t xml:space="preserve"> </w:t>
        </w:r>
      </w:ins>
      <w:ins w:id="728" w:author="Valerij Šlovikov" w:date="2025-07-08T20:39:00Z">
        <w:r w:rsidRPr="00D63822">
          <w:t xml:space="preserve">poskytuje křivku se stálým kosým sklonem povrchu, na níž se dobře vizualizuje chování POM při </w:t>
        </w:r>
        <w:r w:rsidRPr="00C24C23">
          <w:rPr>
            <w:rPrChange w:id="729" w:author="Valerij Šlovikov" w:date="2025-07-08T20:46:00Z" w16du:dateUtc="2025-07-08T18:46:00Z">
              <w:rPr>
                <w:b/>
                <w:bCs/>
              </w:rPr>
            </w:rPrChange>
          </w:rPr>
          <w:t>různých úhlech dopadu paprsku</w:t>
        </w:r>
        <w:r w:rsidRPr="00D63822">
          <w:t>. Severní i jižní část vinutí zároveň exponují běžné limity techniky: při extrémn</w:t>
        </w:r>
      </w:ins>
      <w:ins w:id="730" w:author="Valerij Šlovikov" w:date="2025-07-08T20:42:00Z" w16du:dateUtc="2025-07-08T18:42:00Z">
        <w:r>
          <w:t>ích úhlech</w:t>
        </w:r>
      </w:ins>
      <w:ins w:id="731" w:author="Valerij Šlovikov" w:date="2025-07-08T20:39:00Z">
        <w:r w:rsidRPr="00D63822">
          <w:t xml:space="preserve"> pohle</w:t>
        </w:r>
      </w:ins>
      <w:ins w:id="732" w:author="Valerij Šlovikov" w:date="2025-07-08T20:42:00Z" w16du:dateUtc="2025-07-08T18:42:00Z">
        <w:r>
          <w:t>du</w:t>
        </w:r>
      </w:ins>
      <w:ins w:id="733" w:author="Valerij Šlovikov" w:date="2025-07-08T20:39:00Z">
        <w:r w:rsidRPr="00D63822">
          <w:t xml:space="preserve"> vzniká částečné „odseknutí“, protože</w:t>
        </w:r>
      </w:ins>
      <w:ins w:id="734" w:author="Valerij Šlovikov" w:date="2025-07-08T20:47:00Z" w16du:dateUtc="2025-07-08T18:47:00Z">
        <w:r w:rsidR="00C24C23">
          <w:t xml:space="preserve"> </w:t>
        </w:r>
      </w:ins>
      <w:ins w:id="735" w:author="Valerij Šlovikov" w:date="2025-07-08T20:39:00Z">
        <w:r w:rsidRPr="00D63822">
          <w:t>algoritmus nestíhá konvergovat k přesnému bodu výškové mapy.</w:t>
        </w:r>
      </w:ins>
    </w:p>
    <w:p w14:paraId="35E31507" w14:textId="77777777" w:rsidR="00D63822" w:rsidRDefault="00D63822" w:rsidP="00556674">
      <w:pPr>
        <w:rPr>
          <w:ins w:id="736" w:author="Valerij Šlovikov" w:date="2025-07-08T20:43:00Z" w16du:dateUtc="2025-07-08T18:43:00Z"/>
        </w:rPr>
      </w:pPr>
    </w:p>
    <w:p w14:paraId="2BD5B438" w14:textId="4E3B9F1F" w:rsidR="00D63822" w:rsidRPr="0018468E" w:rsidRDefault="00C24C23" w:rsidP="00C24C23">
      <w:pPr>
        <w:pStyle w:val="Nadpis2"/>
        <w:rPr>
          <w:ins w:id="737" w:author="Valerij Šlovikov" w:date="2025-07-08T20:43:00Z" w16du:dateUtc="2025-07-08T18:43:00Z"/>
        </w:rPr>
        <w:pPrChange w:id="738" w:author="Valerij Šlovikov" w:date="2025-07-08T20:45:00Z" w16du:dateUtc="2025-07-08T18:45:00Z">
          <w:pPr/>
        </w:pPrChange>
      </w:pPr>
      <w:ins w:id="739" w:author="Valerij Šlovikov" w:date="2025-07-08T20:45:00Z" w16du:dateUtc="2025-07-08T18:45:00Z">
        <w:r>
          <w:t>Motivace využití</w:t>
        </w:r>
      </w:ins>
    </w:p>
    <w:p w14:paraId="401B77D4" w14:textId="1FF0AA3C" w:rsidR="0084522E" w:rsidRPr="0018468E" w:rsidDel="00D63822" w:rsidRDefault="00C24C23" w:rsidP="00FD0344">
      <w:pPr>
        <w:pStyle w:val="Nadpis2"/>
        <w:rPr>
          <w:del w:id="740" w:author="Valerij Šlovikov" w:date="2025-07-08T20:43:00Z" w16du:dateUtc="2025-07-08T18:43:00Z"/>
          <w:rFonts w:cstheme="minorHAnsi"/>
        </w:rPr>
      </w:pPr>
      <w:bookmarkStart w:id="741" w:name="_Toc202559892"/>
      <w:ins w:id="742" w:author="Valerij Šlovikov" w:date="2025-07-08T20:45:00Z">
        <w:r w:rsidRPr="00C24C23">
          <w:t xml:space="preserve">Parallax Occlusion Mapping (POM) je pro tuto práci klíčový, protože představuje efektivní kompromis mezi geometrickou detailností a výpočetní náročností: umožňuje věrně zobrazit hluboké reliéfní materiály (kámen, cihla) pouze pomocí kilobajtových výškových map namísto milionových polygonových meshů. Z hlediska zkoumané platformy WebGPU POM těží z iterativního ray-marchingu ve fragmentovém nebo compute shaderu, který díky nižšímu CPU overheadu a možnosti paralelizace dobře demonstruje výkonnostní potenciál moderního API. </w:t>
        </w:r>
      </w:ins>
      <w:del w:id="743" w:author="Valerij Šlovikov" w:date="2025-07-08T20:43:00Z" w16du:dateUtc="2025-07-08T18:43:00Z">
        <w:r w:rsidR="0084522E" w:rsidRPr="0018468E" w:rsidDel="00D63822">
          <w:rPr>
            <w:rFonts w:cstheme="minorHAnsi"/>
          </w:rPr>
          <w:delText>Využití v 3D grafice</w:delText>
        </w:r>
        <w:bookmarkEnd w:id="741"/>
      </w:del>
    </w:p>
    <w:p w14:paraId="78D0E95D" w14:textId="50250FD0" w:rsidR="0084522E" w:rsidRPr="0018468E" w:rsidDel="00D63822" w:rsidRDefault="0084522E" w:rsidP="0018468E">
      <w:pPr>
        <w:pStyle w:val="Normlnweb"/>
        <w:rPr>
          <w:del w:id="744" w:author="Valerij Šlovikov" w:date="2025-07-08T20:43:00Z" w16du:dateUtc="2025-07-08T18:43:00Z"/>
          <w:rFonts w:asciiTheme="minorHAnsi" w:hAnsiTheme="minorHAnsi" w:cstheme="minorHAnsi"/>
        </w:rPr>
      </w:pPr>
      <w:del w:id="745" w:author="Valerij Šlovikov" w:date="2025-07-08T20:43:00Z" w16du:dateUtc="2025-07-08T18:43:00Z">
        <w:r w:rsidRPr="0018468E" w:rsidDel="00D63822">
          <w:rPr>
            <w:rStyle w:val="Siln"/>
            <w:rFonts w:asciiTheme="minorHAnsi" w:hAnsiTheme="minorHAnsi" w:cstheme="minorHAnsi"/>
            <w:lang w:val="cs-CZ"/>
          </w:rPr>
          <w:delText>Parallax mapping</w:delText>
        </w:r>
      </w:del>
    </w:p>
    <w:p w14:paraId="01957D77" w14:textId="7D2097CB" w:rsidR="0084522E" w:rsidRPr="0018468E" w:rsidDel="00D63822" w:rsidRDefault="0084522E" w:rsidP="0018468E">
      <w:pPr>
        <w:pStyle w:val="Odstavecseseznamem"/>
        <w:numPr>
          <w:ilvl w:val="0"/>
          <w:numId w:val="14"/>
        </w:numPr>
        <w:rPr>
          <w:del w:id="746" w:author="Valerij Šlovikov" w:date="2025-07-08T20:43:00Z" w16du:dateUtc="2025-07-08T18:43:00Z"/>
        </w:rPr>
      </w:pPr>
      <w:del w:id="747" w:author="Valerij Šlovikov" w:date="2025-07-08T20:43:00Z" w16du:dateUtc="2025-07-08T18:43:00Z">
        <w:r w:rsidRPr="0018468E" w:rsidDel="00D63822">
          <w:delText>Herní enginy: Pro vytváření realistických povrchů, např. kamenná podlaha, nerovné cihly na zdi.</w:delText>
        </w:r>
      </w:del>
    </w:p>
    <w:p w14:paraId="5EFAE844" w14:textId="626C2FB6" w:rsidR="0084522E" w:rsidRPr="0018468E" w:rsidDel="00D63822" w:rsidRDefault="0084522E" w:rsidP="0018468E">
      <w:pPr>
        <w:pStyle w:val="Odstavecseseznamem"/>
        <w:numPr>
          <w:ilvl w:val="0"/>
          <w:numId w:val="14"/>
        </w:numPr>
        <w:rPr>
          <w:del w:id="748" w:author="Valerij Šlovikov" w:date="2025-07-08T20:43:00Z" w16du:dateUtc="2025-07-08T18:43:00Z"/>
        </w:rPr>
      </w:pPr>
      <w:del w:id="749" w:author="Valerij Šlovikov" w:date="2025-07-08T20:43:00Z" w16du:dateUtc="2025-07-08T18:43:00Z">
        <w:r w:rsidRPr="0018468E" w:rsidDel="00D63822">
          <w:delText>Architektonické vizualizace: Při pohledu na fasádu či stěny dokáže navodit dojem detailních struktur bez obrovského množství polygonů.</w:delText>
        </w:r>
      </w:del>
    </w:p>
    <w:p w14:paraId="5AAD4EB8" w14:textId="728A54D2" w:rsidR="0084522E" w:rsidRPr="0018468E" w:rsidDel="00D63822" w:rsidRDefault="0084522E" w:rsidP="0018468E">
      <w:pPr>
        <w:pStyle w:val="Odstavecseseznamem"/>
        <w:numPr>
          <w:ilvl w:val="0"/>
          <w:numId w:val="14"/>
        </w:numPr>
        <w:rPr>
          <w:del w:id="750" w:author="Valerij Šlovikov" w:date="2025-07-08T20:43:00Z" w16du:dateUtc="2025-07-08T18:43:00Z"/>
        </w:rPr>
      </w:pPr>
      <w:del w:id="751" w:author="Valerij Šlovikov" w:date="2025-07-08T20:43:00Z" w16du:dateUtc="2025-07-08T18:43:00Z">
        <w:r w:rsidRPr="0018468E" w:rsidDel="00D63822">
          <w:delText>WebGL aplikace: Parallax mapping je dobrá ukázka pokročilejších shaderových technik, které lze provozovat v reálném čase i v</w:delText>
        </w:r>
        <w:r w:rsidR="00144E5B" w:rsidRPr="0018468E" w:rsidDel="00D63822">
          <w:delText> </w:delText>
        </w:r>
        <w:r w:rsidRPr="0018468E" w:rsidDel="00D63822">
          <w:delText>prohlížeči</w:delText>
        </w:r>
        <w:r w:rsidR="00144E5B" w:rsidRPr="0018468E" w:rsidDel="00D63822">
          <w:delText xml:space="preserve"> </w:delText>
        </w:r>
      </w:del>
      <w:customXmlDelRangeStart w:id="752" w:author="Valerij Šlovikov" w:date="2025-07-08T20:43:00Z"/>
      <w:sdt>
        <w:sdtPr>
          <w:id w:val="-320818981"/>
          <w:citation/>
        </w:sdtPr>
        <w:sdtContent>
          <w:customXmlDelRangeEnd w:id="752"/>
          <w:del w:id="753" w:author="Valerij Šlovikov" w:date="2025-07-08T20:43:00Z" w16du:dateUtc="2025-07-08T18:43:00Z">
            <w:r w:rsidR="00144E5B" w:rsidRPr="0018468E" w:rsidDel="00D63822">
              <w:fldChar w:fldCharType="begin"/>
            </w:r>
            <w:r w:rsidR="00BE0FD5" w:rsidDel="00D63822">
              <w:delInstrText xml:space="preserve">CITATION Pla25 \l 1029 </w:delInstrText>
            </w:r>
            <w:r w:rsidR="00144E5B" w:rsidRPr="0018468E" w:rsidDel="00D63822">
              <w:fldChar w:fldCharType="separate"/>
            </w:r>
            <w:r w:rsidR="00BE0FD5" w:rsidDel="00D63822">
              <w:delText>(PlayCanvas, 2025)</w:delText>
            </w:r>
            <w:r w:rsidR="00144E5B" w:rsidRPr="0018468E" w:rsidDel="00D63822">
              <w:fldChar w:fldCharType="end"/>
            </w:r>
          </w:del>
          <w:customXmlDelRangeStart w:id="754" w:author="Valerij Šlovikov" w:date="2025-07-08T20:43:00Z"/>
        </w:sdtContent>
      </w:sdt>
      <w:customXmlDelRangeEnd w:id="754"/>
      <w:del w:id="755" w:author="Valerij Šlovikov" w:date="2025-07-08T20:43:00Z" w16du:dateUtc="2025-07-08T18:43:00Z">
        <w:r w:rsidRPr="0018468E" w:rsidDel="00D63822">
          <w:delText>.</w:delText>
        </w:r>
      </w:del>
    </w:p>
    <w:p w14:paraId="45B1E23A" w14:textId="4FA8B4A8" w:rsidR="0084522E" w:rsidRPr="0018468E" w:rsidDel="00D63822" w:rsidRDefault="0084522E" w:rsidP="0018468E">
      <w:pPr>
        <w:pStyle w:val="Normlnweb"/>
        <w:rPr>
          <w:del w:id="756" w:author="Valerij Šlovikov" w:date="2025-07-08T20:43:00Z" w16du:dateUtc="2025-07-08T18:43:00Z"/>
          <w:rFonts w:asciiTheme="minorHAnsi" w:hAnsiTheme="minorHAnsi" w:cstheme="minorHAnsi"/>
        </w:rPr>
      </w:pPr>
      <w:del w:id="757" w:author="Valerij Šlovikov" w:date="2025-07-08T20:43:00Z" w16du:dateUtc="2025-07-08T18:43:00Z">
        <w:r w:rsidRPr="0018468E" w:rsidDel="00D63822">
          <w:rPr>
            <w:rStyle w:val="Siln"/>
            <w:rFonts w:asciiTheme="minorHAnsi" w:hAnsiTheme="minorHAnsi" w:cstheme="minorHAnsi"/>
            <w:lang w:val="cs-CZ"/>
          </w:rPr>
          <w:delText>Šroubovice</w:delText>
        </w:r>
      </w:del>
    </w:p>
    <w:p w14:paraId="5440AECD" w14:textId="021354FD" w:rsidR="0084522E" w:rsidRPr="0018468E" w:rsidDel="00D63822" w:rsidRDefault="0084522E" w:rsidP="0018468E">
      <w:pPr>
        <w:pStyle w:val="Odstavecseseznamem"/>
        <w:numPr>
          <w:ilvl w:val="0"/>
          <w:numId w:val="14"/>
        </w:numPr>
        <w:rPr>
          <w:del w:id="758" w:author="Valerij Šlovikov" w:date="2025-07-08T20:43:00Z" w16du:dateUtc="2025-07-08T18:43:00Z"/>
        </w:rPr>
      </w:pPr>
      <w:del w:id="759" w:author="Valerij Šlovikov" w:date="2025-07-08T20:43:00Z" w16du:dateUtc="2025-07-08T18:43:00Z">
        <w:r w:rsidRPr="0018468E" w:rsidDel="00D63822">
          <w:delText>Vizualizace v biologii (DNA helix), fyzice (závitovky, vlnovody), strojírenství (závity na šroubech).</w:delText>
        </w:r>
      </w:del>
    </w:p>
    <w:p w14:paraId="56C9DD00" w14:textId="1199092B" w:rsidR="0082291D" w:rsidDel="00D63822" w:rsidRDefault="0084522E" w:rsidP="0082291D">
      <w:pPr>
        <w:pStyle w:val="Odstavecseseznamem"/>
        <w:numPr>
          <w:ilvl w:val="0"/>
          <w:numId w:val="14"/>
        </w:numPr>
        <w:rPr>
          <w:del w:id="760" w:author="Valerij Šlovikov" w:date="2025-07-08T20:43:00Z" w16du:dateUtc="2025-07-08T18:43:00Z"/>
        </w:rPr>
      </w:pPr>
      <w:del w:id="761" w:author="Valerij Šlovikov" w:date="2025-07-08T20:43:00Z" w16du:dateUtc="2025-07-08T18:43:00Z">
        <w:r w:rsidRPr="0018468E" w:rsidDel="00D63822">
          <w:delText>Designové efekty: Může jít čistě o estetický prvek, který demonstruje prostorové křivky a materiály.</w:delText>
        </w:r>
      </w:del>
    </w:p>
    <w:p w14:paraId="7C5E26DE" w14:textId="6DC29A2E" w:rsidR="00A42382" w:rsidDel="00D63822" w:rsidRDefault="00A42382" w:rsidP="00A42382">
      <w:pPr>
        <w:rPr>
          <w:del w:id="762" w:author="Valerij Šlovikov" w:date="2025-07-08T20:43:00Z" w16du:dateUtc="2025-07-08T18:43:00Z"/>
        </w:rPr>
      </w:pPr>
      <w:del w:id="763" w:author="Valerij Šlovikov" w:date="2025-07-08T20:43:00Z" w16du:dateUtc="2025-07-08T18:43:00Z">
        <w:r w:rsidRPr="00A42382" w:rsidDel="00D63822">
          <w:delText>Parallax (occlusion) mapping přidává hloubku texturám pomocí height-mapy a stojí jen zlomek polygon-costu, byť při ostrých úhlech trpí artefakty</w:delText>
        </w:r>
        <w:r w:rsidRPr="00A42382" w:rsidDel="00D63822">
          <w:delText xml:space="preserve"> </w:delText>
        </w:r>
        <w:r w:rsidRPr="00A42382" w:rsidDel="00D63822">
          <w:delText>. Šroubovice slouží jako demo-geometrie, kde se POM pěkně projeví na zakřiveném povrchu. Praktické využití: herní povrchy, archviz, případně designové 3D efekty v prohlížeči.</w:delText>
        </w:r>
      </w:del>
    </w:p>
    <w:p w14:paraId="2D427B04" w14:textId="77777777" w:rsidR="00A42382" w:rsidRDefault="00A42382" w:rsidP="00D63822">
      <w:pPr>
        <w:pPrChange w:id="764" w:author="Valerij Šlovikov" w:date="2025-07-08T20:43:00Z" w16du:dateUtc="2025-07-08T18:43:00Z">
          <w:pPr>
            <w:widowControl w:val="0"/>
            <w:autoSpaceDE w:val="0"/>
            <w:autoSpaceDN w:val="0"/>
            <w:spacing w:before="0" w:beforeAutospacing="0" w:after="0" w:afterAutospacing="0" w:line="240" w:lineRule="auto"/>
            <w:jc w:val="left"/>
          </w:pPr>
        </w:pPrChange>
      </w:pPr>
      <w:r>
        <w:br w:type="page"/>
      </w:r>
    </w:p>
    <w:p w14:paraId="07AAD6EB" w14:textId="4B11FDEB" w:rsidR="0084522E" w:rsidRPr="0018468E" w:rsidDel="00D63822" w:rsidRDefault="0084522E" w:rsidP="00442C9A">
      <w:pPr>
        <w:pStyle w:val="Nadpis1"/>
        <w:rPr>
          <w:del w:id="765" w:author="Valerij Šlovikov" w:date="2025-07-08T20:35:00Z" w16du:dateUtc="2025-07-08T18:35:00Z"/>
          <w:rFonts w:cstheme="minorHAnsi"/>
        </w:rPr>
      </w:pPr>
      <w:bookmarkStart w:id="766" w:name="_Toc202559893"/>
      <w:del w:id="767" w:author="Valerij Šlovikov" w:date="2025-07-08T20:35:00Z" w16du:dateUtc="2025-07-08T18:35:00Z">
        <w:r w:rsidRPr="0018468E" w:rsidDel="00D63822">
          <w:rPr>
            <w:rFonts w:cstheme="minorHAnsi"/>
          </w:rPr>
          <w:lastRenderedPageBreak/>
          <w:delText>Akcelerace AI pomocí WebGPU</w:delText>
        </w:r>
        <w:bookmarkEnd w:id="766"/>
      </w:del>
    </w:p>
    <w:p w14:paraId="4003BCA1" w14:textId="1A24D95A" w:rsidR="0084522E" w:rsidRPr="0018468E" w:rsidDel="00D63822" w:rsidRDefault="0084522E" w:rsidP="0018468E">
      <w:pPr>
        <w:rPr>
          <w:del w:id="768" w:author="Valerij Šlovikov" w:date="2025-07-08T20:35:00Z" w16du:dateUtc="2025-07-08T18:35:00Z"/>
        </w:rPr>
      </w:pPr>
      <w:del w:id="769" w:author="Valerij Šlovikov" w:date="2025-07-08T20:35:00Z" w16du:dateUtc="2025-07-08T18:35:00Z">
        <w:r w:rsidRPr="0018468E" w:rsidDel="00D63822">
          <w:delText>S nástupem WebGPU se objevuje příležitost nejen pro lepší grafiku, ale i pro výpočty strojového učení přímo v prohlížeči. Pro některé aplikace (lokální zpracování dat, soukromí, offline režim) je GPU akcelerace na straně klienta velmi užitečná.</w:delText>
        </w:r>
      </w:del>
    </w:p>
    <w:p w14:paraId="6A683C5C" w14:textId="46715377" w:rsidR="0084522E" w:rsidRPr="0018468E" w:rsidDel="00D63822" w:rsidRDefault="0084522E" w:rsidP="00FD0344">
      <w:pPr>
        <w:pStyle w:val="Nadpis2"/>
        <w:rPr>
          <w:del w:id="770" w:author="Valerij Šlovikov" w:date="2025-07-08T20:35:00Z" w16du:dateUtc="2025-07-08T18:35:00Z"/>
          <w:rFonts w:cstheme="minorHAnsi"/>
        </w:rPr>
      </w:pPr>
      <w:bookmarkStart w:id="771" w:name="_Toc202559894"/>
      <w:del w:id="772" w:author="Valerij Šlovikov" w:date="2025-07-08T20:35:00Z" w16du:dateUtc="2025-07-08T18:35:00Z">
        <w:r w:rsidRPr="0018468E" w:rsidDel="00D63822">
          <w:rPr>
            <w:rFonts w:cstheme="minorHAnsi"/>
          </w:rPr>
          <w:delText>Základy strojového učení na grafických procesorech</w:delText>
        </w:r>
        <w:bookmarkEnd w:id="771"/>
      </w:del>
    </w:p>
    <w:p w14:paraId="3BE08763" w14:textId="77D83280" w:rsidR="0084522E" w:rsidRPr="0018468E" w:rsidDel="00D63822" w:rsidRDefault="0084522E" w:rsidP="0018468E">
      <w:pPr>
        <w:rPr>
          <w:del w:id="773" w:author="Valerij Šlovikov" w:date="2025-07-08T20:35:00Z" w16du:dateUtc="2025-07-08T18:35:00Z"/>
        </w:rPr>
      </w:pPr>
      <w:del w:id="774" w:author="Valerij Šlovikov" w:date="2025-07-08T20:35:00Z" w16du:dateUtc="2025-07-08T18:35:00Z">
        <w:r w:rsidRPr="0018468E" w:rsidDel="00D63822">
          <w:rPr>
            <w:rStyle w:val="Siln"/>
          </w:rPr>
          <w:delText>Paralelní výpočty</w:delText>
        </w:r>
        <w:r w:rsidRPr="0018468E" w:rsidDel="00D63822">
          <w:delText xml:space="preserve">: GPU disponuje mnoha jádry (ve srovnání s CPU), která mohou zpracovávat tisíce vláken současně. </w:delText>
        </w:r>
        <w:r w:rsidR="007D7C03" w:rsidDel="00D63822">
          <w:delText>Je to</w:delText>
        </w:r>
        <w:r w:rsidRPr="0018468E" w:rsidDel="00D63822">
          <w:delText xml:space="preserve"> ideální pro výpočetně náročné algoritmy, jako je trénování neuronových sítí či masivní maticové operace (např. v </w:delText>
        </w:r>
        <w:r w:rsidRPr="0018468E" w:rsidDel="00D63822">
          <w:rPr>
            <w:rStyle w:val="Zdraznn"/>
          </w:rPr>
          <w:delText>convolutional neural networks</w:delText>
        </w:r>
        <w:r w:rsidRPr="0018468E" w:rsidDel="00D63822">
          <w:delText>).</w:delText>
        </w:r>
      </w:del>
    </w:p>
    <w:p w14:paraId="2FB6C55F" w14:textId="769BDC87" w:rsidR="0084522E" w:rsidRPr="0018468E" w:rsidDel="00D63822" w:rsidRDefault="0084522E" w:rsidP="0018468E">
      <w:pPr>
        <w:rPr>
          <w:del w:id="775" w:author="Valerij Šlovikov" w:date="2025-07-08T20:35:00Z" w16du:dateUtc="2025-07-08T18:35:00Z"/>
        </w:rPr>
      </w:pPr>
      <w:del w:id="776" w:author="Valerij Šlovikov" w:date="2025-07-08T20:35:00Z" w16du:dateUtc="2025-07-08T18:35:00Z">
        <w:r w:rsidRPr="0018468E" w:rsidDel="00D63822">
          <w:rPr>
            <w:rStyle w:val="Siln"/>
          </w:rPr>
          <w:delText>Vyšší propustnost</w:delText>
        </w:r>
        <w:r w:rsidRPr="0018468E" w:rsidDel="00D63822">
          <w:delText>: Pro ML (Machine Learning) úlohy je důležitá rychlá propustnost při práci s velkými maticemi, což GPU dokáže lépe než CPU, které sice může mít rychlejší jádra, ale jich je výrazně méně.</w:delText>
        </w:r>
      </w:del>
    </w:p>
    <w:p w14:paraId="11BE9047" w14:textId="065B1FC3" w:rsidR="0084522E" w:rsidRPr="0018468E" w:rsidDel="00D63822" w:rsidRDefault="0084522E" w:rsidP="0018468E">
      <w:pPr>
        <w:rPr>
          <w:del w:id="777" w:author="Valerij Šlovikov" w:date="2025-07-08T20:35:00Z" w16du:dateUtc="2025-07-08T18:35:00Z"/>
        </w:rPr>
      </w:pPr>
      <w:del w:id="778" w:author="Valerij Šlovikov" w:date="2025-07-08T20:35:00Z" w16du:dateUtc="2025-07-08T18:35:00Z">
        <w:r w:rsidRPr="0018468E" w:rsidDel="00D63822">
          <w:rPr>
            <w:rStyle w:val="Siln"/>
          </w:rPr>
          <w:delText>Knihovny pro ML</w:delText>
        </w:r>
        <w:r w:rsidRPr="0018468E" w:rsidDel="00D63822">
          <w:delText xml:space="preserve">: Existují projekty jako </w:delText>
        </w:r>
        <w:r w:rsidRPr="0018468E" w:rsidDel="00D63822">
          <w:rPr>
            <w:rStyle w:val="Zdraznn"/>
          </w:rPr>
          <w:delText>TensorFlow.js</w:delText>
        </w:r>
        <w:r w:rsidRPr="0018468E" w:rsidDel="00D63822">
          <w:delText xml:space="preserve">, </w:delText>
        </w:r>
        <w:r w:rsidRPr="0018468E" w:rsidDel="00D63822">
          <w:rPr>
            <w:rStyle w:val="Zdraznn"/>
          </w:rPr>
          <w:delText>ONNX.js</w:delText>
        </w:r>
        <w:r w:rsidRPr="0018468E" w:rsidDel="00D63822">
          <w:delText xml:space="preserve"> nebo </w:delText>
        </w:r>
        <w:r w:rsidRPr="0018468E" w:rsidDel="00D63822">
          <w:rPr>
            <w:rStyle w:val="Zdraznn"/>
          </w:rPr>
          <w:delText>WebDNN</w:delText>
        </w:r>
        <w:r w:rsidRPr="0018468E" w:rsidDel="00D63822">
          <w:delText>, které už využívají GPU akceleraci (dříve jen WebGL, postupně i WebGPU).</w:delText>
        </w:r>
      </w:del>
    </w:p>
    <w:p w14:paraId="56B1A133" w14:textId="1F2A73E5" w:rsidR="0084522E" w:rsidRPr="0018468E" w:rsidDel="00D63822" w:rsidRDefault="0084522E" w:rsidP="00FD0344">
      <w:pPr>
        <w:pStyle w:val="Nadpis2"/>
        <w:rPr>
          <w:del w:id="779" w:author="Valerij Šlovikov" w:date="2025-07-08T20:35:00Z" w16du:dateUtc="2025-07-08T18:35:00Z"/>
          <w:rFonts w:cstheme="minorHAnsi"/>
        </w:rPr>
      </w:pPr>
      <w:bookmarkStart w:id="780" w:name="_Toc202559895"/>
      <w:del w:id="781" w:author="Valerij Šlovikov" w:date="2025-07-08T20:35:00Z" w16du:dateUtc="2025-07-08T18:35:00Z">
        <w:r w:rsidRPr="0018468E" w:rsidDel="00D63822">
          <w:rPr>
            <w:rFonts w:cstheme="minorHAnsi"/>
          </w:rPr>
          <w:delText>WebGPU a jeho výhody pro AI</w:delText>
        </w:r>
        <w:bookmarkEnd w:id="780"/>
      </w:del>
    </w:p>
    <w:p w14:paraId="7781FE36" w14:textId="797F2F31" w:rsidR="0084522E" w:rsidRPr="0018468E" w:rsidDel="00D63822" w:rsidRDefault="0084522E" w:rsidP="00442C9A">
      <w:pPr>
        <w:pStyle w:val="Odstavecseseznamem"/>
        <w:numPr>
          <w:ilvl w:val="0"/>
          <w:numId w:val="16"/>
        </w:numPr>
        <w:rPr>
          <w:del w:id="782" w:author="Valerij Šlovikov" w:date="2025-07-08T20:35:00Z" w16du:dateUtc="2025-07-08T18:35:00Z"/>
        </w:rPr>
      </w:pPr>
      <w:del w:id="783" w:author="Valerij Šlovikov" w:date="2025-07-08T20:35:00Z" w16du:dateUtc="2025-07-08T18:35:00Z">
        <w:r w:rsidRPr="0018468E" w:rsidDel="00D63822">
          <w:rPr>
            <w:rStyle w:val="Siln"/>
          </w:rPr>
          <w:delText>Compute Shadery</w:delText>
        </w:r>
        <w:r w:rsidRPr="0018468E" w:rsidDel="00D63822">
          <w:delText>: WebGPU umožňuje psát kód, který se spouští přímo na GPU, a nemusí jít o klasické vykreslování trojúhelníků. Díky tomu lze implementovat např. kernel konvoluce pro neurony, redukce, lineární algebra a další ML operace.</w:delText>
        </w:r>
      </w:del>
    </w:p>
    <w:p w14:paraId="510251E8" w14:textId="3952D526" w:rsidR="0084522E" w:rsidRPr="0018468E" w:rsidDel="00D63822" w:rsidRDefault="0084522E" w:rsidP="00442C9A">
      <w:pPr>
        <w:pStyle w:val="Odstavecseseznamem"/>
        <w:numPr>
          <w:ilvl w:val="0"/>
          <w:numId w:val="16"/>
        </w:numPr>
        <w:rPr>
          <w:del w:id="784" w:author="Valerij Šlovikov" w:date="2025-07-08T20:35:00Z" w16du:dateUtc="2025-07-08T18:35:00Z"/>
        </w:rPr>
      </w:pPr>
      <w:del w:id="785" w:author="Valerij Šlovikov" w:date="2025-07-08T20:35:00Z" w16du:dateUtc="2025-07-08T18:35:00Z">
        <w:r w:rsidRPr="0018468E" w:rsidDel="00D63822">
          <w:rPr>
            <w:rStyle w:val="Siln"/>
          </w:rPr>
          <w:delText>Menší overhead</w:delText>
        </w:r>
        <w:r w:rsidRPr="0018468E" w:rsidDel="00D63822">
          <w:delText>: WebGPU lépe pracuje s frontami příkazů a paměťovými zdroji, takže je možné dosáhnout vyššího výkonu než při využití WebGL, který byl původně navržen výhradně pro rendering.</w:delText>
        </w:r>
      </w:del>
    </w:p>
    <w:p w14:paraId="610D0786" w14:textId="00742483" w:rsidR="0084522E" w:rsidRPr="0018468E" w:rsidDel="00D63822" w:rsidRDefault="0084522E" w:rsidP="00442C9A">
      <w:pPr>
        <w:pStyle w:val="Odstavecseseznamem"/>
        <w:numPr>
          <w:ilvl w:val="0"/>
          <w:numId w:val="16"/>
        </w:numPr>
        <w:rPr>
          <w:del w:id="786" w:author="Valerij Šlovikov" w:date="2025-07-08T20:35:00Z" w16du:dateUtc="2025-07-08T18:35:00Z"/>
        </w:rPr>
      </w:pPr>
      <w:del w:id="787" w:author="Valerij Šlovikov" w:date="2025-07-08T20:35:00Z" w16du:dateUtc="2025-07-08T18:35:00Z">
        <w:r w:rsidRPr="0018468E" w:rsidDel="00D63822">
          <w:rPr>
            <w:rStyle w:val="Siln"/>
          </w:rPr>
          <w:delText>Soukromí a lokální výpočty</w:delText>
        </w:r>
        <w:r w:rsidRPr="0018468E" w:rsidDel="00D63822">
          <w:delText>: Uživatel nemusí posílat citlivá data na server; model lze nahrát do prohlížeče a inference (vyhodnocení) probíhá lokálně. To se hodí např. u aplikací pro zpracování obrazu či zvuku v reálném čase (detekce gest, rozpoznávání hlasu).</w:delText>
        </w:r>
      </w:del>
    </w:p>
    <w:p w14:paraId="4BE67C24" w14:textId="37EA843F" w:rsidR="0082291D" w:rsidDel="00D63822" w:rsidRDefault="0084522E" w:rsidP="00442C9A">
      <w:pPr>
        <w:pStyle w:val="Odstavecseseznamem"/>
        <w:numPr>
          <w:ilvl w:val="0"/>
          <w:numId w:val="16"/>
        </w:numPr>
        <w:rPr>
          <w:del w:id="788" w:author="Valerij Šlovikov" w:date="2025-07-08T20:35:00Z" w16du:dateUtc="2025-07-08T18:35:00Z"/>
        </w:rPr>
      </w:pPr>
      <w:del w:id="789" w:author="Valerij Šlovikov" w:date="2025-07-08T20:35:00Z" w16du:dateUtc="2025-07-08T18:35:00Z">
        <w:r w:rsidRPr="0018468E" w:rsidDel="00D63822">
          <w:rPr>
            <w:rStyle w:val="Siln"/>
          </w:rPr>
          <w:delText>Předzvěst budoucích standardů</w:delText>
        </w:r>
        <w:r w:rsidRPr="0018468E" w:rsidDel="00D63822">
          <w:delText>: Jakmile se WebGPU ustálí, je pravděpodobné, že prohlížečové knihovny ML přejdou na WebGPU jako hlavní backend, což by mělo přinést výrazné výkonnostní skoky.</w:delText>
        </w:r>
        <w:bookmarkEnd w:id="178"/>
        <w:bookmarkEnd w:id="179"/>
      </w:del>
    </w:p>
    <w:p w14:paraId="5823FB85" w14:textId="5F33F473" w:rsidR="000559AE" w:rsidRPr="0018468E" w:rsidRDefault="000559AE" w:rsidP="00442C9A">
      <w:pPr>
        <w:pStyle w:val="Nadpis1"/>
        <w:rPr>
          <w:rFonts w:cstheme="minorHAnsi"/>
        </w:rPr>
      </w:pPr>
      <w:bookmarkStart w:id="790" w:name="_Toc202559896"/>
      <w:r w:rsidRPr="0018468E">
        <w:rPr>
          <w:rFonts w:cstheme="minorHAnsi"/>
        </w:rPr>
        <w:t>Metodologie experimentů a testovací prostředí</w:t>
      </w:r>
      <w:bookmarkEnd w:id="790"/>
    </w:p>
    <w:p w14:paraId="7774F08F" w14:textId="7DC2A890" w:rsidR="000559AE" w:rsidRPr="0018468E" w:rsidRDefault="000559AE" w:rsidP="00442C9A">
      <w:r w:rsidRPr="0018468E">
        <w:t>Praktická část této bakalářské práce je založena na systematickém porovnání výkonu a funkčnosti technologií WebGL, WebGL2 a WebGPU prostřednictvím série kontrolovaných experimentů. Cílem je poskytnout objektivní data pro hodnocení vhodnosti jednotlivých technologií pro různé typy 3D webových aplikací.</w:t>
      </w:r>
      <w:ins w:id="791" w:author="Valerij Šlovikov" w:date="2025-07-08T20:56:00Z" w16du:dateUtc="2025-07-08T18:56:00Z">
        <w:r w:rsidR="00DB7E87">
          <w:t xml:space="preserve"> Zároveň se práce zabývá po</w:t>
        </w:r>
      </w:ins>
      <w:ins w:id="792" w:author="Valerij Šlovikov" w:date="2025-07-08T20:57:00Z" w16du:dateUtc="2025-07-08T18:57:00Z">
        <w:r w:rsidR="00DB7E87">
          <w:t xml:space="preserve">pisem vývoje a úskalí, na která lze narazit během vývoje. </w:t>
        </w:r>
      </w:ins>
    </w:p>
    <w:p w14:paraId="5C3D9695" w14:textId="509FB192" w:rsidR="000559AE" w:rsidRPr="0018468E" w:rsidRDefault="000559AE" w:rsidP="00FD0344">
      <w:pPr>
        <w:pStyle w:val="Nadpis2"/>
        <w:rPr>
          <w:rFonts w:cstheme="minorHAnsi"/>
        </w:rPr>
      </w:pPr>
      <w:bookmarkStart w:id="793" w:name="_Toc202559897"/>
      <w:r w:rsidRPr="0018468E">
        <w:rPr>
          <w:rFonts w:cstheme="minorHAnsi"/>
        </w:rPr>
        <w:t>Specifikace testovacího prostředí</w:t>
      </w:r>
      <w:bookmarkEnd w:id="793"/>
    </w:p>
    <w:p w14:paraId="41C6BD0D" w14:textId="355124A7" w:rsidR="000559AE" w:rsidRPr="0018468E" w:rsidDel="00C24C23" w:rsidRDefault="000559AE" w:rsidP="00442C9A">
      <w:pPr>
        <w:rPr>
          <w:del w:id="794" w:author="Valerij Šlovikov" w:date="2025-07-08T20:48:00Z" w16du:dateUtc="2025-07-08T18:48:00Z"/>
        </w:rPr>
      </w:pPr>
      <w:del w:id="795" w:author="Valerij Šlovikov" w:date="2025-07-08T20:48:00Z" w16du:dateUtc="2025-07-08T18:48:00Z">
        <w:r w:rsidRPr="0018468E" w:rsidDel="00C24C23">
          <w:delText>Hardware konfigurace</w:delText>
        </w:r>
      </w:del>
    </w:p>
    <w:p w14:paraId="004F7D49" w14:textId="77777777" w:rsidR="000559AE" w:rsidRPr="0018468E" w:rsidRDefault="000559AE" w:rsidP="00442C9A">
      <w:r w:rsidRPr="0018468E">
        <w:t>Všechny experimenty byly provedeny na standardizovaném hardwaru s následující konfigurací:</w:t>
      </w:r>
    </w:p>
    <w:p w14:paraId="0485F9AB" w14:textId="77777777" w:rsidR="000559AE" w:rsidRPr="0018468E" w:rsidRDefault="000559AE" w:rsidP="00442C9A">
      <w:pPr>
        <w:pStyle w:val="Odstavecseseznamem"/>
        <w:numPr>
          <w:ilvl w:val="0"/>
          <w:numId w:val="29"/>
        </w:numPr>
      </w:pPr>
      <w:r w:rsidRPr="0018468E">
        <w:rPr>
          <w:b/>
          <w:bCs/>
        </w:rPr>
        <w:t>Procesor:</w:t>
      </w:r>
      <w:r w:rsidRPr="0018468E">
        <w:t xml:space="preserve"> 12th Gen Intel(R) Core(TM) i7-12700H @ 2.30 GHz</w:t>
      </w:r>
    </w:p>
    <w:p w14:paraId="22C7C5AE" w14:textId="77777777" w:rsidR="000559AE" w:rsidRPr="0018468E" w:rsidRDefault="000559AE" w:rsidP="00442C9A">
      <w:pPr>
        <w:pStyle w:val="Odstavecseseznamem"/>
        <w:numPr>
          <w:ilvl w:val="0"/>
          <w:numId w:val="29"/>
        </w:numPr>
      </w:pPr>
      <w:r w:rsidRPr="00C24C23">
        <w:rPr>
          <w:b/>
          <w:bCs/>
          <w:rPrChange w:id="796" w:author="Valerij Šlovikov" w:date="2025-07-08T20:48:00Z" w16du:dateUtc="2025-07-08T18:48:00Z">
            <w:rPr/>
          </w:rPrChange>
        </w:rPr>
        <w:t>Operační paměť:</w:t>
      </w:r>
      <w:r w:rsidRPr="0018468E">
        <w:t xml:space="preserve"> 64 GB RAM</w:t>
      </w:r>
    </w:p>
    <w:p w14:paraId="64F75AAB" w14:textId="77777777" w:rsidR="000559AE" w:rsidRPr="0018468E" w:rsidRDefault="000559AE" w:rsidP="00442C9A">
      <w:pPr>
        <w:pStyle w:val="Odstavecseseznamem"/>
        <w:numPr>
          <w:ilvl w:val="0"/>
          <w:numId w:val="29"/>
        </w:numPr>
      </w:pPr>
      <w:r w:rsidRPr="0018468E">
        <w:rPr>
          <w:b/>
          <w:bCs/>
        </w:rPr>
        <w:t>Grafická karta:</w:t>
      </w:r>
      <w:r w:rsidRPr="0018468E">
        <w:t xml:space="preserve"> NVIDIA GeForce RTX 4090 (mobilní verze)</w:t>
      </w:r>
    </w:p>
    <w:p w14:paraId="005E3D76" w14:textId="77777777" w:rsidR="000559AE" w:rsidRPr="0018468E" w:rsidRDefault="000559AE" w:rsidP="00442C9A">
      <w:pPr>
        <w:pStyle w:val="Odstavecseseznamem"/>
        <w:numPr>
          <w:ilvl w:val="0"/>
          <w:numId w:val="29"/>
        </w:numPr>
      </w:pPr>
      <w:r w:rsidRPr="0018468E">
        <w:rPr>
          <w:b/>
          <w:bCs/>
        </w:rPr>
        <w:t>Operační systém:</w:t>
      </w:r>
      <w:r w:rsidRPr="0018468E">
        <w:t xml:space="preserve"> Microsoft Windows 11</w:t>
      </w:r>
    </w:p>
    <w:p w14:paraId="3A687FE1" w14:textId="5947969F" w:rsidR="000559AE" w:rsidRPr="0018468E" w:rsidRDefault="000F6C7D" w:rsidP="00442C9A">
      <w:r>
        <w:t>Výše zmíněná</w:t>
      </w:r>
      <w:r w:rsidR="000559AE" w:rsidRPr="0018468E">
        <w:t xml:space="preserve"> konfigurace představuje high-end hardware současnosti, což umožňuje otestovat plný potenciál jednotlivých technologií bez hardwarových limitací. Pro kontextualizaci výsledků jsou doplňkově provedeny testy na omezeném hardwaru prostřednictvím virtualizovaného prostředí s omezenými zdroji (4 GB RAM, 2 CPU cores, integrovaná grafika).</w:t>
      </w:r>
    </w:p>
    <w:p w14:paraId="55FEB46E" w14:textId="08541FE0" w:rsidR="000559AE" w:rsidRPr="0018468E" w:rsidDel="00C24C23" w:rsidRDefault="000559AE" w:rsidP="00442C9A">
      <w:pPr>
        <w:rPr>
          <w:del w:id="797" w:author="Valerij Šlovikov" w:date="2025-07-08T20:48:00Z" w16du:dateUtc="2025-07-08T18:48:00Z"/>
        </w:rPr>
      </w:pPr>
      <w:del w:id="798" w:author="Valerij Šlovikov" w:date="2025-07-08T20:48:00Z" w16du:dateUtc="2025-07-08T18:48:00Z">
        <w:r w:rsidRPr="0018468E" w:rsidDel="00C24C23">
          <w:delText>Software prostředí</w:delText>
        </w:r>
      </w:del>
    </w:p>
    <w:p w14:paraId="275CB216" w14:textId="3ACAF5BA" w:rsidR="000559AE" w:rsidDel="00C24C23" w:rsidRDefault="00C24C23" w:rsidP="00442C9A">
      <w:pPr>
        <w:rPr>
          <w:del w:id="799" w:author="Valerij Šlovikov" w:date="2025-07-08T20:50:00Z" w16du:dateUtc="2025-07-08T18:50:00Z"/>
        </w:rPr>
      </w:pPr>
      <w:ins w:id="800" w:author="Valerij Šlovikov" w:date="2025-07-08T20:50:00Z">
        <w:r w:rsidRPr="00C24C23">
          <w:t xml:space="preserve">Veškerá měření byla realizována výhradně v prohlížeči </w:t>
        </w:r>
        <w:r w:rsidRPr="00C24C23">
          <w:rPr>
            <w:b/>
            <w:bCs/>
            <w:rPrChange w:id="801" w:author="Valerij Šlovikov" w:date="2025-07-08T20:50:00Z" w16du:dateUtc="2025-07-08T18:50:00Z">
              <w:rPr/>
            </w:rPrChange>
          </w:rPr>
          <w:t>Google Chrome</w:t>
        </w:r>
        <w:r w:rsidRPr="00C24C23">
          <w:t xml:space="preserve"> (aktuální stabilní verze v době testování), protože </w:t>
        </w:r>
      </w:ins>
      <w:ins w:id="802" w:author="Valerij Šlovikov" w:date="2025-07-08T20:51:00Z" w16du:dateUtc="2025-07-08T18:51:00Z">
        <w:r>
          <w:t>během vývoje se ukázal jako nejjednoduší pro práci s experimentálním WebGPU</w:t>
        </w:r>
      </w:ins>
      <w:ins w:id="803" w:author="Valerij Šlovikov" w:date="2025-07-08T21:17:00Z" w16du:dateUtc="2025-07-08T19:17:00Z">
        <w:r w:rsidR="0001600C">
          <w:t xml:space="preserve"> </w:t>
        </w:r>
      </w:ins>
      <w:customXmlInsRangeStart w:id="804" w:author="Valerij Šlovikov" w:date="2025-07-08T21:17:00Z"/>
      <w:sdt>
        <w:sdtPr>
          <w:id w:val="1490445801"/>
          <w:citation/>
        </w:sdtPr>
        <w:sdtContent>
          <w:customXmlInsRangeEnd w:id="804"/>
          <w:ins w:id="805" w:author="Valerij Šlovikov" w:date="2025-07-08T21:17:00Z" w16du:dateUtc="2025-07-08T19:17:00Z">
            <w:r w:rsidR="0001600C">
              <w:fldChar w:fldCharType="begin"/>
            </w:r>
            <w:r w:rsidR="0001600C">
              <w:instrText xml:space="preserve"> CITATION Can24 \l 1029 </w:instrText>
            </w:r>
          </w:ins>
          <w:r w:rsidR="0001600C">
            <w:fldChar w:fldCharType="separate"/>
          </w:r>
          <w:ins w:id="806" w:author="Valerij Šlovikov" w:date="2025-07-08T21:17:00Z" w16du:dateUtc="2025-07-08T19:17:00Z">
            <w:r w:rsidR="0001600C">
              <w:t>(Can I use, 2024)</w:t>
            </w:r>
            <w:r w:rsidR="0001600C">
              <w:fldChar w:fldCharType="end"/>
            </w:r>
          </w:ins>
          <w:customXmlInsRangeStart w:id="807" w:author="Valerij Šlovikov" w:date="2025-07-08T21:17:00Z"/>
        </w:sdtContent>
      </w:sdt>
      <w:customXmlInsRangeEnd w:id="807"/>
      <w:ins w:id="808" w:author="Valerij Šlovikov" w:date="2025-07-08T20:50:00Z">
        <w:r w:rsidRPr="00C24C23">
          <w:t>. Zdrojový kód byl vyvíjen v prostředí Visual Studio Code s rozšířeními pro WGSL/GLSL, verzován pomocí Gitu a spouštěn přes lokální HTTP server, čímž se eliminovala omezení CORS a simulovalo produkční nasazení. Před každou sérií testů byl Chrome restartován a vyčištěna jeho cache, aby se minimalizoval vliv reziduálních dat a bylo zajištěno konzistentní, opakovatelné měření výkonu.</w:t>
        </w:r>
      </w:ins>
      <w:ins w:id="809" w:author="Valerij Šlovikov" w:date="2025-07-08T20:51:00Z" w16du:dateUtc="2025-07-08T18:51:00Z">
        <w:r>
          <w:t xml:space="preserve"> Bližší popis vývoje a prostředí </w:t>
        </w:r>
      </w:ins>
      <w:ins w:id="810" w:author="Valerij Šlovikov" w:date="2025-07-08T20:52:00Z" w16du:dateUtc="2025-07-08T18:52:00Z">
        <w:r>
          <w:t>nalezneme v kapitolach 6 a 7.</w:t>
        </w:r>
      </w:ins>
      <w:del w:id="811" w:author="Valerij Šlovikov" w:date="2025-07-08T20:50:00Z" w16du:dateUtc="2025-07-08T18:50:00Z">
        <w:r w:rsidR="000559AE" w:rsidRPr="0018468E" w:rsidDel="00C24C23">
          <w:delText>Testované prohlížeče:</w:delText>
        </w:r>
      </w:del>
    </w:p>
    <w:p w14:paraId="29DF13F9" w14:textId="77777777" w:rsidR="00C24C23" w:rsidRDefault="00C24C23" w:rsidP="00442C9A">
      <w:pPr>
        <w:rPr>
          <w:ins w:id="812" w:author="Valerij Šlovikov" w:date="2025-07-08T20:52:00Z" w16du:dateUtc="2025-07-08T18:52:00Z"/>
        </w:rPr>
      </w:pPr>
    </w:p>
    <w:p w14:paraId="19895B2C" w14:textId="77777777" w:rsidR="00C24C23" w:rsidRDefault="00C24C23" w:rsidP="00442C9A">
      <w:pPr>
        <w:rPr>
          <w:ins w:id="813" w:author="Valerij Šlovikov" w:date="2025-07-08T20:52:00Z" w16du:dateUtc="2025-07-08T18:52:00Z"/>
        </w:rPr>
      </w:pPr>
    </w:p>
    <w:p w14:paraId="2A28AC77" w14:textId="1D3FB0F1" w:rsidR="000559AE" w:rsidRPr="0018468E" w:rsidDel="00C24C23" w:rsidRDefault="000559AE" w:rsidP="00442C9A">
      <w:pPr>
        <w:pStyle w:val="Odstavecseseznamem"/>
        <w:numPr>
          <w:ilvl w:val="0"/>
          <w:numId w:val="30"/>
        </w:numPr>
        <w:rPr>
          <w:del w:id="814" w:author="Valerij Šlovikov" w:date="2025-07-08T20:50:00Z" w16du:dateUtc="2025-07-08T18:50:00Z"/>
        </w:rPr>
      </w:pPr>
      <w:del w:id="815" w:author="Valerij Šlovikov" w:date="2025-07-08T20:50:00Z" w16du:dateUtc="2025-07-08T18:50:00Z">
        <w:r w:rsidRPr="0018468E" w:rsidDel="00C24C23">
          <w:rPr>
            <w:b/>
            <w:bCs/>
          </w:rPr>
          <w:delText>Mozilla Firefox</w:delText>
        </w:r>
        <w:r w:rsidRPr="0018468E" w:rsidDel="00C24C23">
          <w:delText xml:space="preserve"> (nejnovější stabilní verze v době testování)</w:delText>
        </w:r>
      </w:del>
    </w:p>
    <w:p w14:paraId="756D2D17" w14:textId="6F72D1FE" w:rsidR="000559AE" w:rsidRPr="0018468E" w:rsidDel="00C24C23" w:rsidRDefault="000559AE" w:rsidP="00442C9A">
      <w:pPr>
        <w:pStyle w:val="Odstavecseseznamem"/>
        <w:numPr>
          <w:ilvl w:val="0"/>
          <w:numId w:val="30"/>
        </w:numPr>
        <w:rPr>
          <w:del w:id="816" w:author="Valerij Šlovikov" w:date="2025-07-08T20:50:00Z" w16du:dateUtc="2025-07-08T18:50:00Z"/>
        </w:rPr>
      </w:pPr>
      <w:del w:id="817" w:author="Valerij Šlovikov" w:date="2025-07-08T20:50:00Z" w16du:dateUtc="2025-07-08T18:50:00Z">
        <w:r w:rsidRPr="0018468E" w:rsidDel="00C24C23">
          <w:rPr>
            <w:b/>
            <w:bCs/>
          </w:rPr>
          <w:delText>Google Chrome</w:delText>
        </w:r>
        <w:r w:rsidRPr="0018468E" w:rsidDel="00C24C23">
          <w:delText xml:space="preserve"> (nejnovější stabilní verze v době testování)</w:delText>
        </w:r>
      </w:del>
    </w:p>
    <w:p w14:paraId="7867BFB7" w14:textId="46005D2C" w:rsidR="000559AE" w:rsidRPr="0018468E" w:rsidDel="00C24C23" w:rsidRDefault="000559AE" w:rsidP="00442C9A">
      <w:pPr>
        <w:rPr>
          <w:del w:id="818" w:author="Valerij Šlovikov" w:date="2025-07-08T20:50:00Z" w16du:dateUtc="2025-07-08T18:50:00Z"/>
        </w:rPr>
      </w:pPr>
      <w:del w:id="819" w:author="Valerij Šlovikov" w:date="2025-07-08T20:50:00Z" w16du:dateUtc="2025-07-08T18:50:00Z">
        <w:r w:rsidRPr="0018468E" w:rsidDel="00C24C23">
          <w:delText>Vývojové nástroje:</w:delText>
        </w:r>
      </w:del>
    </w:p>
    <w:p w14:paraId="3F32D321" w14:textId="72D7981B" w:rsidR="000559AE" w:rsidRPr="0018468E" w:rsidDel="00C24C23" w:rsidRDefault="000559AE" w:rsidP="00442C9A">
      <w:pPr>
        <w:pStyle w:val="Odstavecseseznamem"/>
        <w:numPr>
          <w:ilvl w:val="0"/>
          <w:numId w:val="31"/>
        </w:numPr>
        <w:rPr>
          <w:del w:id="820" w:author="Valerij Šlovikov" w:date="2025-07-08T20:50:00Z" w16du:dateUtc="2025-07-08T18:50:00Z"/>
        </w:rPr>
      </w:pPr>
      <w:del w:id="821" w:author="Valerij Šlovikov" w:date="2025-07-08T20:50:00Z" w16du:dateUtc="2025-07-08T18:50:00Z">
        <w:r w:rsidRPr="0018468E" w:rsidDel="00C24C23">
          <w:delText>Visual Studio Code s rozšířeními pro WebGL/WebGPU development</w:delText>
        </w:r>
      </w:del>
    </w:p>
    <w:p w14:paraId="1BDA7860" w14:textId="33A7F9BE" w:rsidR="000559AE" w:rsidRPr="0018468E" w:rsidDel="00C24C23" w:rsidRDefault="000559AE" w:rsidP="00442C9A">
      <w:pPr>
        <w:pStyle w:val="Odstavecseseznamem"/>
        <w:numPr>
          <w:ilvl w:val="0"/>
          <w:numId w:val="31"/>
        </w:numPr>
        <w:rPr>
          <w:del w:id="822" w:author="Valerij Šlovikov" w:date="2025-07-08T20:50:00Z" w16du:dateUtc="2025-07-08T18:50:00Z"/>
        </w:rPr>
      </w:pPr>
      <w:del w:id="823" w:author="Valerij Šlovikov" w:date="2025-07-08T20:50:00Z" w16du:dateUtc="2025-07-08T18:50:00Z">
        <w:r w:rsidRPr="0018468E" w:rsidDel="00C24C23">
          <w:delText>Git pro verzování a dostupnost zdrojového kódu</w:delText>
        </w:r>
      </w:del>
    </w:p>
    <w:p w14:paraId="2748B71F" w14:textId="708503F3" w:rsidR="000559AE" w:rsidRPr="0018468E" w:rsidDel="00C24C23" w:rsidRDefault="000559AE" w:rsidP="00442C9A">
      <w:pPr>
        <w:pStyle w:val="Odstavecseseznamem"/>
        <w:numPr>
          <w:ilvl w:val="0"/>
          <w:numId w:val="31"/>
        </w:numPr>
        <w:rPr>
          <w:del w:id="824" w:author="Valerij Šlovikov" w:date="2025-07-08T20:50:00Z" w16du:dateUtc="2025-07-08T18:50:00Z"/>
        </w:rPr>
      </w:pPr>
      <w:del w:id="825" w:author="Valerij Šlovikov" w:date="2025-07-08T20:50:00Z" w16du:dateUtc="2025-07-08T18:50:00Z">
        <w:r w:rsidRPr="0018468E" w:rsidDel="00C24C23">
          <w:delText>Local HTTP server pro eliminaci CORS omezení</w:delText>
        </w:r>
      </w:del>
    </w:p>
    <w:p w14:paraId="43ECD42A" w14:textId="1AB17AA4" w:rsidR="00C24C23" w:rsidRPr="0018468E" w:rsidRDefault="000559AE" w:rsidP="00442C9A">
      <w:del w:id="826" w:author="Valerij Šlovikov" w:date="2025-07-08T20:50:00Z" w16du:dateUtc="2025-07-08T18:50:00Z">
        <w:r w:rsidRPr="0018468E" w:rsidDel="00C24C23">
          <w:delText>Všechny testy jsou prováděny v čistém prostředí s restartovaným prohlížečem a vymazanou cache pro eliminaci externích faktorů ovlivňujących výkon.</w:delText>
        </w:r>
      </w:del>
    </w:p>
    <w:p w14:paraId="13F248C0" w14:textId="3C7D5E76" w:rsidR="000559AE" w:rsidRPr="0018468E" w:rsidRDefault="000559AE" w:rsidP="00FD0344">
      <w:pPr>
        <w:pStyle w:val="Nadpis2"/>
        <w:rPr>
          <w:rFonts w:cstheme="minorHAnsi"/>
        </w:rPr>
      </w:pPr>
      <w:bookmarkStart w:id="827" w:name="_Toc202559898"/>
      <w:r w:rsidRPr="0018468E">
        <w:rPr>
          <w:rFonts w:cstheme="minorHAnsi"/>
        </w:rPr>
        <w:lastRenderedPageBreak/>
        <w:t>Definice testovacích scénářů</w:t>
      </w:r>
      <w:bookmarkEnd w:id="827"/>
    </w:p>
    <w:p w14:paraId="50DD9B15" w14:textId="17083397" w:rsidR="000559AE" w:rsidRPr="0018468E" w:rsidDel="00C24C23" w:rsidRDefault="000559AE" w:rsidP="00442C9A">
      <w:pPr>
        <w:rPr>
          <w:del w:id="828" w:author="Valerij Šlovikov" w:date="2025-07-08T20:52:00Z" w16du:dateUtc="2025-07-08T18:52:00Z"/>
        </w:rPr>
      </w:pPr>
      <w:del w:id="829" w:author="Valerij Šlovikov" w:date="2025-07-08T20:52:00Z" w16du:dateUtc="2025-07-08T18:52:00Z">
        <w:r w:rsidRPr="0018468E" w:rsidDel="00C24C23">
          <w:delText>Komplexita scén</w:delText>
        </w:r>
      </w:del>
    </w:p>
    <w:p w14:paraId="60934A58" w14:textId="77777777" w:rsidR="000559AE" w:rsidRPr="0018468E" w:rsidRDefault="000559AE" w:rsidP="00442C9A">
      <w:r w:rsidRPr="0018468E">
        <w:t>Testovací scénáře jsou navrženy pro postupné zvyšování komplexity od základních primitiv po pokročilé renderovací techniky:</w:t>
      </w:r>
    </w:p>
    <w:p w14:paraId="4648F566" w14:textId="5B82B6AE" w:rsidR="00DB7E87" w:rsidRDefault="00DB7E87" w:rsidP="00DB7E87">
      <w:pPr>
        <w:pStyle w:val="TabulkaCaption"/>
        <w:rPr>
          <w:ins w:id="830" w:author="Valerij Šlovikov" w:date="2025-07-08T21:00:00Z" w16du:dateUtc="2025-07-08T19:00:00Z"/>
        </w:rPr>
      </w:pPr>
      <w:ins w:id="831" w:author="Valerij Šlovikov" w:date="2025-07-08T21:02:00Z" w16du:dateUtc="2025-07-08T19:02:00Z">
        <w:r w:rsidRPr="00DB7E87">
          <w:rPr>
            <w:b/>
            <w:bCs w:val="0"/>
            <w:rPrChange w:id="832" w:author="Valerij Šlovikov" w:date="2025-07-08T21:02:00Z" w16du:dateUtc="2025-07-08T19:02:00Z">
              <w:rPr/>
            </w:rPrChange>
          </w:rPr>
          <w:t xml:space="preserve">Tabulka </w:t>
        </w:r>
        <w:r w:rsidRPr="00DB7E87">
          <w:rPr>
            <w:b/>
            <w:bCs w:val="0"/>
            <w:rPrChange w:id="833" w:author="Valerij Šlovikov" w:date="2025-07-08T21:02:00Z" w16du:dateUtc="2025-07-08T19:02:00Z">
              <w:rPr/>
            </w:rPrChange>
          </w:rPr>
          <w:fldChar w:fldCharType="begin"/>
        </w:r>
        <w:r w:rsidRPr="00DB7E87">
          <w:rPr>
            <w:b/>
            <w:bCs w:val="0"/>
            <w:rPrChange w:id="834" w:author="Valerij Šlovikov" w:date="2025-07-08T21:02:00Z" w16du:dateUtc="2025-07-08T19:02:00Z">
              <w:rPr/>
            </w:rPrChange>
          </w:rPr>
          <w:instrText xml:space="preserve"> SEQ Tabulka \* ARABIC </w:instrText>
        </w:r>
      </w:ins>
      <w:r w:rsidRPr="00DB7E87">
        <w:rPr>
          <w:b/>
          <w:bCs w:val="0"/>
          <w:rPrChange w:id="835" w:author="Valerij Šlovikov" w:date="2025-07-08T21:02:00Z" w16du:dateUtc="2025-07-08T19:02:00Z">
            <w:rPr/>
          </w:rPrChange>
        </w:rPr>
        <w:fldChar w:fldCharType="separate"/>
      </w:r>
      <w:ins w:id="836" w:author="Valerij Šlovikov" w:date="2025-07-08T21:02:00Z" w16du:dateUtc="2025-07-08T19:02:00Z">
        <w:r w:rsidRPr="00DB7E87">
          <w:rPr>
            <w:b/>
            <w:bCs w:val="0"/>
            <w:rPrChange w:id="837" w:author="Valerij Šlovikov" w:date="2025-07-08T21:02:00Z" w16du:dateUtc="2025-07-08T19:02:00Z">
              <w:rPr/>
            </w:rPrChange>
          </w:rPr>
          <w:t>4</w:t>
        </w:r>
        <w:r w:rsidRPr="00DB7E87">
          <w:rPr>
            <w:b/>
            <w:bCs w:val="0"/>
            <w:rPrChange w:id="838" w:author="Valerij Šlovikov" w:date="2025-07-08T21:02:00Z" w16du:dateUtc="2025-07-08T19:02:00Z">
              <w:rPr/>
            </w:rPrChange>
          </w:rPr>
          <w:fldChar w:fldCharType="end"/>
        </w:r>
        <w:r w:rsidRPr="00DB7E87">
          <w:rPr>
            <w:b/>
            <w:bCs w:val="0"/>
            <w:rPrChange w:id="839" w:author="Valerij Šlovikov" w:date="2025-07-08T21:02:00Z" w16du:dateUtc="2025-07-08T19:02:00Z">
              <w:rPr/>
            </w:rPrChange>
          </w:rPr>
          <w:t>:</w:t>
        </w:r>
        <w:r>
          <w:t xml:space="preserve"> </w:t>
        </w:r>
        <w:r>
          <w:t>Testovací scénaře</w:t>
        </w:r>
      </w:ins>
    </w:p>
    <w:tbl>
      <w:tblPr>
        <w:tblStyle w:val="Prosttabulka1"/>
        <w:tblW w:w="9634" w:type="dxa"/>
        <w:tblLook w:val="04A0" w:firstRow="1" w:lastRow="0" w:firstColumn="1" w:lastColumn="0" w:noHBand="0" w:noVBand="1"/>
      </w:tblPr>
      <w:tblGrid>
        <w:gridCol w:w="2405"/>
        <w:gridCol w:w="4253"/>
        <w:gridCol w:w="2976"/>
        <w:tblGridChange w:id="840">
          <w:tblGrid>
            <w:gridCol w:w="2405"/>
            <w:gridCol w:w="4253"/>
            <w:gridCol w:w="2976"/>
          </w:tblGrid>
        </w:tblGridChange>
      </w:tblGrid>
      <w:tr w:rsidR="00340814" w14:paraId="6B1ADFD8" w14:textId="77777777" w:rsidTr="00340814">
        <w:trPr>
          <w:cnfStyle w:val="100000000000" w:firstRow="1" w:lastRow="0" w:firstColumn="0" w:lastColumn="0" w:oddVBand="0" w:evenVBand="0" w:oddHBand="0" w:evenHBand="0" w:firstRowFirstColumn="0" w:firstRowLastColumn="0" w:lastRowFirstColumn="0" w:lastRowLastColumn="0"/>
          <w:ins w:id="841" w:author="Valerij Šlovikov" w:date="2025-07-08T21:00:00Z" w16du:dateUtc="2025-07-08T19:00:00Z"/>
        </w:trPr>
        <w:tc>
          <w:tcPr>
            <w:cnfStyle w:val="001000000000" w:firstRow="0" w:lastRow="0" w:firstColumn="1" w:lastColumn="0" w:oddVBand="0" w:evenVBand="0" w:oddHBand="0" w:evenHBand="0" w:firstRowFirstColumn="0" w:firstRowLastColumn="0" w:lastRowFirstColumn="0" w:lastRowLastColumn="0"/>
            <w:tcW w:w="2405" w:type="dxa"/>
          </w:tcPr>
          <w:p w14:paraId="77FB168E" w14:textId="6A050535" w:rsidR="00DB7E87" w:rsidRPr="003D50BC" w:rsidRDefault="00DB7E87" w:rsidP="003D50BC">
            <w:pPr>
              <w:rPr>
                <w:ins w:id="842" w:author="Valerij Šlovikov" w:date="2025-07-08T21:00:00Z" w16du:dateUtc="2025-07-08T19:00:00Z"/>
                <w:rStyle w:val="Siln"/>
                <w:b/>
                <w:bCs/>
              </w:rPr>
            </w:pPr>
            <w:ins w:id="843" w:author="Valerij Šlovikov" w:date="2025-07-08T21:02:00Z" w16du:dateUtc="2025-07-08T19:02:00Z">
              <w:r>
                <w:rPr>
                  <w:rStyle w:val="Siln"/>
                  <w:b/>
                  <w:bCs/>
                </w:rPr>
                <w:t>Scénař</w:t>
              </w:r>
            </w:ins>
          </w:p>
        </w:tc>
        <w:tc>
          <w:tcPr>
            <w:tcW w:w="4253" w:type="dxa"/>
          </w:tcPr>
          <w:p w14:paraId="769D30E1" w14:textId="27CD2A8F" w:rsidR="00DB7E87" w:rsidRPr="003D50BC" w:rsidRDefault="00DB7E87" w:rsidP="003D50BC">
            <w:pPr>
              <w:cnfStyle w:val="100000000000" w:firstRow="1" w:lastRow="0" w:firstColumn="0" w:lastColumn="0" w:oddVBand="0" w:evenVBand="0" w:oddHBand="0" w:evenHBand="0" w:firstRowFirstColumn="0" w:firstRowLastColumn="0" w:lastRowFirstColumn="0" w:lastRowLastColumn="0"/>
              <w:rPr>
                <w:ins w:id="844" w:author="Valerij Šlovikov" w:date="2025-07-08T21:00:00Z" w16du:dateUtc="2025-07-08T19:00:00Z"/>
                <w:rStyle w:val="Siln"/>
                <w:b/>
                <w:bCs/>
              </w:rPr>
            </w:pPr>
            <w:ins w:id="845" w:author="Valerij Šlovikov" w:date="2025-07-08T21:02:00Z" w16du:dateUtc="2025-07-08T19:02:00Z">
              <w:r>
                <w:rPr>
                  <w:rStyle w:val="Siln"/>
                  <w:b/>
                  <w:bCs/>
                </w:rPr>
                <w:t>Popis</w:t>
              </w:r>
            </w:ins>
          </w:p>
        </w:tc>
        <w:tc>
          <w:tcPr>
            <w:tcW w:w="2976" w:type="dxa"/>
          </w:tcPr>
          <w:p w14:paraId="07692C24" w14:textId="0E2E5AA3" w:rsidR="00DB7E87" w:rsidRPr="003D50BC" w:rsidRDefault="00DB7E87" w:rsidP="003D50BC">
            <w:pPr>
              <w:cnfStyle w:val="100000000000" w:firstRow="1" w:lastRow="0" w:firstColumn="0" w:lastColumn="0" w:oddVBand="0" w:evenVBand="0" w:oddHBand="0" w:evenHBand="0" w:firstRowFirstColumn="0" w:firstRowLastColumn="0" w:lastRowFirstColumn="0" w:lastRowLastColumn="0"/>
              <w:rPr>
                <w:ins w:id="846" w:author="Valerij Šlovikov" w:date="2025-07-08T21:00:00Z" w16du:dateUtc="2025-07-08T19:00:00Z"/>
                <w:rStyle w:val="Siln"/>
                <w:b/>
                <w:bCs/>
              </w:rPr>
            </w:pPr>
            <w:ins w:id="847" w:author="Valerij Šlovikov" w:date="2025-07-08T21:03:00Z" w16du:dateUtc="2025-07-08T19:03:00Z">
              <w:r>
                <w:rPr>
                  <w:rStyle w:val="Siln"/>
                  <w:b/>
                  <w:bCs/>
                </w:rPr>
                <w:t>Účel</w:t>
              </w:r>
            </w:ins>
          </w:p>
        </w:tc>
      </w:tr>
      <w:tr w:rsidR="00340814" w14:paraId="65EBDC5F" w14:textId="77777777" w:rsidTr="00340814">
        <w:trPr>
          <w:cnfStyle w:val="000000100000" w:firstRow="0" w:lastRow="0" w:firstColumn="0" w:lastColumn="0" w:oddVBand="0" w:evenVBand="0" w:oddHBand="1" w:evenHBand="0" w:firstRowFirstColumn="0" w:firstRowLastColumn="0" w:lastRowFirstColumn="0" w:lastRowLastColumn="0"/>
          <w:ins w:id="848" w:author="Valerij Šlovikov" w:date="2025-07-08T21:00:00Z" w16du:dateUtc="2025-07-08T19:00:00Z"/>
        </w:trPr>
        <w:tc>
          <w:tcPr>
            <w:cnfStyle w:val="001000000000" w:firstRow="0" w:lastRow="0" w:firstColumn="1" w:lastColumn="0" w:oddVBand="0" w:evenVBand="0" w:oddHBand="0" w:evenHBand="0" w:firstRowFirstColumn="0" w:firstRowLastColumn="0" w:lastRowFirstColumn="0" w:lastRowLastColumn="0"/>
            <w:tcW w:w="2405" w:type="dxa"/>
          </w:tcPr>
          <w:p w14:paraId="010A408F" w14:textId="71CF911C" w:rsidR="00DB7E87" w:rsidRPr="003D50BC" w:rsidRDefault="00DB7E87" w:rsidP="003D50BC">
            <w:pPr>
              <w:rPr>
                <w:ins w:id="849" w:author="Valerij Šlovikov" w:date="2025-07-08T21:00:00Z" w16du:dateUtc="2025-07-08T19:00:00Z"/>
                <w:rStyle w:val="Siln"/>
              </w:rPr>
            </w:pPr>
            <w:ins w:id="850" w:author="Valerij Šlovikov" w:date="2025-07-08T21:04:00Z" w16du:dateUtc="2025-07-08T19:04:00Z">
              <w:r>
                <w:rPr>
                  <w:rStyle w:val="Siln"/>
                </w:rPr>
                <w:t>Objektová komplexita</w:t>
              </w:r>
            </w:ins>
          </w:p>
        </w:tc>
        <w:tc>
          <w:tcPr>
            <w:tcW w:w="4253" w:type="dxa"/>
          </w:tcPr>
          <w:p w14:paraId="015B4E66" w14:textId="0755676C" w:rsidR="00DB7E87" w:rsidRPr="00DB7E87" w:rsidRDefault="00340814" w:rsidP="003D50BC">
            <w:pPr>
              <w:cnfStyle w:val="000000100000" w:firstRow="0" w:lastRow="0" w:firstColumn="0" w:lastColumn="0" w:oddVBand="0" w:evenVBand="0" w:oddHBand="1" w:evenHBand="0" w:firstRowFirstColumn="0" w:firstRowLastColumn="0" w:lastRowFirstColumn="0" w:lastRowLastColumn="0"/>
              <w:rPr>
                <w:ins w:id="851" w:author="Valerij Šlovikov" w:date="2025-07-08T21:00:00Z" w16du:dateUtc="2025-07-08T19:00:00Z"/>
                <w:rStyle w:val="Siln"/>
                <w:b w:val="0"/>
                <w:bCs w:val="0"/>
              </w:rPr>
            </w:pPr>
            <w:ins w:id="852" w:author="Valerij Šlovikov" w:date="2025-07-08T21:04:00Z" w16du:dateUtc="2025-07-08T19:04:00Z">
              <w:r>
                <w:rPr>
                  <w:rStyle w:val="Siln"/>
                  <w:b w:val="0"/>
                  <w:bCs w:val="0"/>
                </w:rPr>
                <w:t>1 tis. / 10 tis. / 100 tis. krychlí</w:t>
              </w:r>
            </w:ins>
          </w:p>
        </w:tc>
        <w:tc>
          <w:tcPr>
            <w:tcW w:w="2976" w:type="dxa"/>
          </w:tcPr>
          <w:p w14:paraId="26DB451F" w14:textId="2F2DCA6A" w:rsidR="00DB7E87" w:rsidRPr="003D50BC" w:rsidRDefault="00340814" w:rsidP="003D50BC">
            <w:pPr>
              <w:cnfStyle w:val="000000100000" w:firstRow="0" w:lastRow="0" w:firstColumn="0" w:lastColumn="0" w:oddVBand="0" w:evenVBand="0" w:oddHBand="1" w:evenHBand="0" w:firstRowFirstColumn="0" w:firstRowLastColumn="0" w:lastRowFirstColumn="0" w:lastRowLastColumn="0"/>
              <w:rPr>
                <w:ins w:id="853" w:author="Valerij Šlovikov" w:date="2025-07-08T21:00:00Z" w16du:dateUtc="2025-07-08T19:00:00Z"/>
                <w:rStyle w:val="Siln"/>
                <w:b w:val="0"/>
                <w:bCs w:val="0"/>
              </w:rPr>
            </w:pPr>
            <w:ins w:id="854" w:author="Valerij Šlovikov" w:date="2025-07-08T21:04:00Z" w16du:dateUtc="2025-07-08T19:04:00Z">
              <w:r>
                <w:rPr>
                  <w:rStyle w:val="Siln"/>
                  <w:b w:val="0"/>
                  <w:bCs w:val="0"/>
                </w:rPr>
                <w:t>Š</w:t>
              </w:r>
            </w:ins>
            <w:ins w:id="855" w:author="Valerij Šlovikov" w:date="2025-07-08T21:05:00Z" w16du:dateUtc="2025-07-08T19:05:00Z">
              <w:r>
                <w:rPr>
                  <w:rStyle w:val="Siln"/>
                  <w:b w:val="0"/>
                  <w:bCs w:val="0"/>
                </w:rPr>
                <w:t>kálování draw-callů</w:t>
              </w:r>
            </w:ins>
          </w:p>
        </w:tc>
      </w:tr>
      <w:tr w:rsidR="00340814" w14:paraId="460F6871" w14:textId="77777777" w:rsidTr="00340814">
        <w:trPr>
          <w:ins w:id="856" w:author="Valerij Šlovikov" w:date="2025-07-08T21:00:00Z" w16du:dateUtc="2025-07-08T19:00:00Z"/>
        </w:trPr>
        <w:tc>
          <w:tcPr>
            <w:cnfStyle w:val="001000000000" w:firstRow="0" w:lastRow="0" w:firstColumn="1" w:lastColumn="0" w:oddVBand="0" w:evenVBand="0" w:oddHBand="0" w:evenHBand="0" w:firstRowFirstColumn="0" w:firstRowLastColumn="0" w:lastRowFirstColumn="0" w:lastRowLastColumn="0"/>
            <w:tcW w:w="2405" w:type="dxa"/>
          </w:tcPr>
          <w:p w14:paraId="247209EC" w14:textId="2773BBA0" w:rsidR="00DB7E87" w:rsidRPr="003D50BC" w:rsidRDefault="00340814" w:rsidP="003D50BC">
            <w:pPr>
              <w:rPr>
                <w:ins w:id="857" w:author="Valerij Šlovikov" w:date="2025-07-08T21:00:00Z" w16du:dateUtc="2025-07-08T19:00:00Z"/>
                <w:rStyle w:val="Siln"/>
              </w:rPr>
            </w:pPr>
            <w:ins w:id="858" w:author="Valerij Šlovikov" w:date="2025-07-08T21:05:00Z" w16du:dateUtc="2025-07-08T19:05:00Z">
              <w:r>
                <w:rPr>
                  <w:rStyle w:val="Siln"/>
                </w:rPr>
                <w:t>Shaderová komplexita</w:t>
              </w:r>
            </w:ins>
          </w:p>
        </w:tc>
        <w:tc>
          <w:tcPr>
            <w:tcW w:w="4253" w:type="dxa"/>
          </w:tcPr>
          <w:p w14:paraId="45F35B4E" w14:textId="6D93E43C" w:rsidR="00DB7E87" w:rsidRPr="003D50BC" w:rsidRDefault="00340814" w:rsidP="003D50BC">
            <w:pPr>
              <w:cnfStyle w:val="000000000000" w:firstRow="0" w:lastRow="0" w:firstColumn="0" w:lastColumn="0" w:oddVBand="0" w:evenVBand="0" w:oddHBand="0" w:evenHBand="0" w:firstRowFirstColumn="0" w:firstRowLastColumn="0" w:lastRowFirstColumn="0" w:lastRowLastColumn="0"/>
              <w:rPr>
                <w:ins w:id="859" w:author="Valerij Šlovikov" w:date="2025-07-08T21:00:00Z" w16du:dateUtc="2025-07-08T19:00:00Z"/>
                <w:rStyle w:val="Siln"/>
                <w:b w:val="0"/>
                <w:bCs w:val="0"/>
              </w:rPr>
            </w:pPr>
            <w:ins w:id="860" w:author="Valerij Šlovikov" w:date="2025-07-08T21:05:00Z" w16du:dateUtc="2025-07-08T19:05:00Z">
              <w:r>
                <w:rPr>
                  <w:rStyle w:val="Siln"/>
                  <w:b w:val="0"/>
                  <w:bCs w:val="0"/>
                </w:rPr>
                <w:t>Parallax mapping, procedurální animace</w:t>
              </w:r>
            </w:ins>
          </w:p>
        </w:tc>
        <w:tc>
          <w:tcPr>
            <w:tcW w:w="2976" w:type="dxa"/>
          </w:tcPr>
          <w:p w14:paraId="24029E7F" w14:textId="3835BE07" w:rsidR="00DB7E87" w:rsidRPr="003D50BC" w:rsidRDefault="00340814" w:rsidP="003D50BC">
            <w:pPr>
              <w:cnfStyle w:val="000000000000" w:firstRow="0" w:lastRow="0" w:firstColumn="0" w:lastColumn="0" w:oddVBand="0" w:evenVBand="0" w:oddHBand="0" w:evenHBand="0" w:firstRowFirstColumn="0" w:firstRowLastColumn="0" w:lastRowFirstColumn="0" w:lastRowLastColumn="0"/>
              <w:rPr>
                <w:ins w:id="861" w:author="Valerij Šlovikov" w:date="2025-07-08T21:00:00Z" w16du:dateUtc="2025-07-08T19:00:00Z"/>
                <w:rStyle w:val="Siln"/>
                <w:b w:val="0"/>
                <w:bCs w:val="0"/>
              </w:rPr>
            </w:pPr>
            <w:ins w:id="862" w:author="Valerij Šlovikov" w:date="2025-07-08T21:05:00Z" w16du:dateUtc="2025-07-08T19:05:00Z">
              <w:r>
                <w:rPr>
                  <w:rStyle w:val="Siln"/>
                  <w:b w:val="0"/>
                  <w:bCs w:val="0"/>
                </w:rPr>
                <w:t>Dopad shaderů</w:t>
              </w:r>
            </w:ins>
          </w:p>
        </w:tc>
      </w:tr>
      <w:tr w:rsidR="00340814" w14:paraId="384496A3" w14:textId="77777777" w:rsidTr="00340814">
        <w:trPr>
          <w:cnfStyle w:val="000000100000" w:firstRow="0" w:lastRow="0" w:firstColumn="0" w:lastColumn="0" w:oddVBand="0" w:evenVBand="0" w:oddHBand="1" w:evenHBand="0" w:firstRowFirstColumn="0" w:firstRowLastColumn="0" w:lastRowFirstColumn="0" w:lastRowLastColumn="0"/>
          <w:ins w:id="863" w:author="Valerij Šlovikov" w:date="2025-07-08T21:00:00Z" w16du:dateUtc="2025-07-08T19:00:00Z"/>
        </w:trPr>
        <w:tc>
          <w:tcPr>
            <w:cnfStyle w:val="001000000000" w:firstRow="0" w:lastRow="0" w:firstColumn="1" w:lastColumn="0" w:oddVBand="0" w:evenVBand="0" w:oddHBand="0" w:evenHBand="0" w:firstRowFirstColumn="0" w:firstRowLastColumn="0" w:lastRowFirstColumn="0" w:lastRowLastColumn="0"/>
            <w:tcW w:w="2405" w:type="dxa"/>
          </w:tcPr>
          <w:p w14:paraId="58269FE0" w14:textId="7FDD3C33" w:rsidR="00DB7E87" w:rsidRPr="003D50BC" w:rsidRDefault="00340814" w:rsidP="003D50BC">
            <w:pPr>
              <w:rPr>
                <w:ins w:id="864" w:author="Valerij Šlovikov" w:date="2025-07-08T21:00:00Z" w16du:dateUtc="2025-07-08T19:00:00Z"/>
                <w:rStyle w:val="Siln"/>
              </w:rPr>
            </w:pPr>
            <w:ins w:id="865" w:author="Valerij Šlovikov" w:date="2025-07-08T21:06:00Z" w16du:dateUtc="2025-07-08T19:06:00Z">
              <w:r>
                <w:rPr>
                  <w:rStyle w:val="Siln"/>
                </w:rPr>
                <w:t>Interaktivita</w:t>
              </w:r>
            </w:ins>
          </w:p>
        </w:tc>
        <w:tc>
          <w:tcPr>
            <w:tcW w:w="4253" w:type="dxa"/>
          </w:tcPr>
          <w:p w14:paraId="5CD032A2" w14:textId="6B83D9B8" w:rsidR="00DB7E87" w:rsidRPr="003D50BC" w:rsidRDefault="00340814" w:rsidP="003D50BC">
            <w:pPr>
              <w:cnfStyle w:val="000000100000" w:firstRow="0" w:lastRow="0" w:firstColumn="0" w:lastColumn="0" w:oddVBand="0" w:evenVBand="0" w:oddHBand="1" w:evenHBand="0" w:firstRowFirstColumn="0" w:firstRowLastColumn="0" w:lastRowFirstColumn="0" w:lastRowLastColumn="0"/>
              <w:rPr>
                <w:ins w:id="866" w:author="Valerij Šlovikov" w:date="2025-07-08T21:00:00Z" w16du:dateUtc="2025-07-08T19:00:00Z"/>
                <w:rStyle w:val="Siln"/>
                <w:b w:val="0"/>
                <w:bCs w:val="0"/>
              </w:rPr>
            </w:pPr>
            <w:ins w:id="867" w:author="Valerij Šlovikov" w:date="2025-07-08T21:06:00Z" w16du:dateUtc="2025-07-08T19:06:00Z">
              <w:r>
                <w:rPr>
                  <w:rStyle w:val="Siln"/>
                  <w:b w:val="0"/>
                  <w:bCs w:val="0"/>
                </w:rPr>
                <w:t xml:space="preserve">Orbit kamera </w:t>
              </w:r>
            </w:ins>
          </w:p>
        </w:tc>
        <w:tc>
          <w:tcPr>
            <w:tcW w:w="2976" w:type="dxa"/>
          </w:tcPr>
          <w:p w14:paraId="3A335E06" w14:textId="6C9F9FF3" w:rsidR="00DB7E87" w:rsidRPr="003D50BC" w:rsidRDefault="00340814" w:rsidP="003D50BC">
            <w:pPr>
              <w:cnfStyle w:val="000000100000" w:firstRow="0" w:lastRow="0" w:firstColumn="0" w:lastColumn="0" w:oddVBand="0" w:evenVBand="0" w:oddHBand="1" w:evenHBand="0" w:firstRowFirstColumn="0" w:firstRowLastColumn="0" w:lastRowFirstColumn="0" w:lastRowLastColumn="0"/>
              <w:rPr>
                <w:ins w:id="868" w:author="Valerij Šlovikov" w:date="2025-07-08T21:00:00Z" w16du:dateUtc="2025-07-08T19:00:00Z"/>
                <w:rStyle w:val="Siln"/>
                <w:b w:val="0"/>
                <w:bCs w:val="0"/>
              </w:rPr>
            </w:pPr>
            <w:ins w:id="869" w:author="Valerij Šlovikov" w:date="2025-07-08T21:06:00Z" w16du:dateUtc="2025-07-08T19:06:00Z">
              <w:r>
                <w:rPr>
                  <w:rStyle w:val="Siln"/>
                  <w:b w:val="0"/>
                  <w:bCs w:val="0"/>
                </w:rPr>
                <w:t>Latence při uživatelském vstupu</w:t>
              </w:r>
            </w:ins>
          </w:p>
        </w:tc>
      </w:tr>
    </w:tbl>
    <w:p w14:paraId="0D980A62" w14:textId="0F4538FF" w:rsidR="000559AE" w:rsidRPr="0001600C" w:rsidDel="00DB7E87" w:rsidRDefault="00DB7E87" w:rsidP="0001600C">
      <w:pPr>
        <w:pStyle w:val="TabulkaCaption"/>
        <w:rPr>
          <w:del w:id="870" w:author="Valerij Šlovikov" w:date="2025-07-08T20:58:00Z" w16du:dateUtc="2025-07-08T18:58:00Z"/>
          <w:rPrChange w:id="871" w:author="Valerij Šlovikov" w:date="2025-07-08T21:16:00Z" w16du:dateUtc="2025-07-08T19:16:00Z">
            <w:rPr>
              <w:del w:id="872" w:author="Valerij Šlovikov" w:date="2025-07-08T20:58:00Z" w16du:dateUtc="2025-07-08T18:58:00Z"/>
              <w:b/>
              <w:bCs/>
            </w:rPr>
          </w:rPrChange>
        </w:rPr>
        <w:pPrChange w:id="873" w:author="Valerij Šlovikov" w:date="2025-07-08T21:16:00Z" w16du:dateUtc="2025-07-08T19:16:00Z">
          <w:pPr/>
        </w:pPrChange>
      </w:pPr>
      <w:ins w:id="874" w:author="Valerij Šlovikov" w:date="2025-07-08T21:00:00Z" w16du:dateUtc="2025-07-08T19:00:00Z">
        <w:r>
          <w:t xml:space="preserve">Zdroj: </w:t>
        </w:r>
      </w:ins>
      <w:ins w:id="875" w:author="Valerij Šlovikov" w:date="2025-07-08T21:07:00Z" w16du:dateUtc="2025-07-08T19:07:00Z">
        <w:r w:rsidR="00340814">
          <w:t xml:space="preserve">inspirováno </w:t>
        </w:r>
      </w:ins>
      <w:customXmlInsRangeStart w:id="876" w:author="Valerij Šlovikov" w:date="2025-07-08T21:07:00Z"/>
      <w:sdt>
        <w:sdtPr>
          <w:id w:val="-1647660692"/>
          <w:citation/>
        </w:sdtPr>
        <w:sdtContent>
          <w:customXmlInsRangeEnd w:id="876"/>
          <w:ins w:id="877" w:author="Valerij Šlovikov" w:date="2025-07-08T21:07:00Z" w16du:dateUtc="2025-07-08T19:07:00Z">
            <w:r w:rsidR="00340814">
              <w:fldChar w:fldCharType="begin"/>
            </w:r>
            <w:r w:rsidR="00340814">
              <w:instrText xml:space="preserve"> CITATION Fra24 \l 1029 </w:instrText>
            </w:r>
          </w:ins>
          <w:r w:rsidR="00340814">
            <w:fldChar w:fldCharType="separate"/>
          </w:r>
          <w:ins w:id="878" w:author="Valerij Šlovikov" w:date="2025-07-08T21:07:00Z" w16du:dateUtc="2025-07-08T19:07:00Z">
            <w:r w:rsidR="00340814">
              <w:t>(Fransson, a další, 2024)</w:t>
            </w:r>
            <w:r w:rsidR="00340814">
              <w:fldChar w:fldCharType="end"/>
            </w:r>
          </w:ins>
          <w:customXmlInsRangeStart w:id="879" w:author="Valerij Šlovikov" w:date="2025-07-08T21:07:00Z"/>
        </w:sdtContent>
      </w:sdt>
      <w:customXmlInsRangeEnd w:id="879"/>
      <w:del w:id="880" w:author="Valerij Šlovikov" w:date="2025-07-08T20:58:00Z" w16du:dateUtc="2025-07-08T18:58:00Z">
        <w:r w:rsidR="000559AE" w:rsidRPr="00DB7E87" w:rsidDel="00DB7E87">
          <w:rPr>
            <w:b/>
          </w:rPr>
          <w:delText>Baseline testy:</w:delText>
        </w:r>
        <w:r w:rsidR="000559AE" w:rsidRPr="0018468E" w:rsidDel="00DB7E87">
          <w:delText xml:space="preserve"> Prázdná scéna a základní RGB trojúhelník pro měření overhead jednotlivých API</w:delText>
        </w:r>
      </w:del>
    </w:p>
    <w:p w14:paraId="047F4C59" w14:textId="77777777" w:rsidR="00DB7E87" w:rsidRPr="0018468E" w:rsidRDefault="00DB7E87" w:rsidP="0001600C">
      <w:pPr>
        <w:pStyle w:val="TabulkaCaption"/>
        <w:rPr>
          <w:ins w:id="881" w:author="Valerij Šlovikov" w:date="2025-07-08T20:58:00Z" w16du:dateUtc="2025-07-08T18:58:00Z"/>
        </w:rPr>
        <w:pPrChange w:id="882" w:author="Valerij Šlovikov" w:date="2025-07-08T21:16:00Z" w16du:dateUtc="2025-07-08T19:16:00Z">
          <w:pPr>
            <w:pStyle w:val="Odstavecseseznamem"/>
            <w:numPr>
              <w:numId w:val="32"/>
            </w:numPr>
            <w:tabs>
              <w:tab w:val="num" w:pos="720"/>
            </w:tabs>
            <w:ind w:left="720" w:hanging="360"/>
          </w:pPr>
        </w:pPrChange>
      </w:pPr>
    </w:p>
    <w:p w14:paraId="1CD3011C" w14:textId="24275883" w:rsidR="000559AE" w:rsidRPr="0018468E" w:rsidDel="00DB7E87" w:rsidRDefault="000559AE" w:rsidP="00442C9A">
      <w:pPr>
        <w:pStyle w:val="Odstavecseseznamem"/>
        <w:numPr>
          <w:ilvl w:val="0"/>
          <w:numId w:val="32"/>
        </w:numPr>
        <w:rPr>
          <w:del w:id="883" w:author="Valerij Šlovikov" w:date="2025-07-08T20:58:00Z" w16du:dateUtc="2025-07-08T18:58:00Z"/>
        </w:rPr>
      </w:pPr>
      <w:del w:id="884" w:author="Valerij Šlovikov" w:date="2025-07-08T20:58:00Z" w16du:dateUtc="2025-07-08T18:58:00Z">
        <w:r w:rsidRPr="0018468E" w:rsidDel="00DB7E87">
          <w:rPr>
            <w:b/>
            <w:bCs/>
          </w:rPr>
          <w:delText>Objektová komplexita:</w:delText>
        </w:r>
        <w:r w:rsidRPr="0018468E" w:rsidDel="00DB7E87">
          <w:delText xml:space="preserve"> Scény s 100, 1 000 a 10 000 objektů pro testování škálovatelnosti</w:delText>
        </w:r>
      </w:del>
    </w:p>
    <w:p w14:paraId="65DE48CA" w14:textId="0FC79E83" w:rsidR="000559AE" w:rsidRPr="0018468E" w:rsidDel="00DB7E87" w:rsidRDefault="000559AE" w:rsidP="00442C9A">
      <w:pPr>
        <w:pStyle w:val="Odstavecseseznamem"/>
        <w:numPr>
          <w:ilvl w:val="0"/>
          <w:numId w:val="32"/>
        </w:numPr>
        <w:rPr>
          <w:del w:id="885" w:author="Valerij Šlovikov" w:date="2025-07-08T20:58:00Z" w16du:dateUtc="2025-07-08T18:58:00Z"/>
        </w:rPr>
      </w:pPr>
      <w:del w:id="886" w:author="Valerij Šlovikov" w:date="2025-07-08T20:58:00Z" w16du:dateUtc="2025-07-08T18:58:00Z">
        <w:r w:rsidRPr="0018468E" w:rsidDel="00DB7E87">
          <w:rPr>
            <w:b/>
            <w:bCs/>
          </w:rPr>
          <w:delText>Shaderová komplexita:</w:delText>
        </w:r>
        <w:r w:rsidRPr="0018468E" w:rsidDel="00DB7E87">
          <w:delText xml:space="preserve"> Pokročilé techniky jako parallax mapping a procedurální animace</w:delText>
        </w:r>
      </w:del>
    </w:p>
    <w:p w14:paraId="1B9B6160" w14:textId="635F20A9" w:rsidR="000559AE" w:rsidRPr="0018468E" w:rsidDel="00DB7E87" w:rsidRDefault="000559AE" w:rsidP="00442C9A">
      <w:pPr>
        <w:pStyle w:val="Odstavecseseznamem"/>
        <w:numPr>
          <w:ilvl w:val="0"/>
          <w:numId w:val="32"/>
        </w:numPr>
        <w:rPr>
          <w:del w:id="887" w:author="Valerij Šlovikov" w:date="2025-07-08T20:58:00Z" w16du:dateUtc="2025-07-08T18:58:00Z"/>
        </w:rPr>
      </w:pPr>
      <w:del w:id="888" w:author="Valerij Šlovikov" w:date="2025-07-08T20:58:00Z" w16du:dateUtc="2025-07-08T18:58:00Z">
        <w:r w:rsidRPr="0018468E" w:rsidDel="00DB7E87">
          <w:rPr>
            <w:b/>
            <w:bCs/>
          </w:rPr>
          <w:delText>Interaktivní scény:</w:delText>
        </w:r>
        <w:r w:rsidRPr="0018468E" w:rsidDel="00DB7E87">
          <w:delText xml:space="preserve"> Testování responsivity při uživatelské interakci</w:delText>
        </w:r>
      </w:del>
    </w:p>
    <w:p w14:paraId="32F35A3F" w14:textId="3A482690" w:rsidR="000559AE" w:rsidRPr="0018468E" w:rsidRDefault="000559AE" w:rsidP="00442C9A">
      <w:r w:rsidRPr="0018468E">
        <w:t xml:space="preserve">Standardní rozlišení pro všechny testy je </w:t>
      </w:r>
      <w:r w:rsidRPr="00DB7E87">
        <w:rPr>
          <w:rPrChange w:id="889" w:author="Valerij Šlovikov" w:date="2025-07-08T20:58:00Z" w16du:dateUtc="2025-07-08T18:58:00Z">
            <w:rPr>
              <w:b/>
              <w:bCs/>
            </w:rPr>
          </w:rPrChange>
        </w:rPr>
        <w:t>1920×1080 pixelů</w:t>
      </w:r>
      <w:r w:rsidRPr="00DB7E87">
        <w:t xml:space="preserve"> </w:t>
      </w:r>
      <w:r w:rsidRPr="0018468E">
        <w:t xml:space="preserve">(Full HD), </w:t>
      </w:r>
      <w:ins w:id="890" w:author="Valerij Šlovikov" w:date="2025-07-08T21:28:00Z">
        <w:r w:rsidR="00175F2B" w:rsidRPr="00175F2B">
          <w:t>což odpovídá maximálnímu nativnímu rozlišení testovacího zařízení</w:t>
        </w:r>
      </w:ins>
      <w:ins w:id="891" w:author="Valerij Šlovikov" w:date="2025-07-08T21:28:00Z" w16du:dateUtc="2025-07-08T19:28:00Z">
        <w:r w:rsidR="00175F2B">
          <w:t>.</w:t>
        </w:r>
      </w:ins>
      <w:del w:id="892" w:author="Valerij Šlovikov" w:date="2025-07-08T21:28:00Z" w16du:dateUtc="2025-07-08T19:28:00Z">
        <w:r w:rsidRPr="0018468E" w:rsidDel="00175F2B">
          <w:delText xml:space="preserve">které </w:delText>
        </w:r>
      </w:del>
      <w:del w:id="893" w:author="Valerij Šlovikov" w:date="2025-07-08T21:07:00Z" w16du:dateUtc="2025-07-08T19:07:00Z">
        <w:r w:rsidRPr="0018468E" w:rsidDel="00340814">
          <w:delText>představuje nejčastěji používané rozlišení v současnosti.</w:delText>
        </w:r>
      </w:del>
    </w:p>
    <w:p w14:paraId="3CD9E978" w14:textId="534E24A7" w:rsidR="000559AE" w:rsidRPr="0018468E" w:rsidDel="00C24C23" w:rsidRDefault="000559AE" w:rsidP="00442C9A">
      <w:pPr>
        <w:rPr>
          <w:del w:id="894" w:author="Valerij Šlovikov" w:date="2025-07-08T20:52:00Z" w16du:dateUtc="2025-07-08T18:52:00Z"/>
        </w:rPr>
      </w:pPr>
      <w:del w:id="895" w:author="Valerij Šlovikov" w:date="2025-07-08T20:52:00Z" w16du:dateUtc="2025-07-08T18:52:00Z">
        <w:r w:rsidRPr="0018468E" w:rsidDel="00C24C23">
          <w:delText>Typ testovaných objektů</w:delText>
        </w:r>
      </w:del>
    </w:p>
    <w:p w14:paraId="0EDE7E7B" w14:textId="616D549E" w:rsidR="000559AE" w:rsidRDefault="000559AE" w:rsidP="00442C9A">
      <w:pPr>
        <w:rPr>
          <w:ins w:id="896" w:author="Valerij Šlovikov" w:date="2025-07-08T21:09:00Z" w16du:dateUtc="2025-07-08T19:09:00Z"/>
        </w:rPr>
      </w:pPr>
      <w:r w:rsidRPr="0018468E">
        <w:t xml:space="preserve">Základní testovací objekty jsou </w:t>
      </w:r>
      <w:r w:rsidRPr="0018468E">
        <w:rPr>
          <w:b/>
          <w:bCs/>
        </w:rPr>
        <w:t>krychlové geometrie</w:t>
      </w:r>
      <w:r w:rsidRPr="0018468E">
        <w:t xml:space="preserve"> (cube), kde každý objekt obsahuje 12 trojúhelníků (6 stěn × 2 trojúhelníky). Scéna s 10 000 objekt</w:t>
      </w:r>
      <w:ins w:id="897" w:author="Valerij Šlovikov" w:date="2025-07-08T21:08:00Z" w16du:dateUtc="2025-07-08T19:08:00Z">
        <w:r w:rsidR="00340814">
          <w:t>y</w:t>
        </w:r>
      </w:ins>
      <w:del w:id="898" w:author="Valerij Šlovikov" w:date="2025-07-08T21:08:00Z" w16du:dateUtc="2025-07-08T19:08:00Z">
        <w:r w:rsidRPr="0018468E" w:rsidDel="00340814">
          <w:delText>ů</w:delText>
        </w:r>
      </w:del>
      <w:r w:rsidRPr="0018468E">
        <w:t xml:space="preserve"> tedy obsahuje přibližně </w:t>
      </w:r>
      <w:r w:rsidRPr="0018468E">
        <w:rPr>
          <w:b/>
          <w:bCs/>
        </w:rPr>
        <w:t>120 000 trojúhelníků</w:t>
      </w:r>
      <w:r w:rsidRPr="0018468E">
        <w:t>, což představuje realistickou zátěž pro střední až pokročilé 3D webové aplikace.</w:t>
      </w:r>
    </w:p>
    <w:p w14:paraId="014FF27E" w14:textId="0BD2B9D4" w:rsidR="00340814" w:rsidRDefault="0001600C" w:rsidP="0001600C">
      <w:pPr>
        <w:pStyle w:val="Nadpis2"/>
        <w:rPr>
          <w:ins w:id="899" w:author="Valerij Šlovikov" w:date="2025-07-08T21:16:00Z" w16du:dateUtc="2025-07-08T19:16:00Z"/>
        </w:rPr>
      </w:pPr>
      <w:ins w:id="900" w:author="Valerij Šlovikov" w:date="2025-07-08T21:16:00Z" w16du:dateUtc="2025-07-08T19:16:00Z">
        <w:r>
          <w:t>Měřené metriky</w:t>
        </w:r>
      </w:ins>
    </w:p>
    <w:p w14:paraId="5061D117" w14:textId="01698B38" w:rsidR="0001600C" w:rsidRPr="0001600C" w:rsidRDefault="0001600C" w:rsidP="00175F2B">
      <w:pPr>
        <w:pStyle w:val="Odstavecseseznamem"/>
        <w:numPr>
          <w:ilvl w:val="0"/>
          <w:numId w:val="73"/>
        </w:numPr>
        <w:rPr>
          <w:ins w:id="901" w:author="Valerij Šlovikov" w:date="2025-07-08T21:19:00Z" w16du:dateUtc="2025-07-08T19:19:00Z"/>
          <w:lang w:eastAsia="cs-CZ"/>
          <w:rPrChange w:id="902" w:author="Valerij Šlovikov" w:date="2025-07-08T21:19:00Z" w16du:dateUtc="2025-07-08T19:19:00Z">
            <w:rPr>
              <w:ins w:id="903" w:author="Valerij Šlovikov" w:date="2025-07-08T21:19:00Z" w16du:dateUtc="2025-07-08T19:19:00Z"/>
              <w:rFonts w:ascii="Times New Roman" w:eastAsia="Times New Roman" w:hAnsi="Times New Roman" w:cs="Times New Roman"/>
              <w:noProof w:val="0"/>
              <w:szCs w:val="24"/>
              <w:lang w:eastAsia="cs-CZ"/>
            </w:rPr>
          </w:rPrChange>
        </w:rPr>
        <w:pPrChange w:id="904" w:author="Valerij Šlovikov" w:date="2025-07-08T21:28:00Z" w16du:dateUtc="2025-07-08T19:28:00Z">
          <w:pPr>
            <w:numPr>
              <w:numId w:val="72"/>
            </w:numPr>
            <w:tabs>
              <w:tab w:val="num" w:pos="720"/>
            </w:tabs>
            <w:spacing w:line="240" w:lineRule="auto"/>
            <w:ind w:left="720" w:hanging="360"/>
            <w:jc w:val="left"/>
          </w:pPr>
        </w:pPrChange>
      </w:pPr>
      <w:ins w:id="905" w:author="Valerij Šlovikov" w:date="2025-07-08T21:19:00Z" w16du:dateUtc="2025-07-08T19:19:00Z">
        <w:r w:rsidRPr="00175F2B">
          <w:rPr>
            <w:b/>
            <w:bCs/>
            <w:lang w:eastAsia="cs-CZ"/>
            <w:rPrChange w:id="906" w:author="Valerij Šlovikov" w:date="2025-07-08T21:28:00Z" w16du:dateUtc="2025-07-08T19:28:00Z">
              <w:rPr>
                <w:rFonts w:ascii="Times New Roman" w:eastAsia="Times New Roman" w:hAnsi="Times New Roman" w:cs="Times New Roman"/>
                <w:b/>
                <w:bCs/>
                <w:noProof w:val="0"/>
                <w:szCs w:val="24"/>
                <w:lang w:eastAsia="cs-CZ"/>
              </w:rPr>
            </w:rPrChange>
          </w:rPr>
          <w:t>FPS</w:t>
        </w:r>
        <w:r>
          <w:rPr>
            <w:lang w:eastAsia="cs-CZ"/>
          </w:rPr>
          <w:t>:</w:t>
        </w:r>
        <w:r w:rsidRPr="0001600C">
          <w:rPr>
            <w:lang w:eastAsia="cs-CZ"/>
            <w:rPrChange w:id="907" w:author="Valerij Šlovikov" w:date="2025-07-08T21:19:00Z" w16du:dateUtc="2025-07-08T19:19:00Z">
              <w:rPr>
                <w:rFonts w:ascii="Times New Roman" w:eastAsia="Times New Roman" w:hAnsi="Times New Roman" w:cs="Times New Roman"/>
                <w:noProof w:val="0"/>
                <w:szCs w:val="24"/>
                <w:lang w:eastAsia="cs-CZ"/>
              </w:rPr>
            </w:rPrChange>
          </w:rPr>
          <w:t xml:space="preserve"> snímková frekvence vzorkovaná knihovnou </w:t>
        </w:r>
        <w:r w:rsidRPr="00175F2B">
          <w:rPr>
            <w:i/>
            <w:iCs/>
            <w:lang w:eastAsia="cs-CZ"/>
            <w:rPrChange w:id="908" w:author="Valerij Šlovikov" w:date="2025-07-08T21:28:00Z" w16du:dateUtc="2025-07-08T19:28:00Z">
              <w:rPr>
                <w:rFonts w:ascii="Times New Roman" w:eastAsia="Times New Roman" w:hAnsi="Times New Roman" w:cs="Times New Roman"/>
                <w:i/>
                <w:iCs/>
                <w:noProof w:val="0"/>
                <w:szCs w:val="24"/>
                <w:lang w:eastAsia="cs-CZ"/>
              </w:rPr>
            </w:rPrChange>
          </w:rPr>
          <w:t>stats.js</w:t>
        </w:r>
        <w:r w:rsidRPr="0001600C">
          <w:rPr>
            <w:lang w:eastAsia="cs-CZ"/>
            <w:rPrChange w:id="909" w:author="Valerij Šlovikov" w:date="2025-07-08T21:19:00Z" w16du:dateUtc="2025-07-08T19:19:00Z">
              <w:rPr>
                <w:rFonts w:ascii="Times New Roman" w:eastAsia="Times New Roman" w:hAnsi="Times New Roman" w:cs="Times New Roman"/>
                <w:noProof w:val="0"/>
                <w:szCs w:val="24"/>
                <w:lang w:eastAsia="cs-CZ"/>
              </w:rPr>
            </w:rPrChange>
          </w:rPr>
          <w:t xml:space="preserve"> každým </w:t>
        </w:r>
      </w:ins>
      <w:ins w:id="910" w:author="Valerij Šlovikov" w:date="2025-07-08T21:20:00Z" w16du:dateUtc="2025-07-08T19:20:00Z">
        <w:r>
          <w:rPr>
            <w:lang w:eastAsia="cs-CZ"/>
          </w:rPr>
          <w:t>snímkem</w:t>
        </w:r>
      </w:ins>
      <w:ins w:id="911" w:author="Valerij Šlovikov" w:date="2025-07-08T21:19:00Z" w16du:dateUtc="2025-07-08T19:19:00Z">
        <w:r w:rsidRPr="0001600C">
          <w:rPr>
            <w:lang w:eastAsia="cs-CZ"/>
            <w:rPrChange w:id="912" w:author="Valerij Šlovikov" w:date="2025-07-08T21:19:00Z" w16du:dateUtc="2025-07-08T19:19:00Z">
              <w:rPr>
                <w:rFonts w:ascii="Times New Roman" w:eastAsia="Times New Roman" w:hAnsi="Times New Roman" w:cs="Times New Roman"/>
                <w:noProof w:val="0"/>
                <w:szCs w:val="24"/>
                <w:lang w:eastAsia="cs-CZ"/>
              </w:rPr>
            </w:rPrChange>
          </w:rPr>
          <w:t xml:space="preserve"> po dobu 180 s</w:t>
        </w:r>
      </w:ins>
      <w:ins w:id="913" w:author="Valerij Šlovikov" w:date="2025-07-08T21:28:00Z" w16du:dateUtc="2025-07-08T19:28:00Z">
        <w:r w:rsidR="00175F2B">
          <w:rPr>
            <w:lang w:eastAsia="cs-CZ"/>
          </w:rPr>
          <w:t>. U</w:t>
        </w:r>
      </w:ins>
      <w:ins w:id="914" w:author="Valerij Šlovikov" w:date="2025-07-08T21:19:00Z" w16du:dateUtc="2025-07-08T19:19:00Z">
        <w:r w:rsidRPr="0001600C">
          <w:rPr>
            <w:lang w:eastAsia="cs-CZ"/>
            <w:rPrChange w:id="915" w:author="Valerij Šlovikov" w:date="2025-07-08T21:19:00Z" w16du:dateUtc="2025-07-08T19:19:00Z">
              <w:rPr>
                <w:rFonts w:ascii="Times New Roman" w:eastAsia="Times New Roman" w:hAnsi="Times New Roman" w:cs="Times New Roman"/>
                <w:noProof w:val="0"/>
                <w:szCs w:val="24"/>
                <w:lang w:eastAsia="cs-CZ"/>
              </w:rPr>
            </w:rPrChange>
          </w:rPr>
          <w:t>kládají se minimum, maximum, medián a průměr.</w:t>
        </w:r>
      </w:ins>
    </w:p>
    <w:p w14:paraId="539F4987" w14:textId="2489031A" w:rsidR="0001600C" w:rsidRPr="0001600C" w:rsidRDefault="0001600C" w:rsidP="00175F2B">
      <w:pPr>
        <w:pStyle w:val="Odstavecseseznamem"/>
        <w:numPr>
          <w:ilvl w:val="0"/>
          <w:numId w:val="73"/>
        </w:numPr>
        <w:rPr>
          <w:ins w:id="916" w:author="Valerij Šlovikov" w:date="2025-07-08T21:19:00Z" w16du:dateUtc="2025-07-08T19:19:00Z"/>
          <w:lang w:eastAsia="cs-CZ"/>
          <w:rPrChange w:id="917" w:author="Valerij Šlovikov" w:date="2025-07-08T21:19:00Z" w16du:dateUtc="2025-07-08T19:19:00Z">
            <w:rPr>
              <w:ins w:id="918" w:author="Valerij Šlovikov" w:date="2025-07-08T21:19:00Z" w16du:dateUtc="2025-07-08T19:19:00Z"/>
              <w:rFonts w:ascii="Times New Roman" w:eastAsia="Times New Roman" w:hAnsi="Times New Roman" w:cs="Times New Roman"/>
              <w:noProof w:val="0"/>
              <w:szCs w:val="24"/>
              <w:lang w:eastAsia="cs-CZ"/>
            </w:rPr>
          </w:rPrChange>
        </w:rPr>
        <w:pPrChange w:id="919" w:author="Valerij Šlovikov" w:date="2025-07-08T21:28:00Z" w16du:dateUtc="2025-07-08T19:28:00Z">
          <w:pPr>
            <w:numPr>
              <w:numId w:val="72"/>
            </w:numPr>
            <w:tabs>
              <w:tab w:val="num" w:pos="720"/>
            </w:tabs>
            <w:spacing w:line="240" w:lineRule="auto"/>
            <w:ind w:left="720" w:hanging="360"/>
            <w:jc w:val="left"/>
          </w:pPr>
        </w:pPrChange>
      </w:pPr>
      <w:ins w:id="920" w:author="Valerij Šlovikov" w:date="2025-07-08T21:19:00Z" w16du:dateUtc="2025-07-08T19:19:00Z">
        <w:r w:rsidRPr="00175F2B">
          <w:rPr>
            <w:b/>
            <w:bCs/>
            <w:lang w:eastAsia="cs-CZ"/>
            <w:rPrChange w:id="921" w:author="Valerij Šlovikov" w:date="2025-07-08T21:28:00Z" w16du:dateUtc="2025-07-08T19:28:00Z">
              <w:rPr>
                <w:rFonts w:ascii="Times New Roman" w:eastAsia="Times New Roman" w:hAnsi="Times New Roman" w:cs="Times New Roman"/>
                <w:b/>
                <w:bCs/>
                <w:noProof w:val="0"/>
                <w:szCs w:val="24"/>
                <w:lang w:eastAsia="cs-CZ"/>
              </w:rPr>
            </w:rPrChange>
          </w:rPr>
          <w:t>Paměť</w:t>
        </w:r>
      </w:ins>
      <w:ins w:id="922" w:author="Valerij Šlovikov" w:date="2025-07-08T21:20:00Z" w16du:dateUtc="2025-07-08T19:20:00Z">
        <w:r>
          <w:rPr>
            <w:lang w:eastAsia="cs-CZ"/>
          </w:rPr>
          <w:t>:</w:t>
        </w:r>
      </w:ins>
      <w:ins w:id="923" w:author="Valerij Šlovikov" w:date="2025-07-08T21:19:00Z" w16du:dateUtc="2025-07-08T19:19:00Z">
        <w:r w:rsidRPr="0001600C">
          <w:rPr>
            <w:lang w:eastAsia="cs-CZ"/>
            <w:rPrChange w:id="924" w:author="Valerij Šlovikov" w:date="2025-07-08T21:19:00Z" w16du:dateUtc="2025-07-08T19:19:00Z">
              <w:rPr>
                <w:rFonts w:ascii="Times New Roman" w:eastAsia="Times New Roman" w:hAnsi="Times New Roman" w:cs="Times New Roman"/>
                <w:noProof w:val="0"/>
                <w:szCs w:val="24"/>
                <w:lang w:eastAsia="cs-CZ"/>
              </w:rPr>
            </w:rPrChange>
          </w:rPr>
          <w:t xml:space="preserve"> </w:t>
        </w:r>
        <w:r w:rsidRPr="00175F2B">
          <w:rPr>
            <w:i/>
            <w:iCs/>
            <w:lang w:eastAsia="cs-CZ"/>
            <w:rPrChange w:id="925" w:author="Valerij Šlovikov" w:date="2025-07-08T21:28:00Z" w16du:dateUtc="2025-07-08T19:28:00Z">
              <w:rPr>
                <w:rFonts w:ascii="Times New Roman" w:eastAsia="Times New Roman" w:hAnsi="Times New Roman" w:cs="Times New Roman"/>
                <w:i/>
                <w:iCs/>
                <w:noProof w:val="0"/>
                <w:szCs w:val="24"/>
                <w:lang w:eastAsia="cs-CZ"/>
              </w:rPr>
            </w:rPrChange>
          </w:rPr>
          <w:t xml:space="preserve">Chrome </w:t>
        </w:r>
        <w:proofErr w:type="spellStart"/>
        <w:r w:rsidRPr="00175F2B">
          <w:rPr>
            <w:i/>
            <w:iCs/>
            <w:lang w:eastAsia="cs-CZ"/>
            <w:rPrChange w:id="926" w:author="Valerij Šlovikov" w:date="2025-07-08T21:28:00Z" w16du:dateUtc="2025-07-08T19:28:00Z">
              <w:rPr>
                <w:rFonts w:ascii="Times New Roman" w:eastAsia="Times New Roman" w:hAnsi="Times New Roman" w:cs="Times New Roman"/>
                <w:i/>
                <w:iCs/>
                <w:noProof w:val="0"/>
                <w:szCs w:val="24"/>
                <w:lang w:eastAsia="cs-CZ"/>
              </w:rPr>
            </w:rPrChange>
          </w:rPr>
          <w:t>DevTools</w:t>
        </w:r>
        <w:proofErr w:type="spellEnd"/>
        <w:r w:rsidRPr="0001600C">
          <w:rPr>
            <w:lang w:eastAsia="cs-CZ"/>
            <w:rPrChange w:id="927" w:author="Valerij Šlovikov" w:date="2025-07-08T21:19:00Z" w16du:dateUtc="2025-07-08T19:19:00Z">
              <w:rPr>
                <w:rFonts w:ascii="Times New Roman" w:eastAsia="Times New Roman" w:hAnsi="Times New Roman" w:cs="Times New Roman"/>
                <w:noProof w:val="0"/>
                <w:szCs w:val="24"/>
                <w:lang w:eastAsia="cs-CZ"/>
              </w:rPr>
            </w:rPrChange>
          </w:rPr>
          <w:t xml:space="preserve"> (</w:t>
        </w:r>
        <w:proofErr w:type="spellStart"/>
        <w:r w:rsidRPr="0001600C">
          <w:rPr>
            <w:lang w:eastAsia="cs-CZ"/>
            <w:rPrChange w:id="928" w:author="Valerij Šlovikov" w:date="2025-07-08T21:19:00Z" w16du:dateUtc="2025-07-08T19:19:00Z">
              <w:rPr>
                <w:rFonts w:ascii="Times New Roman" w:eastAsia="Times New Roman" w:hAnsi="Times New Roman" w:cs="Times New Roman"/>
                <w:noProof w:val="0"/>
                <w:szCs w:val="24"/>
                <w:lang w:eastAsia="cs-CZ"/>
              </w:rPr>
            </w:rPrChange>
          </w:rPr>
          <w:t>heap</w:t>
        </w:r>
        <w:proofErr w:type="spellEnd"/>
        <w:r w:rsidRPr="0001600C">
          <w:rPr>
            <w:lang w:eastAsia="cs-CZ"/>
            <w:rPrChange w:id="929" w:author="Valerij Šlovikov" w:date="2025-07-08T21:19:00Z" w16du:dateUtc="2025-07-08T19:19:00Z">
              <w:rPr>
                <w:rFonts w:ascii="Times New Roman" w:eastAsia="Times New Roman" w:hAnsi="Times New Roman" w:cs="Times New Roman"/>
                <w:noProof w:val="0"/>
                <w:szCs w:val="24"/>
                <w:lang w:eastAsia="cs-CZ"/>
              </w:rPr>
            </w:rPrChange>
          </w:rPr>
          <w:t xml:space="preserve">) a </w:t>
        </w:r>
        <w:proofErr w:type="spellStart"/>
        <w:r w:rsidRPr="00175F2B">
          <w:rPr>
            <w:i/>
            <w:iCs/>
            <w:lang w:eastAsia="cs-CZ"/>
            <w:rPrChange w:id="930" w:author="Valerij Šlovikov" w:date="2025-07-08T21:28:00Z" w16du:dateUtc="2025-07-08T19:28:00Z">
              <w:rPr>
                <w:rFonts w:ascii="Times New Roman" w:eastAsia="Times New Roman" w:hAnsi="Times New Roman" w:cs="Times New Roman"/>
                <w:i/>
                <w:iCs/>
                <w:noProof w:val="0"/>
                <w:szCs w:val="24"/>
                <w:lang w:eastAsia="cs-CZ"/>
              </w:rPr>
            </w:rPrChange>
          </w:rPr>
          <w:t>WebGL</w:t>
        </w:r>
        <w:proofErr w:type="spellEnd"/>
        <w:r w:rsidRPr="00175F2B">
          <w:rPr>
            <w:i/>
            <w:iCs/>
            <w:lang w:eastAsia="cs-CZ"/>
            <w:rPrChange w:id="931" w:author="Valerij Šlovikov" w:date="2025-07-08T21:28:00Z" w16du:dateUtc="2025-07-08T19:28:00Z">
              <w:rPr>
                <w:rFonts w:ascii="Times New Roman" w:eastAsia="Times New Roman" w:hAnsi="Times New Roman" w:cs="Times New Roman"/>
                <w:i/>
                <w:iCs/>
                <w:noProof w:val="0"/>
                <w:szCs w:val="24"/>
                <w:lang w:eastAsia="cs-CZ"/>
              </w:rPr>
            </w:rPrChange>
          </w:rPr>
          <w:t>/</w:t>
        </w:r>
        <w:proofErr w:type="spellStart"/>
        <w:r w:rsidRPr="00175F2B">
          <w:rPr>
            <w:i/>
            <w:iCs/>
            <w:lang w:eastAsia="cs-CZ"/>
            <w:rPrChange w:id="932" w:author="Valerij Šlovikov" w:date="2025-07-08T21:28:00Z" w16du:dateUtc="2025-07-08T19:28:00Z">
              <w:rPr>
                <w:rFonts w:ascii="Times New Roman" w:eastAsia="Times New Roman" w:hAnsi="Times New Roman" w:cs="Times New Roman"/>
                <w:i/>
                <w:iCs/>
                <w:noProof w:val="0"/>
                <w:szCs w:val="24"/>
                <w:lang w:eastAsia="cs-CZ"/>
              </w:rPr>
            </w:rPrChange>
          </w:rPr>
          <w:t>WebGPU</w:t>
        </w:r>
        <w:proofErr w:type="spellEnd"/>
        <w:r w:rsidRPr="00175F2B">
          <w:rPr>
            <w:i/>
            <w:iCs/>
            <w:lang w:eastAsia="cs-CZ"/>
            <w:rPrChange w:id="933" w:author="Valerij Šlovikov" w:date="2025-07-08T21:28:00Z" w16du:dateUtc="2025-07-08T19:28:00Z">
              <w:rPr>
                <w:rFonts w:ascii="Times New Roman" w:eastAsia="Times New Roman" w:hAnsi="Times New Roman" w:cs="Times New Roman"/>
                <w:i/>
                <w:iCs/>
                <w:noProof w:val="0"/>
                <w:szCs w:val="24"/>
                <w:lang w:eastAsia="cs-CZ"/>
              </w:rPr>
            </w:rPrChange>
          </w:rPr>
          <w:t xml:space="preserve"> </w:t>
        </w:r>
        <w:proofErr w:type="spellStart"/>
        <w:r w:rsidRPr="00175F2B">
          <w:rPr>
            <w:i/>
            <w:iCs/>
            <w:lang w:eastAsia="cs-CZ"/>
            <w:rPrChange w:id="934" w:author="Valerij Šlovikov" w:date="2025-07-08T21:28:00Z" w16du:dateUtc="2025-07-08T19:28:00Z">
              <w:rPr>
                <w:rFonts w:ascii="Times New Roman" w:eastAsia="Times New Roman" w:hAnsi="Times New Roman" w:cs="Times New Roman"/>
                <w:i/>
                <w:iCs/>
                <w:noProof w:val="0"/>
                <w:szCs w:val="24"/>
                <w:lang w:eastAsia="cs-CZ"/>
              </w:rPr>
            </w:rPrChange>
          </w:rPr>
          <w:t>Inspector</w:t>
        </w:r>
        <w:proofErr w:type="spellEnd"/>
        <w:r w:rsidRPr="0001600C">
          <w:rPr>
            <w:lang w:eastAsia="cs-CZ"/>
            <w:rPrChange w:id="935" w:author="Valerij Šlovikov" w:date="2025-07-08T21:19:00Z" w16du:dateUtc="2025-07-08T19:19:00Z">
              <w:rPr>
                <w:rFonts w:ascii="Times New Roman" w:eastAsia="Times New Roman" w:hAnsi="Times New Roman" w:cs="Times New Roman"/>
                <w:noProof w:val="0"/>
                <w:szCs w:val="24"/>
                <w:lang w:eastAsia="cs-CZ"/>
              </w:rPr>
            </w:rPrChange>
          </w:rPr>
          <w:t xml:space="preserve"> (VRAM); před / po testu se sleduje případn</w:t>
        </w:r>
      </w:ins>
      <w:ins w:id="936" w:author="Valerij Šlovikov" w:date="2025-07-08T21:20:00Z" w16du:dateUtc="2025-07-08T19:20:00Z">
        <w:r>
          <w:rPr>
            <w:lang w:eastAsia="cs-CZ"/>
          </w:rPr>
          <w:t xml:space="preserve">ý </w:t>
        </w:r>
        <w:proofErr w:type="spellStart"/>
        <w:r>
          <w:rPr>
            <w:lang w:eastAsia="cs-CZ"/>
          </w:rPr>
          <w:t>leak</w:t>
        </w:r>
      </w:ins>
      <w:proofErr w:type="spellEnd"/>
      <w:ins w:id="937" w:author="Valerij Šlovikov" w:date="2025-07-08T21:19:00Z" w16du:dateUtc="2025-07-08T19:19:00Z">
        <w:r w:rsidRPr="0001600C">
          <w:rPr>
            <w:lang w:eastAsia="cs-CZ"/>
            <w:rPrChange w:id="938" w:author="Valerij Šlovikov" w:date="2025-07-08T21:19:00Z" w16du:dateUtc="2025-07-08T19:19:00Z">
              <w:rPr>
                <w:rFonts w:ascii="Times New Roman" w:eastAsia="Times New Roman" w:hAnsi="Times New Roman" w:cs="Times New Roman"/>
                <w:noProof w:val="0"/>
                <w:szCs w:val="24"/>
                <w:lang w:eastAsia="cs-CZ"/>
              </w:rPr>
            </w:rPrChange>
          </w:rPr>
          <w:t>.</w:t>
        </w:r>
      </w:ins>
    </w:p>
    <w:p w14:paraId="20D4A8A5" w14:textId="73A27D11" w:rsidR="0001600C" w:rsidRPr="0001600C" w:rsidRDefault="0001600C" w:rsidP="00175F2B">
      <w:pPr>
        <w:pStyle w:val="Odstavecseseznamem"/>
        <w:numPr>
          <w:ilvl w:val="0"/>
          <w:numId w:val="73"/>
        </w:numPr>
        <w:rPr>
          <w:ins w:id="939" w:author="Valerij Šlovikov" w:date="2025-07-08T21:19:00Z" w16du:dateUtc="2025-07-08T19:19:00Z"/>
          <w:lang w:eastAsia="cs-CZ"/>
          <w:rPrChange w:id="940" w:author="Valerij Šlovikov" w:date="2025-07-08T21:19:00Z" w16du:dateUtc="2025-07-08T19:19:00Z">
            <w:rPr>
              <w:ins w:id="941" w:author="Valerij Šlovikov" w:date="2025-07-08T21:19:00Z" w16du:dateUtc="2025-07-08T19:19:00Z"/>
              <w:rFonts w:ascii="Times New Roman" w:eastAsia="Times New Roman" w:hAnsi="Times New Roman" w:cs="Times New Roman"/>
              <w:noProof w:val="0"/>
              <w:szCs w:val="24"/>
              <w:lang w:eastAsia="cs-CZ"/>
            </w:rPr>
          </w:rPrChange>
        </w:rPr>
        <w:pPrChange w:id="942" w:author="Valerij Šlovikov" w:date="2025-07-08T21:28:00Z" w16du:dateUtc="2025-07-08T19:28:00Z">
          <w:pPr>
            <w:numPr>
              <w:numId w:val="72"/>
            </w:numPr>
            <w:tabs>
              <w:tab w:val="num" w:pos="720"/>
            </w:tabs>
            <w:spacing w:line="240" w:lineRule="auto"/>
            <w:ind w:left="720" w:hanging="360"/>
            <w:jc w:val="left"/>
          </w:pPr>
        </w:pPrChange>
      </w:pPr>
      <w:ins w:id="943" w:author="Valerij Šlovikov" w:date="2025-07-08T21:19:00Z" w16du:dateUtc="2025-07-08T19:19:00Z">
        <w:r w:rsidRPr="00175F2B">
          <w:rPr>
            <w:b/>
            <w:bCs/>
            <w:lang w:eastAsia="cs-CZ"/>
            <w:rPrChange w:id="944" w:author="Valerij Šlovikov" w:date="2025-07-08T21:28:00Z" w16du:dateUtc="2025-07-08T19:28:00Z">
              <w:rPr>
                <w:rFonts w:ascii="Times New Roman" w:eastAsia="Times New Roman" w:hAnsi="Times New Roman" w:cs="Times New Roman"/>
                <w:b/>
                <w:bCs/>
                <w:noProof w:val="0"/>
                <w:szCs w:val="24"/>
                <w:lang w:eastAsia="cs-CZ"/>
              </w:rPr>
            </w:rPrChange>
          </w:rPr>
          <w:t>Časy načtení</w:t>
        </w:r>
      </w:ins>
      <w:ins w:id="945" w:author="Valerij Šlovikov" w:date="2025-07-08T21:20:00Z" w16du:dateUtc="2025-07-08T19:20:00Z">
        <w:r>
          <w:rPr>
            <w:lang w:eastAsia="cs-CZ"/>
          </w:rPr>
          <w:t>:</w:t>
        </w:r>
      </w:ins>
      <w:ins w:id="946" w:author="Valerij Šlovikov" w:date="2025-07-08T21:19:00Z" w16du:dateUtc="2025-07-08T19:19:00Z">
        <w:r w:rsidRPr="0001600C">
          <w:rPr>
            <w:lang w:eastAsia="cs-CZ"/>
            <w:rPrChange w:id="947" w:author="Valerij Šlovikov" w:date="2025-07-08T21:19:00Z" w16du:dateUtc="2025-07-08T19:19:00Z">
              <w:rPr>
                <w:rFonts w:ascii="Times New Roman" w:eastAsia="Times New Roman" w:hAnsi="Times New Roman" w:cs="Times New Roman"/>
                <w:noProof w:val="0"/>
                <w:szCs w:val="24"/>
                <w:lang w:eastAsia="cs-CZ"/>
              </w:rPr>
            </w:rPrChange>
          </w:rPr>
          <w:t xml:space="preserve"> doba </w:t>
        </w:r>
        <w:proofErr w:type="spellStart"/>
        <w:r w:rsidRPr="0001600C">
          <w:rPr>
            <w:lang w:eastAsia="cs-CZ"/>
            <w:rPrChange w:id="948" w:author="Valerij Šlovikov" w:date="2025-07-08T21:19:00Z" w16du:dateUtc="2025-07-08T19:19:00Z">
              <w:rPr>
                <w:rFonts w:ascii="Times New Roman" w:eastAsia="Times New Roman" w:hAnsi="Times New Roman" w:cs="Times New Roman"/>
                <w:noProof w:val="0"/>
                <w:szCs w:val="24"/>
                <w:lang w:eastAsia="cs-CZ"/>
              </w:rPr>
            </w:rPrChange>
          </w:rPr>
          <w:t>parsování</w:t>
        </w:r>
        <w:proofErr w:type="spellEnd"/>
        <w:r w:rsidRPr="0001600C">
          <w:rPr>
            <w:lang w:eastAsia="cs-CZ"/>
            <w:rPrChange w:id="949" w:author="Valerij Šlovikov" w:date="2025-07-08T21:19:00Z" w16du:dateUtc="2025-07-08T19:19:00Z">
              <w:rPr>
                <w:rFonts w:ascii="Times New Roman" w:eastAsia="Times New Roman" w:hAnsi="Times New Roman" w:cs="Times New Roman"/>
                <w:noProof w:val="0"/>
                <w:szCs w:val="24"/>
                <w:lang w:eastAsia="cs-CZ"/>
              </w:rPr>
            </w:rPrChange>
          </w:rPr>
          <w:t xml:space="preserve"> </w:t>
        </w:r>
        <w:proofErr w:type="spellStart"/>
        <w:r w:rsidRPr="0001600C">
          <w:rPr>
            <w:lang w:eastAsia="cs-CZ"/>
            <w:rPrChange w:id="950" w:author="Valerij Šlovikov" w:date="2025-07-08T21:19:00Z" w16du:dateUtc="2025-07-08T19:19:00Z">
              <w:rPr>
                <w:rFonts w:ascii="Times New Roman" w:eastAsia="Times New Roman" w:hAnsi="Times New Roman" w:cs="Times New Roman"/>
                <w:noProof w:val="0"/>
                <w:szCs w:val="24"/>
                <w:lang w:eastAsia="cs-CZ"/>
              </w:rPr>
            </w:rPrChange>
          </w:rPr>
          <w:t>assetů</w:t>
        </w:r>
        <w:proofErr w:type="spellEnd"/>
        <w:r w:rsidRPr="0001600C">
          <w:rPr>
            <w:lang w:eastAsia="cs-CZ"/>
            <w:rPrChange w:id="951" w:author="Valerij Šlovikov" w:date="2025-07-08T21:19:00Z" w16du:dateUtc="2025-07-08T19:19:00Z">
              <w:rPr>
                <w:rFonts w:ascii="Times New Roman" w:eastAsia="Times New Roman" w:hAnsi="Times New Roman" w:cs="Times New Roman"/>
                <w:noProof w:val="0"/>
                <w:szCs w:val="24"/>
                <w:lang w:eastAsia="cs-CZ"/>
              </w:rPr>
            </w:rPrChange>
          </w:rPr>
          <w:t xml:space="preserve">, kompilace </w:t>
        </w:r>
        <w:proofErr w:type="spellStart"/>
        <w:r w:rsidRPr="0001600C">
          <w:rPr>
            <w:lang w:eastAsia="cs-CZ"/>
            <w:rPrChange w:id="952" w:author="Valerij Šlovikov" w:date="2025-07-08T21:19:00Z" w16du:dateUtc="2025-07-08T19:19:00Z">
              <w:rPr>
                <w:rFonts w:ascii="Times New Roman" w:eastAsia="Times New Roman" w:hAnsi="Times New Roman" w:cs="Times New Roman"/>
                <w:noProof w:val="0"/>
                <w:szCs w:val="24"/>
                <w:lang w:eastAsia="cs-CZ"/>
              </w:rPr>
            </w:rPrChange>
          </w:rPr>
          <w:t>shaderů</w:t>
        </w:r>
        <w:proofErr w:type="spellEnd"/>
        <w:r w:rsidRPr="0001600C">
          <w:rPr>
            <w:lang w:eastAsia="cs-CZ"/>
            <w:rPrChange w:id="953" w:author="Valerij Šlovikov" w:date="2025-07-08T21:19:00Z" w16du:dateUtc="2025-07-08T19:19:00Z">
              <w:rPr>
                <w:rFonts w:ascii="Times New Roman" w:eastAsia="Times New Roman" w:hAnsi="Times New Roman" w:cs="Times New Roman"/>
                <w:noProof w:val="0"/>
                <w:szCs w:val="24"/>
                <w:lang w:eastAsia="cs-CZ"/>
              </w:rPr>
            </w:rPrChange>
          </w:rPr>
          <w:t xml:space="preserve"> a </w:t>
        </w:r>
        <w:proofErr w:type="spellStart"/>
        <w:r w:rsidRPr="00175F2B">
          <w:rPr>
            <w:i/>
            <w:iCs/>
            <w:lang w:eastAsia="cs-CZ"/>
            <w:rPrChange w:id="954" w:author="Valerij Šlovikov" w:date="2025-07-08T21:28:00Z" w16du:dateUtc="2025-07-08T19:28:00Z">
              <w:rPr>
                <w:rFonts w:ascii="Times New Roman" w:eastAsia="Times New Roman" w:hAnsi="Times New Roman" w:cs="Times New Roman"/>
                <w:i/>
                <w:iCs/>
                <w:noProof w:val="0"/>
                <w:szCs w:val="24"/>
                <w:lang w:eastAsia="cs-CZ"/>
              </w:rPr>
            </w:rPrChange>
          </w:rPr>
          <w:t>time</w:t>
        </w:r>
        <w:proofErr w:type="spellEnd"/>
        <w:r w:rsidRPr="00175F2B">
          <w:rPr>
            <w:i/>
            <w:iCs/>
            <w:lang w:eastAsia="cs-CZ"/>
            <w:rPrChange w:id="955" w:author="Valerij Šlovikov" w:date="2025-07-08T21:28:00Z" w16du:dateUtc="2025-07-08T19:28:00Z">
              <w:rPr>
                <w:rFonts w:ascii="Times New Roman" w:eastAsia="Times New Roman" w:hAnsi="Times New Roman" w:cs="Times New Roman"/>
                <w:i/>
                <w:iCs/>
                <w:noProof w:val="0"/>
                <w:szCs w:val="24"/>
                <w:lang w:eastAsia="cs-CZ"/>
              </w:rPr>
            </w:rPrChange>
          </w:rPr>
          <w:t>-to-</w:t>
        </w:r>
        <w:proofErr w:type="spellStart"/>
        <w:r w:rsidRPr="00175F2B">
          <w:rPr>
            <w:i/>
            <w:iCs/>
            <w:lang w:eastAsia="cs-CZ"/>
            <w:rPrChange w:id="956" w:author="Valerij Šlovikov" w:date="2025-07-08T21:28:00Z" w16du:dateUtc="2025-07-08T19:28:00Z">
              <w:rPr>
                <w:rFonts w:ascii="Times New Roman" w:eastAsia="Times New Roman" w:hAnsi="Times New Roman" w:cs="Times New Roman"/>
                <w:i/>
                <w:iCs/>
                <w:noProof w:val="0"/>
                <w:szCs w:val="24"/>
                <w:lang w:eastAsia="cs-CZ"/>
              </w:rPr>
            </w:rPrChange>
          </w:rPr>
          <w:t>first</w:t>
        </w:r>
        <w:proofErr w:type="spellEnd"/>
        <w:r w:rsidRPr="00175F2B">
          <w:rPr>
            <w:i/>
            <w:iCs/>
            <w:lang w:eastAsia="cs-CZ"/>
            <w:rPrChange w:id="957" w:author="Valerij Šlovikov" w:date="2025-07-08T21:28:00Z" w16du:dateUtc="2025-07-08T19:28:00Z">
              <w:rPr>
                <w:rFonts w:ascii="Times New Roman" w:eastAsia="Times New Roman" w:hAnsi="Times New Roman" w:cs="Times New Roman"/>
                <w:i/>
                <w:iCs/>
                <w:noProof w:val="0"/>
                <w:szCs w:val="24"/>
                <w:lang w:eastAsia="cs-CZ"/>
              </w:rPr>
            </w:rPrChange>
          </w:rPr>
          <w:t>-</w:t>
        </w:r>
        <w:proofErr w:type="spellStart"/>
        <w:r w:rsidRPr="00175F2B">
          <w:rPr>
            <w:i/>
            <w:iCs/>
            <w:lang w:eastAsia="cs-CZ"/>
            <w:rPrChange w:id="958" w:author="Valerij Šlovikov" w:date="2025-07-08T21:28:00Z" w16du:dateUtc="2025-07-08T19:28:00Z">
              <w:rPr>
                <w:rFonts w:ascii="Times New Roman" w:eastAsia="Times New Roman" w:hAnsi="Times New Roman" w:cs="Times New Roman"/>
                <w:i/>
                <w:iCs/>
                <w:noProof w:val="0"/>
                <w:szCs w:val="24"/>
                <w:lang w:eastAsia="cs-CZ"/>
              </w:rPr>
            </w:rPrChange>
          </w:rPr>
          <w:t>frame</w:t>
        </w:r>
        <w:proofErr w:type="spellEnd"/>
        <w:r w:rsidRPr="0001600C">
          <w:rPr>
            <w:lang w:eastAsia="cs-CZ"/>
            <w:rPrChange w:id="959" w:author="Valerij Šlovikov" w:date="2025-07-08T21:19:00Z" w16du:dateUtc="2025-07-08T19:19:00Z">
              <w:rPr>
                <w:rFonts w:ascii="Times New Roman" w:eastAsia="Times New Roman" w:hAnsi="Times New Roman" w:cs="Times New Roman"/>
                <w:noProof w:val="0"/>
                <w:szCs w:val="24"/>
                <w:lang w:eastAsia="cs-CZ"/>
              </w:rPr>
            </w:rPrChange>
          </w:rPr>
          <w:t xml:space="preserve"> z interního </w:t>
        </w:r>
        <w:proofErr w:type="spellStart"/>
        <w:r w:rsidRPr="0001600C">
          <w:rPr>
            <w:lang w:eastAsia="cs-CZ"/>
            <w:rPrChange w:id="960" w:author="Valerij Šlovikov" w:date="2025-07-08T21:19:00Z" w16du:dateUtc="2025-07-08T19:19:00Z">
              <w:rPr>
                <w:rFonts w:ascii="Times New Roman" w:eastAsia="Times New Roman" w:hAnsi="Times New Roman" w:cs="Times New Roman"/>
                <w:noProof w:val="0"/>
                <w:szCs w:val="24"/>
                <w:lang w:eastAsia="cs-CZ"/>
              </w:rPr>
            </w:rPrChange>
          </w:rPr>
          <w:t>loggeru</w:t>
        </w:r>
        <w:proofErr w:type="spellEnd"/>
        <w:r w:rsidRPr="0001600C">
          <w:rPr>
            <w:lang w:eastAsia="cs-CZ"/>
            <w:rPrChange w:id="961" w:author="Valerij Šlovikov" w:date="2025-07-08T21:19:00Z" w16du:dateUtc="2025-07-08T19:19:00Z">
              <w:rPr>
                <w:rFonts w:ascii="Times New Roman" w:eastAsia="Times New Roman" w:hAnsi="Times New Roman" w:cs="Times New Roman"/>
                <w:noProof w:val="0"/>
                <w:szCs w:val="24"/>
                <w:lang w:eastAsia="cs-CZ"/>
              </w:rPr>
            </w:rPrChange>
          </w:rPr>
          <w:t>.</w:t>
        </w:r>
      </w:ins>
    </w:p>
    <w:p w14:paraId="19568B4D" w14:textId="68A7FF1C" w:rsidR="0001600C" w:rsidRPr="0001600C" w:rsidRDefault="0001600C" w:rsidP="00175F2B">
      <w:pPr>
        <w:rPr>
          <w:ins w:id="962" w:author="Valerij Šlovikov" w:date="2025-07-08T21:19:00Z" w16du:dateUtc="2025-07-08T19:19:00Z"/>
          <w:lang w:eastAsia="cs-CZ"/>
          <w:rPrChange w:id="963" w:author="Valerij Šlovikov" w:date="2025-07-08T21:19:00Z" w16du:dateUtc="2025-07-08T19:19:00Z">
            <w:rPr>
              <w:ins w:id="964" w:author="Valerij Šlovikov" w:date="2025-07-08T21:19:00Z" w16du:dateUtc="2025-07-08T19:19:00Z"/>
              <w:rFonts w:ascii="Times New Roman" w:eastAsia="Times New Roman" w:hAnsi="Times New Roman" w:cs="Times New Roman"/>
              <w:noProof w:val="0"/>
              <w:szCs w:val="24"/>
              <w:lang w:eastAsia="cs-CZ"/>
            </w:rPr>
          </w:rPrChange>
        </w:rPr>
        <w:pPrChange w:id="965" w:author="Valerij Šlovikov" w:date="2025-07-08T21:28:00Z" w16du:dateUtc="2025-07-08T19:28:00Z">
          <w:pPr>
            <w:spacing w:line="240" w:lineRule="auto"/>
            <w:jc w:val="left"/>
          </w:pPr>
        </w:pPrChange>
      </w:pPr>
      <w:ins w:id="966" w:author="Valerij Šlovikov" w:date="2025-07-08T21:19:00Z" w16du:dateUtc="2025-07-08T19:19:00Z">
        <w:r w:rsidRPr="0001600C">
          <w:rPr>
            <w:lang w:eastAsia="cs-CZ"/>
            <w:rPrChange w:id="967" w:author="Valerij Šlovikov" w:date="2025-07-08T21:19:00Z" w16du:dateUtc="2025-07-08T19:19:00Z">
              <w:rPr>
                <w:rFonts w:ascii="Times New Roman" w:eastAsia="Times New Roman" w:hAnsi="Times New Roman" w:cs="Times New Roman"/>
                <w:noProof w:val="0"/>
                <w:szCs w:val="24"/>
                <w:lang w:eastAsia="cs-CZ"/>
              </w:rPr>
            </w:rPrChange>
          </w:rPr>
          <w:t xml:space="preserve">Naměřené hodnoty jsou automaticky exportovány do </w:t>
        </w:r>
        <w:r w:rsidRPr="0001600C">
          <w:rPr>
            <w:b/>
            <w:bCs/>
            <w:lang w:eastAsia="cs-CZ"/>
            <w:rPrChange w:id="968" w:author="Valerij Šlovikov" w:date="2025-07-08T21:19:00Z" w16du:dateUtc="2025-07-08T19:19:00Z">
              <w:rPr>
                <w:rFonts w:ascii="Times New Roman" w:eastAsia="Times New Roman" w:hAnsi="Times New Roman" w:cs="Times New Roman"/>
                <w:b/>
                <w:bCs/>
                <w:noProof w:val="0"/>
                <w:szCs w:val="24"/>
                <w:lang w:eastAsia="cs-CZ"/>
              </w:rPr>
            </w:rPrChange>
          </w:rPr>
          <w:t>JSON</w:t>
        </w:r>
        <w:r w:rsidRPr="0001600C">
          <w:rPr>
            <w:lang w:eastAsia="cs-CZ"/>
            <w:rPrChange w:id="969" w:author="Valerij Šlovikov" w:date="2025-07-08T21:19:00Z" w16du:dateUtc="2025-07-08T19:19:00Z">
              <w:rPr>
                <w:rFonts w:ascii="Times New Roman" w:eastAsia="Times New Roman" w:hAnsi="Times New Roman" w:cs="Times New Roman"/>
                <w:noProof w:val="0"/>
                <w:szCs w:val="24"/>
                <w:lang w:eastAsia="cs-CZ"/>
              </w:rPr>
            </w:rPrChange>
          </w:rPr>
          <w:t>, agregovány skriptem a vizualizovány v tabulkách a grafech.</w:t>
        </w:r>
      </w:ins>
      <w:ins w:id="970" w:author="Valerij Šlovikov" w:date="2025-07-08T21:27:00Z" w16du:dateUtc="2025-07-08T19:27:00Z">
        <w:r w:rsidR="00175F2B">
          <w:rPr>
            <w:lang w:eastAsia="cs-CZ"/>
          </w:rPr>
          <w:t xml:space="preserve"> Metriky jsou navrženy dle doporučení v</w:t>
        </w:r>
      </w:ins>
      <w:customXmlInsRangeStart w:id="971" w:author="Valerij Šlovikov" w:date="2025-07-08T21:26:00Z"/>
      <w:sdt>
        <w:sdtPr>
          <w:rPr>
            <w:lang w:eastAsia="cs-CZ"/>
          </w:rPr>
          <w:id w:val="1173064112"/>
          <w:citation/>
        </w:sdtPr>
        <w:sdtContent>
          <w:customXmlInsRangeEnd w:id="971"/>
          <w:ins w:id="972" w:author="Valerij Šlovikov" w:date="2025-07-08T21:26:00Z" w16du:dateUtc="2025-07-08T19:26:00Z">
            <w:r>
              <w:rPr>
                <w:lang w:eastAsia="cs-CZ"/>
              </w:rPr>
              <w:fldChar w:fldCharType="begin"/>
            </w:r>
            <w:r>
              <w:rPr>
                <w:lang w:eastAsia="cs-CZ"/>
              </w:rPr>
              <w:instrText xml:space="preserve"> CITATION Bal22 \l 1029 </w:instrText>
            </w:r>
          </w:ins>
          <w:r>
            <w:rPr>
              <w:lang w:eastAsia="cs-CZ"/>
            </w:rPr>
            <w:fldChar w:fldCharType="separate"/>
          </w:r>
          <w:ins w:id="973" w:author="Valerij Šlovikov" w:date="2025-07-08T21:26:00Z" w16du:dateUtc="2025-07-08T19:26:00Z">
            <w:r>
              <w:rPr>
                <w:lang w:eastAsia="cs-CZ"/>
              </w:rPr>
              <w:t xml:space="preserve"> </w:t>
            </w:r>
            <w:r w:rsidRPr="0001600C">
              <w:rPr>
                <w:lang w:eastAsia="cs-CZ"/>
                <w:rPrChange w:id="974" w:author="Valerij Šlovikov" w:date="2025-07-08T21:26:00Z" w16du:dateUtc="2025-07-08T19:26:00Z">
                  <w:rPr/>
                </w:rPrChange>
              </w:rPr>
              <w:t>(Balenson, 2022)</w:t>
            </w:r>
            <w:r>
              <w:rPr>
                <w:lang w:eastAsia="cs-CZ"/>
              </w:rPr>
              <w:fldChar w:fldCharType="end"/>
            </w:r>
          </w:ins>
          <w:customXmlInsRangeStart w:id="975" w:author="Valerij Šlovikov" w:date="2025-07-08T21:26:00Z"/>
        </w:sdtContent>
      </w:sdt>
      <w:customXmlInsRangeEnd w:id="975"/>
      <w:ins w:id="976" w:author="Valerij Šlovikov" w:date="2025-07-08T21:27:00Z" w16du:dateUtc="2025-07-08T19:27:00Z">
        <w:r w:rsidR="00175F2B">
          <w:rPr>
            <w:lang w:eastAsia="cs-CZ"/>
          </w:rPr>
          <w:t>.</w:t>
        </w:r>
      </w:ins>
    </w:p>
    <w:p w14:paraId="13FB773F" w14:textId="77777777" w:rsidR="00340814" w:rsidRPr="0018468E" w:rsidRDefault="00340814" w:rsidP="00442C9A"/>
    <w:p w14:paraId="08A6FF04" w14:textId="5461932B" w:rsidR="000559AE" w:rsidRPr="0018468E" w:rsidDel="00340814" w:rsidRDefault="000559AE" w:rsidP="00FD0344">
      <w:pPr>
        <w:pStyle w:val="Nadpis2"/>
        <w:rPr>
          <w:del w:id="977" w:author="Valerij Šlovikov" w:date="2025-07-08T21:09:00Z" w16du:dateUtc="2025-07-08T19:09:00Z"/>
          <w:rFonts w:cstheme="minorHAnsi"/>
        </w:rPr>
      </w:pPr>
      <w:bookmarkStart w:id="978" w:name="_Toc202559899"/>
      <w:del w:id="979" w:author="Valerij Šlovikov" w:date="2025-07-08T21:09:00Z" w16du:dateUtc="2025-07-08T19:09:00Z">
        <w:r w:rsidRPr="0018468E" w:rsidDel="00340814">
          <w:rPr>
            <w:rFonts w:cstheme="minorHAnsi"/>
          </w:rPr>
          <w:lastRenderedPageBreak/>
          <w:delText>Měřené metriky a nástroje</w:delText>
        </w:r>
        <w:bookmarkEnd w:id="978"/>
      </w:del>
    </w:p>
    <w:p w14:paraId="0991F720" w14:textId="3D5AB423" w:rsidR="000559AE" w:rsidRPr="0018468E" w:rsidDel="00340814" w:rsidRDefault="000559AE" w:rsidP="00442C9A">
      <w:pPr>
        <w:pStyle w:val="Nadpis3"/>
        <w:rPr>
          <w:del w:id="980" w:author="Valerij Šlovikov" w:date="2025-07-08T21:09:00Z" w16du:dateUtc="2025-07-08T19:09:00Z"/>
          <w:rFonts w:cstheme="minorHAnsi"/>
        </w:rPr>
      </w:pPr>
      <w:bookmarkStart w:id="981" w:name="_Toc202559900"/>
      <w:del w:id="982" w:author="Valerij Šlovikov" w:date="2025-07-08T21:09:00Z" w16du:dateUtc="2025-07-08T19:09:00Z">
        <w:r w:rsidRPr="0018468E" w:rsidDel="00340814">
          <w:rPr>
            <w:rFonts w:cstheme="minorHAnsi"/>
          </w:rPr>
          <w:delText>Performance metriky</w:delText>
        </w:r>
        <w:bookmarkEnd w:id="981"/>
      </w:del>
    </w:p>
    <w:p w14:paraId="3FC242B8" w14:textId="0BD3CE21" w:rsidR="000559AE" w:rsidRPr="0018468E" w:rsidDel="00340814" w:rsidRDefault="000559AE" w:rsidP="00442C9A">
      <w:pPr>
        <w:rPr>
          <w:del w:id="983" w:author="Valerij Šlovikov" w:date="2025-07-08T21:09:00Z" w16du:dateUtc="2025-07-08T19:09:00Z"/>
        </w:rPr>
      </w:pPr>
      <w:del w:id="984" w:author="Valerij Šlovikov" w:date="2025-07-08T21:09:00Z" w16du:dateUtc="2025-07-08T19:09:00Z">
        <w:r w:rsidRPr="0018468E" w:rsidDel="00340814">
          <w:delText>Frames Per Second (FPS):</w:delText>
        </w:r>
      </w:del>
    </w:p>
    <w:p w14:paraId="1A865A3F" w14:textId="4B89F608" w:rsidR="000559AE" w:rsidRPr="0018468E" w:rsidDel="00340814" w:rsidRDefault="000559AE" w:rsidP="00442C9A">
      <w:pPr>
        <w:pStyle w:val="Odstavecseseznamem"/>
        <w:numPr>
          <w:ilvl w:val="0"/>
          <w:numId w:val="33"/>
        </w:numPr>
        <w:rPr>
          <w:del w:id="985" w:author="Valerij Šlovikov" w:date="2025-07-08T21:09:00Z" w16du:dateUtc="2025-07-08T19:09:00Z"/>
        </w:rPr>
      </w:pPr>
      <w:del w:id="986" w:author="Valerij Šlovikov" w:date="2025-07-08T21:09:00Z" w16du:dateUtc="2025-07-08T19:09:00Z">
        <w:r w:rsidRPr="0018468E" w:rsidDel="00340814">
          <w:delText xml:space="preserve">Měřeno pomocí knihovny </w:delText>
        </w:r>
        <w:r w:rsidRPr="0018468E" w:rsidDel="00340814">
          <w:rPr>
            <w:b/>
            <w:bCs/>
          </w:rPr>
          <w:delText>stats.js</w:delText>
        </w:r>
        <w:r w:rsidRPr="0018468E" w:rsidDel="00340814">
          <w:delText xml:space="preserve"> integrované přímo do aplikace</w:delText>
        </w:r>
      </w:del>
    </w:p>
    <w:p w14:paraId="2F40EEB7" w14:textId="3791C35B" w:rsidR="000559AE" w:rsidRPr="0018468E" w:rsidDel="00340814" w:rsidRDefault="000559AE" w:rsidP="00442C9A">
      <w:pPr>
        <w:pStyle w:val="Odstavecseseznamem"/>
        <w:numPr>
          <w:ilvl w:val="0"/>
          <w:numId w:val="33"/>
        </w:numPr>
        <w:rPr>
          <w:del w:id="987" w:author="Valerij Šlovikov" w:date="2025-07-08T21:09:00Z" w16du:dateUtc="2025-07-08T19:09:00Z"/>
        </w:rPr>
      </w:pPr>
      <w:del w:id="988" w:author="Valerij Šlovikov" w:date="2025-07-08T21:09:00Z" w16du:dateUtc="2025-07-08T19:09:00Z">
        <w:r w:rsidRPr="0018468E" w:rsidDel="00340814">
          <w:delText>Vzorkování každý frame po dobu 2-3 minut pro stabilní průměr</w:delText>
        </w:r>
      </w:del>
    </w:p>
    <w:p w14:paraId="6912B56D" w14:textId="1AE20FC9" w:rsidR="000559AE" w:rsidRPr="0018468E" w:rsidDel="00340814" w:rsidRDefault="000559AE" w:rsidP="00442C9A">
      <w:pPr>
        <w:pStyle w:val="Odstavecseseznamem"/>
        <w:numPr>
          <w:ilvl w:val="0"/>
          <w:numId w:val="33"/>
        </w:numPr>
        <w:rPr>
          <w:del w:id="989" w:author="Valerij Šlovikov" w:date="2025-07-08T21:09:00Z" w16du:dateUtc="2025-07-08T19:09:00Z"/>
        </w:rPr>
      </w:pPr>
      <w:del w:id="990" w:author="Valerij Šlovikov" w:date="2025-07-08T21:09:00Z" w16du:dateUtc="2025-07-08T19:09:00Z">
        <w:r w:rsidRPr="0018468E" w:rsidDel="00340814">
          <w:delText>Zaznamenávání minimum, maximum, průměr a medián hodnot</w:delText>
        </w:r>
      </w:del>
    </w:p>
    <w:p w14:paraId="0DC6F35D" w14:textId="0795DD5D" w:rsidR="000559AE" w:rsidRPr="0018468E" w:rsidDel="00340814" w:rsidRDefault="000559AE" w:rsidP="00442C9A">
      <w:pPr>
        <w:rPr>
          <w:del w:id="991" w:author="Valerij Šlovikov" w:date="2025-07-08T21:09:00Z" w16du:dateUtc="2025-07-08T19:09:00Z"/>
        </w:rPr>
      </w:pPr>
      <w:del w:id="992" w:author="Valerij Šlovikov" w:date="2025-07-08T21:09:00Z" w16du:dateUtc="2025-07-08T19:09:00Z">
        <w:r w:rsidRPr="0018468E" w:rsidDel="00340814">
          <w:delText>Memory Usage:</w:delText>
        </w:r>
      </w:del>
    </w:p>
    <w:p w14:paraId="2472E551" w14:textId="268B768A" w:rsidR="000559AE" w:rsidRPr="0018468E" w:rsidDel="00340814" w:rsidRDefault="000559AE" w:rsidP="00442C9A">
      <w:pPr>
        <w:pStyle w:val="Odstavecseseznamem"/>
        <w:numPr>
          <w:ilvl w:val="0"/>
          <w:numId w:val="34"/>
        </w:numPr>
        <w:rPr>
          <w:del w:id="993" w:author="Valerij Šlovikov" w:date="2025-07-08T21:09:00Z" w16du:dateUtc="2025-07-08T19:09:00Z"/>
        </w:rPr>
      </w:pPr>
      <w:del w:id="994" w:author="Valerij Šlovikov" w:date="2025-07-08T21:09:00Z" w16du:dateUtc="2025-07-08T19:09:00Z">
        <w:r w:rsidRPr="0018468E" w:rsidDel="00340814">
          <w:rPr>
            <w:b/>
            <w:bCs/>
          </w:rPr>
          <w:delText>Heap Memory:</w:delText>
        </w:r>
        <w:r w:rsidRPr="0018468E" w:rsidDel="00340814">
          <w:delText xml:space="preserve"> Měřeno prostřednictvím Chrome DevTools Memory tab</w:delText>
        </w:r>
      </w:del>
    </w:p>
    <w:p w14:paraId="66D4268C" w14:textId="4CE6D7A4" w:rsidR="000559AE" w:rsidRPr="0018468E" w:rsidDel="00340814" w:rsidRDefault="000559AE" w:rsidP="00442C9A">
      <w:pPr>
        <w:pStyle w:val="Odstavecseseznamem"/>
        <w:numPr>
          <w:ilvl w:val="0"/>
          <w:numId w:val="34"/>
        </w:numPr>
        <w:rPr>
          <w:del w:id="995" w:author="Valerij Šlovikov" w:date="2025-07-08T21:09:00Z" w16du:dateUtc="2025-07-08T19:09:00Z"/>
        </w:rPr>
      </w:pPr>
      <w:del w:id="996" w:author="Valerij Šlovikov" w:date="2025-07-08T21:09:00Z" w16du:dateUtc="2025-07-08T19:09:00Z">
        <w:r w:rsidRPr="0018468E" w:rsidDel="00340814">
          <w:rPr>
            <w:b/>
            <w:bCs/>
          </w:rPr>
          <w:delText>GPU Memory:</w:delText>
        </w:r>
        <w:r w:rsidRPr="0018468E" w:rsidDel="00340814">
          <w:delText xml:space="preserve"> Monitoring prostřednictvím browser performance API</w:delText>
        </w:r>
      </w:del>
    </w:p>
    <w:p w14:paraId="73D7A5B1" w14:textId="7FD94D28" w:rsidR="000559AE" w:rsidRPr="0018468E" w:rsidDel="00340814" w:rsidRDefault="000559AE" w:rsidP="00442C9A">
      <w:pPr>
        <w:pStyle w:val="Odstavecseseznamem"/>
        <w:numPr>
          <w:ilvl w:val="0"/>
          <w:numId w:val="34"/>
        </w:numPr>
        <w:rPr>
          <w:del w:id="997" w:author="Valerij Šlovikov" w:date="2025-07-08T21:09:00Z" w16du:dateUtc="2025-07-08T19:09:00Z"/>
        </w:rPr>
      </w:pPr>
      <w:del w:id="998" w:author="Valerij Šlovikov" w:date="2025-07-08T21:09:00Z" w16du:dateUtc="2025-07-08T19:09:00Z">
        <w:r w:rsidRPr="0018468E" w:rsidDel="00340814">
          <w:rPr>
            <w:b/>
            <w:bCs/>
          </w:rPr>
          <w:delText>Memory leaks detection:</w:delText>
        </w:r>
        <w:r w:rsidRPr="0018468E" w:rsidDel="00340814">
          <w:delText xml:space="preserve"> Porovnání stavu paměti před a po testu</w:delText>
        </w:r>
      </w:del>
    </w:p>
    <w:p w14:paraId="32FC7987" w14:textId="061CCEE8" w:rsidR="000559AE" w:rsidRPr="0018468E" w:rsidDel="00340814" w:rsidRDefault="000559AE" w:rsidP="00442C9A">
      <w:pPr>
        <w:rPr>
          <w:del w:id="999" w:author="Valerij Šlovikov" w:date="2025-07-08T21:09:00Z" w16du:dateUtc="2025-07-08T19:09:00Z"/>
        </w:rPr>
      </w:pPr>
      <w:del w:id="1000" w:author="Valerij Šlovikov" w:date="2025-07-08T21:09:00Z" w16du:dateUtc="2025-07-08T19:09:00Z">
        <w:r w:rsidRPr="0018468E" w:rsidDel="00340814">
          <w:delText>Loading Performance:</w:delText>
        </w:r>
      </w:del>
    </w:p>
    <w:p w14:paraId="1ACEFE32" w14:textId="0DC749BE" w:rsidR="000559AE" w:rsidRPr="0018468E" w:rsidDel="00340814" w:rsidRDefault="000559AE" w:rsidP="00442C9A">
      <w:pPr>
        <w:pStyle w:val="Odstavecseseznamem"/>
        <w:numPr>
          <w:ilvl w:val="0"/>
          <w:numId w:val="35"/>
        </w:numPr>
        <w:rPr>
          <w:del w:id="1001" w:author="Valerij Šlovikov" w:date="2025-07-08T21:09:00Z" w16du:dateUtc="2025-07-08T19:09:00Z"/>
        </w:rPr>
      </w:pPr>
      <w:del w:id="1002" w:author="Valerij Šlovikov" w:date="2025-07-08T21:09:00Z" w16du:dateUtc="2025-07-08T19:09:00Z">
        <w:r w:rsidRPr="0018468E" w:rsidDel="00340814">
          <w:rPr>
            <w:b/>
            <w:bCs/>
          </w:rPr>
          <w:delText>Asset loading time:</w:delText>
        </w:r>
        <w:r w:rsidRPr="0018468E" w:rsidDel="00340814">
          <w:delText xml:space="preserve"> Doba načítání 3D modelů, textur a shaderů</w:delText>
        </w:r>
      </w:del>
    </w:p>
    <w:p w14:paraId="11FA88F4" w14:textId="0EBC6111" w:rsidR="000559AE" w:rsidRPr="0018468E" w:rsidDel="00340814" w:rsidRDefault="000559AE" w:rsidP="00442C9A">
      <w:pPr>
        <w:pStyle w:val="Odstavecseseznamem"/>
        <w:numPr>
          <w:ilvl w:val="0"/>
          <w:numId w:val="35"/>
        </w:numPr>
        <w:rPr>
          <w:del w:id="1003" w:author="Valerij Šlovikov" w:date="2025-07-08T21:09:00Z" w16du:dateUtc="2025-07-08T19:09:00Z"/>
        </w:rPr>
      </w:pPr>
      <w:del w:id="1004" w:author="Valerij Šlovikov" w:date="2025-07-08T21:09:00Z" w16du:dateUtc="2025-07-08T19:09:00Z">
        <w:r w:rsidRPr="0018468E" w:rsidDel="00340814">
          <w:rPr>
            <w:b/>
            <w:bCs/>
          </w:rPr>
          <w:delText>Shader compilation time:</w:delText>
        </w:r>
        <w:r w:rsidRPr="0018468E" w:rsidDel="00340814">
          <w:delText xml:space="preserve"> Měření doby kompilace vertex a fragment shaderů</w:delText>
        </w:r>
      </w:del>
    </w:p>
    <w:p w14:paraId="5364A260" w14:textId="01FFD547" w:rsidR="000559AE" w:rsidRPr="0018468E" w:rsidDel="00340814" w:rsidRDefault="000559AE" w:rsidP="00442C9A">
      <w:pPr>
        <w:pStyle w:val="Odstavecseseznamem"/>
        <w:numPr>
          <w:ilvl w:val="0"/>
          <w:numId w:val="35"/>
        </w:numPr>
        <w:rPr>
          <w:del w:id="1005" w:author="Valerij Šlovikov" w:date="2025-07-08T21:09:00Z" w16du:dateUtc="2025-07-08T19:09:00Z"/>
        </w:rPr>
      </w:pPr>
      <w:del w:id="1006" w:author="Valerij Šlovikov" w:date="2025-07-08T21:09:00Z" w16du:dateUtc="2025-07-08T19:09:00Z">
        <w:r w:rsidRPr="0018468E" w:rsidDel="00340814">
          <w:rPr>
            <w:b/>
            <w:bCs/>
          </w:rPr>
          <w:delText>Time to first frame:</w:delText>
        </w:r>
        <w:r w:rsidRPr="0018468E" w:rsidDel="00340814">
          <w:delText xml:space="preserve"> Doba od inicializace do prvního vykresleného snímku</w:delText>
        </w:r>
      </w:del>
    </w:p>
    <w:p w14:paraId="56B61D62" w14:textId="45562F5B" w:rsidR="000559AE" w:rsidRPr="0018468E" w:rsidDel="00340814" w:rsidRDefault="000559AE" w:rsidP="00442C9A">
      <w:pPr>
        <w:rPr>
          <w:del w:id="1007" w:author="Valerij Šlovikov" w:date="2025-07-08T21:09:00Z" w16du:dateUtc="2025-07-08T19:09:00Z"/>
        </w:rPr>
      </w:pPr>
      <w:del w:id="1008" w:author="Valerij Šlovikov" w:date="2025-07-08T21:09:00Z" w16du:dateUtc="2025-07-08T19:09:00Z">
        <w:r w:rsidRPr="0018468E" w:rsidDel="00340814">
          <w:delText>Nástroje pro měření</w:delText>
        </w:r>
      </w:del>
    </w:p>
    <w:p w14:paraId="239210A5" w14:textId="0301CE56" w:rsidR="000559AE" w:rsidRPr="0018468E" w:rsidDel="00340814" w:rsidRDefault="000559AE" w:rsidP="00442C9A">
      <w:pPr>
        <w:rPr>
          <w:del w:id="1009" w:author="Valerij Šlovikov" w:date="2025-07-08T21:09:00Z" w16du:dateUtc="2025-07-08T19:09:00Z"/>
        </w:rPr>
      </w:pPr>
      <w:del w:id="1010" w:author="Valerij Šlovikov" w:date="2025-07-08T21:09:00Z" w16du:dateUtc="2025-07-08T19:09:00Z">
        <w:r w:rsidRPr="0018468E" w:rsidDel="00340814">
          <w:delText>Browser-integrated nástroje:</w:delText>
        </w:r>
      </w:del>
    </w:p>
    <w:p w14:paraId="35954DD4" w14:textId="564CA2E4" w:rsidR="000559AE" w:rsidRPr="0018468E" w:rsidDel="00340814" w:rsidRDefault="000559AE" w:rsidP="00442C9A">
      <w:pPr>
        <w:pStyle w:val="Odstavecseseznamem"/>
        <w:numPr>
          <w:ilvl w:val="0"/>
          <w:numId w:val="36"/>
        </w:numPr>
        <w:rPr>
          <w:del w:id="1011" w:author="Valerij Šlovikov" w:date="2025-07-08T21:09:00Z" w16du:dateUtc="2025-07-08T19:09:00Z"/>
        </w:rPr>
      </w:pPr>
      <w:del w:id="1012" w:author="Valerij Šlovikov" w:date="2025-07-08T21:09:00Z" w16du:dateUtc="2025-07-08T19:09:00Z">
        <w:r w:rsidRPr="0018468E" w:rsidDel="00340814">
          <w:rPr>
            <w:b/>
            <w:bCs/>
          </w:rPr>
          <w:delText>Chrome DevTools Performance tab</w:delText>
        </w:r>
        <w:r w:rsidRPr="0018468E" w:rsidDel="00340814">
          <w:delText xml:space="preserve"> pro detailní analýzu rendering pipeline</w:delText>
        </w:r>
      </w:del>
    </w:p>
    <w:p w14:paraId="3BD78739" w14:textId="1DC0E27E" w:rsidR="000559AE" w:rsidRPr="0018468E" w:rsidDel="00340814" w:rsidRDefault="000559AE" w:rsidP="00442C9A">
      <w:pPr>
        <w:pStyle w:val="Odstavecseseznamem"/>
        <w:numPr>
          <w:ilvl w:val="0"/>
          <w:numId w:val="36"/>
        </w:numPr>
        <w:rPr>
          <w:del w:id="1013" w:author="Valerij Šlovikov" w:date="2025-07-08T21:09:00Z" w16du:dateUtc="2025-07-08T19:09:00Z"/>
        </w:rPr>
      </w:pPr>
      <w:del w:id="1014" w:author="Valerij Šlovikov" w:date="2025-07-08T21:09:00Z" w16du:dateUtc="2025-07-08T19:09:00Z">
        <w:r w:rsidRPr="0018468E" w:rsidDel="00340814">
          <w:rPr>
            <w:b/>
            <w:bCs/>
          </w:rPr>
          <w:delText>Firefox Developer Tools</w:delText>
        </w:r>
        <w:r w:rsidRPr="0018468E" w:rsidDel="00340814">
          <w:delText xml:space="preserve"> pro cross-browser validaci výsledků</w:delText>
        </w:r>
      </w:del>
    </w:p>
    <w:p w14:paraId="566B5AF1" w14:textId="0A62D49C" w:rsidR="000559AE" w:rsidRPr="0018468E" w:rsidDel="00340814" w:rsidRDefault="000559AE" w:rsidP="00442C9A">
      <w:pPr>
        <w:pStyle w:val="Odstavecseseznamem"/>
        <w:numPr>
          <w:ilvl w:val="0"/>
          <w:numId w:val="36"/>
        </w:numPr>
        <w:rPr>
          <w:del w:id="1015" w:author="Valerij Šlovikov" w:date="2025-07-08T21:09:00Z" w16du:dateUtc="2025-07-08T19:09:00Z"/>
        </w:rPr>
      </w:pPr>
      <w:del w:id="1016" w:author="Valerij Šlovikov" w:date="2025-07-08T21:09:00Z" w16du:dateUtc="2025-07-08T19:09:00Z">
        <w:r w:rsidRPr="0018468E" w:rsidDel="00340814">
          <w:delText>WebGL/WebGPU Inspector extensions pro GPU-specific metriky</w:delText>
        </w:r>
      </w:del>
    </w:p>
    <w:p w14:paraId="6F8CA318" w14:textId="1E2AE57E" w:rsidR="000559AE" w:rsidRPr="0018468E" w:rsidDel="00340814" w:rsidRDefault="000559AE" w:rsidP="00442C9A">
      <w:pPr>
        <w:rPr>
          <w:del w:id="1017" w:author="Valerij Šlovikov" w:date="2025-07-08T21:09:00Z" w16du:dateUtc="2025-07-08T19:09:00Z"/>
        </w:rPr>
      </w:pPr>
      <w:del w:id="1018" w:author="Valerij Šlovikov" w:date="2025-07-08T21:09:00Z" w16du:dateUtc="2025-07-08T19:09:00Z">
        <w:r w:rsidRPr="0018468E" w:rsidDel="00340814">
          <w:delText>Custom monitoring:</w:delText>
        </w:r>
      </w:del>
    </w:p>
    <w:p w14:paraId="0159BDDE" w14:textId="5C376605" w:rsidR="000559AE" w:rsidRPr="0018468E" w:rsidDel="00340814" w:rsidRDefault="000559AE" w:rsidP="00442C9A">
      <w:pPr>
        <w:pStyle w:val="Odstavecseseznamem"/>
        <w:numPr>
          <w:ilvl w:val="0"/>
          <w:numId w:val="37"/>
        </w:numPr>
        <w:rPr>
          <w:del w:id="1019" w:author="Valerij Šlovikov" w:date="2025-07-08T21:09:00Z" w16du:dateUtc="2025-07-08T19:09:00Z"/>
        </w:rPr>
      </w:pPr>
      <w:del w:id="1020" w:author="Valerij Šlovikov" w:date="2025-07-08T21:09:00Z" w16du:dateUtc="2025-07-08T19:09:00Z">
        <w:r w:rsidRPr="0018468E" w:rsidDel="00340814">
          <w:delText xml:space="preserve">Rozšířená </w:delText>
        </w:r>
        <w:r w:rsidRPr="0018468E" w:rsidDel="00340814">
          <w:rPr>
            <w:b/>
            <w:bCs/>
          </w:rPr>
          <w:delText>stats.js</w:delText>
        </w:r>
        <w:r w:rsidRPr="0018468E" w:rsidDel="00340814">
          <w:delText xml:space="preserve"> implementace s exportem dat</w:delText>
        </w:r>
      </w:del>
    </w:p>
    <w:p w14:paraId="6AD5A1B9" w14:textId="5D2657DB" w:rsidR="000559AE" w:rsidRPr="0018468E" w:rsidDel="00340814" w:rsidRDefault="000559AE" w:rsidP="00442C9A">
      <w:pPr>
        <w:pStyle w:val="Odstavecseseznamem"/>
        <w:numPr>
          <w:ilvl w:val="0"/>
          <w:numId w:val="37"/>
        </w:numPr>
        <w:rPr>
          <w:del w:id="1021" w:author="Valerij Šlovikov" w:date="2025-07-08T21:09:00Z" w16du:dateUtc="2025-07-08T19:09:00Z"/>
        </w:rPr>
      </w:pPr>
      <w:del w:id="1022" w:author="Valerij Šlovikov" w:date="2025-07-08T21:09:00Z" w16du:dateUtc="2025-07-08T19:09:00Z">
        <w:r w:rsidRPr="0018468E" w:rsidDel="00340814">
          <w:delText>Automatizované logování metrik do JSON formátu</w:delText>
        </w:r>
      </w:del>
    </w:p>
    <w:p w14:paraId="20AA1944" w14:textId="1D5BFDDE" w:rsidR="000559AE" w:rsidRPr="0018468E" w:rsidDel="00340814" w:rsidRDefault="000559AE" w:rsidP="00442C9A">
      <w:pPr>
        <w:pStyle w:val="Odstavecseseznamem"/>
        <w:numPr>
          <w:ilvl w:val="0"/>
          <w:numId w:val="37"/>
        </w:numPr>
        <w:rPr>
          <w:del w:id="1023" w:author="Valerij Šlovikov" w:date="2025-07-08T21:09:00Z" w16du:dateUtc="2025-07-08T19:09:00Z"/>
        </w:rPr>
      </w:pPr>
      <w:del w:id="1024" w:author="Valerij Šlovikov" w:date="2025-07-08T21:09:00Z" w16du:dateUtc="2025-07-08T19:09:00Z">
        <w:r w:rsidRPr="0018468E" w:rsidDel="00340814">
          <w:delText>Real-time monitoring s možností exportu pro statistickou analýzu</w:delText>
        </w:r>
      </w:del>
    </w:p>
    <w:p w14:paraId="389809AA" w14:textId="043D2B51" w:rsidR="000559AE" w:rsidRPr="0018468E" w:rsidDel="00340814" w:rsidRDefault="000559AE" w:rsidP="00FD0344">
      <w:pPr>
        <w:pStyle w:val="Nadpis2"/>
        <w:rPr>
          <w:del w:id="1025" w:author="Valerij Šlovikov" w:date="2025-07-08T21:09:00Z" w16du:dateUtc="2025-07-08T19:09:00Z"/>
          <w:rFonts w:cstheme="minorHAnsi"/>
        </w:rPr>
      </w:pPr>
      <w:bookmarkStart w:id="1026" w:name="_Toc202559901"/>
      <w:del w:id="1027" w:author="Valerij Šlovikov" w:date="2025-07-08T21:09:00Z" w16du:dateUtc="2025-07-08T19:09:00Z">
        <w:r w:rsidRPr="0018468E" w:rsidDel="00340814">
          <w:rPr>
            <w:rFonts w:cstheme="minorHAnsi"/>
          </w:rPr>
          <w:delText>Statistická metodologie</w:delText>
        </w:r>
        <w:bookmarkEnd w:id="1026"/>
      </w:del>
    </w:p>
    <w:p w14:paraId="3BB78EEF" w14:textId="4F093130" w:rsidR="000559AE" w:rsidRPr="0018468E" w:rsidDel="00340814" w:rsidRDefault="000559AE" w:rsidP="00442C9A">
      <w:pPr>
        <w:rPr>
          <w:del w:id="1028" w:author="Valerij Šlovikov" w:date="2025-07-08T21:09:00Z" w16du:dateUtc="2025-07-08T19:09:00Z"/>
        </w:rPr>
      </w:pPr>
      <w:del w:id="1029" w:author="Valerij Šlovikov" w:date="2025-07-08T21:09:00Z" w16du:dateUtc="2025-07-08T19:09:00Z">
        <w:r w:rsidRPr="0018468E" w:rsidDel="00340814">
          <w:delText>Validita a reprodukovatelnost</w:delText>
        </w:r>
      </w:del>
    </w:p>
    <w:p w14:paraId="0BF327F1" w14:textId="27188270" w:rsidR="000559AE" w:rsidRPr="0018468E" w:rsidDel="00340814" w:rsidRDefault="000559AE" w:rsidP="00442C9A">
      <w:pPr>
        <w:rPr>
          <w:del w:id="1030" w:author="Valerij Šlovikov" w:date="2025-07-08T21:09:00Z" w16du:dateUtc="2025-07-08T19:09:00Z"/>
        </w:rPr>
      </w:pPr>
      <w:del w:id="1031" w:author="Valerij Šlovikov" w:date="2025-07-08T21:09:00Z" w16du:dateUtc="2025-07-08T19:09:00Z">
        <w:r w:rsidRPr="0018468E" w:rsidDel="00340814">
          <w:rPr>
            <w:b/>
            <w:bCs/>
          </w:rPr>
          <w:delText>Počet opakování:</w:delText>
        </w:r>
        <w:r w:rsidRPr="0018468E" w:rsidDel="00340814">
          <w:delText xml:space="preserve"> Každý test je opakován </w:delText>
        </w:r>
        <w:r w:rsidRPr="0018468E" w:rsidDel="00340814">
          <w:rPr>
            <w:b/>
            <w:bCs/>
          </w:rPr>
          <w:delText>10krát</w:delText>
        </w:r>
        <w:r w:rsidRPr="0018468E" w:rsidDel="00340814">
          <w:delText xml:space="preserve"> pro zajištění statistické významnosti a eliminaci náhodných výkyvů.</w:delText>
        </w:r>
      </w:del>
    </w:p>
    <w:p w14:paraId="0A4FF61C" w14:textId="1E26F266" w:rsidR="000559AE" w:rsidRPr="0018468E" w:rsidDel="00340814" w:rsidRDefault="000559AE" w:rsidP="00442C9A">
      <w:pPr>
        <w:rPr>
          <w:del w:id="1032" w:author="Valerij Šlovikov" w:date="2025-07-08T21:09:00Z" w16du:dateUtc="2025-07-08T19:09:00Z"/>
        </w:rPr>
      </w:pPr>
      <w:del w:id="1033" w:author="Valerij Šlovikov" w:date="2025-07-08T21:09:00Z" w16du:dateUtc="2025-07-08T19:09:00Z">
        <w:r w:rsidRPr="0018468E" w:rsidDel="00340814">
          <w:delText>Statistické vyhodnocení:</w:delText>
        </w:r>
      </w:del>
    </w:p>
    <w:p w14:paraId="38A1546F" w14:textId="6D3B7357" w:rsidR="000559AE" w:rsidRPr="0018468E" w:rsidDel="00340814" w:rsidRDefault="000559AE" w:rsidP="00442C9A">
      <w:pPr>
        <w:pStyle w:val="Odstavecseseznamem"/>
        <w:numPr>
          <w:ilvl w:val="0"/>
          <w:numId w:val="38"/>
        </w:numPr>
        <w:rPr>
          <w:del w:id="1034" w:author="Valerij Šlovikov" w:date="2025-07-08T21:09:00Z" w16du:dateUtc="2025-07-08T19:09:00Z"/>
        </w:rPr>
      </w:pPr>
      <w:del w:id="1035" w:author="Valerij Šlovikov" w:date="2025-07-08T21:09:00Z" w16du:dateUtc="2025-07-08T19:09:00Z">
        <w:r w:rsidRPr="0018468E" w:rsidDel="00340814">
          <w:rPr>
            <w:b/>
            <w:bCs/>
          </w:rPr>
          <w:delText>Medián</w:delText>
        </w:r>
        <w:r w:rsidRPr="0018468E" w:rsidDel="00340814">
          <w:delText xml:space="preserve"> jako primární metrika (odolnost proti outliers)</w:delText>
        </w:r>
      </w:del>
    </w:p>
    <w:p w14:paraId="2030EC03" w14:textId="4BD0A9C7" w:rsidR="000559AE" w:rsidRPr="0018468E" w:rsidDel="00340814" w:rsidRDefault="000559AE" w:rsidP="00442C9A">
      <w:pPr>
        <w:pStyle w:val="Odstavecseseznamem"/>
        <w:numPr>
          <w:ilvl w:val="0"/>
          <w:numId w:val="38"/>
        </w:numPr>
        <w:rPr>
          <w:del w:id="1036" w:author="Valerij Šlovikov" w:date="2025-07-08T21:09:00Z" w16du:dateUtc="2025-07-08T19:09:00Z"/>
        </w:rPr>
      </w:pPr>
      <w:del w:id="1037" w:author="Valerij Šlovikov" w:date="2025-07-08T21:09:00Z" w16du:dateUtc="2025-07-08T19:09:00Z">
        <w:r w:rsidRPr="0018468E" w:rsidDel="00340814">
          <w:rPr>
            <w:b/>
            <w:bCs/>
          </w:rPr>
          <w:delText>Průměr</w:delText>
        </w:r>
        <w:r w:rsidRPr="0018468E" w:rsidDel="00340814">
          <w:delText xml:space="preserve"> pro srovnání s průmyslovými standardy</w:delText>
        </w:r>
      </w:del>
    </w:p>
    <w:p w14:paraId="0FDADFB9" w14:textId="26D4D278" w:rsidR="000559AE" w:rsidRPr="0018468E" w:rsidDel="00340814" w:rsidRDefault="000559AE" w:rsidP="00442C9A">
      <w:pPr>
        <w:pStyle w:val="Odstavecseseznamem"/>
        <w:numPr>
          <w:ilvl w:val="0"/>
          <w:numId w:val="38"/>
        </w:numPr>
        <w:rPr>
          <w:del w:id="1038" w:author="Valerij Šlovikov" w:date="2025-07-08T21:09:00Z" w16du:dateUtc="2025-07-08T19:09:00Z"/>
        </w:rPr>
      </w:pPr>
      <w:del w:id="1039" w:author="Valerij Šlovikov" w:date="2025-07-08T21:09:00Z" w16du:dateUtc="2025-07-08T19:09:00Z">
        <w:r w:rsidRPr="0018468E" w:rsidDel="00340814">
          <w:rPr>
            <w:b/>
            <w:bCs/>
          </w:rPr>
          <w:delText>Směrodatná odchylka</w:delText>
        </w:r>
        <w:r w:rsidRPr="0018468E" w:rsidDel="00340814">
          <w:delText xml:space="preserve"> pro měření konzistence výkonu</w:delText>
        </w:r>
      </w:del>
    </w:p>
    <w:p w14:paraId="5AC56B43" w14:textId="2EA5A267" w:rsidR="000559AE" w:rsidRPr="0018468E" w:rsidDel="00340814" w:rsidRDefault="000559AE" w:rsidP="00442C9A">
      <w:pPr>
        <w:rPr>
          <w:del w:id="1040" w:author="Valerij Šlovikov" w:date="2025-07-08T21:09:00Z" w16du:dateUtc="2025-07-08T19:09:00Z"/>
        </w:rPr>
      </w:pPr>
      <w:del w:id="1041" w:author="Valerij Šlovikov" w:date="2025-07-08T21:09:00Z" w16du:dateUtc="2025-07-08T19:09:00Z">
        <w:r w:rsidRPr="0018468E" w:rsidDel="00340814">
          <w:rPr>
            <w:b/>
            <w:bCs/>
          </w:rPr>
          <w:delText>Threshold pro validitu:</w:delText>
        </w:r>
        <w:r w:rsidRPr="0018468E" w:rsidDel="00340814">
          <w:delText xml:space="preserve"> Pokud směrodatná odchylka překročí 15% průměrné hodnoty, test je zopakován s analýzou příčin variance.</w:delText>
        </w:r>
      </w:del>
    </w:p>
    <w:p w14:paraId="62B0C5E0" w14:textId="69DCFA8F" w:rsidR="000559AE" w:rsidRPr="0018468E" w:rsidDel="00340814" w:rsidRDefault="000559AE" w:rsidP="00442C9A">
      <w:pPr>
        <w:rPr>
          <w:del w:id="1042" w:author="Valerij Šlovikov" w:date="2025-07-08T21:09:00Z" w16du:dateUtc="2025-07-08T19:09:00Z"/>
        </w:rPr>
      </w:pPr>
      <w:del w:id="1043" w:author="Valerij Šlovikov" w:date="2025-07-08T21:09:00Z" w16du:dateUtc="2025-07-08T19:09:00Z">
        <w:r w:rsidRPr="0018468E" w:rsidDel="00340814">
          <w:delText>Eliminace externích faktorů</w:delText>
        </w:r>
      </w:del>
    </w:p>
    <w:p w14:paraId="32A408BA" w14:textId="56F043E8" w:rsidR="000559AE" w:rsidRPr="0018468E" w:rsidDel="00340814" w:rsidRDefault="000559AE" w:rsidP="00442C9A">
      <w:pPr>
        <w:rPr>
          <w:del w:id="1044" w:author="Valerij Šlovikov" w:date="2025-07-08T21:09:00Z" w16du:dateUtc="2025-07-08T19:09:00Z"/>
        </w:rPr>
      </w:pPr>
      <w:del w:id="1045" w:author="Valerij Šlovikov" w:date="2025-07-08T21:09:00Z" w16du:dateUtc="2025-07-08T19:09:00Z">
        <w:r w:rsidRPr="0018468E" w:rsidDel="00340814">
          <w:delText>Před každým testem:</w:delText>
        </w:r>
      </w:del>
    </w:p>
    <w:p w14:paraId="59EFA60E" w14:textId="3733A2DC" w:rsidR="000559AE" w:rsidRPr="0018468E" w:rsidDel="00340814" w:rsidRDefault="000559AE" w:rsidP="00442C9A">
      <w:pPr>
        <w:pStyle w:val="Odstavecseseznamem"/>
        <w:numPr>
          <w:ilvl w:val="0"/>
          <w:numId w:val="39"/>
        </w:numPr>
        <w:rPr>
          <w:del w:id="1046" w:author="Valerij Šlovikov" w:date="2025-07-08T21:09:00Z" w16du:dateUtc="2025-07-08T19:09:00Z"/>
        </w:rPr>
      </w:pPr>
      <w:del w:id="1047" w:author="Valerij Šlovikov" w:date="2025-07-08T21:09:00Z" w16du:dateUtc="2025-07-08T19:09:00Z">
        <w:r w:rsidRPr="0018468E" w:rsidDel="00340814">
          <w:delText>Restart prohlížeče a vymazání cache</w:delText>
        </w:r>
      </w:del>
    </w:p>
    <w:p w14:paraId="59C242CC" w14:textId="1AD3F6B5" w:rsidR="000559AE" w:rsidRPr="0018468E" w:rsidDel="00340814" w:rsidRDefault="000559AE" w:rsidP="00442C9A">
      <w:pPr>
        <w:pStyle w:val="Odstavecseseznamem"/>
        <w:numPr>
          <w:ilvl w:val="0"/>
          <w:numId w:val="39"/>
        </w:numPr>
        <w:rPr>
          <w:del w:id="1048" w:author="Valerij Šlovikov" w:date="2025-07-08T21:09:00Z" w16du:dateUtc="2025-07-08T19:09:00Z"/>
        </w:rPr>
      </w:pPr>
      <w:del w:id="1049" w:author="Valerij Šlovikov" w:date="2025-07-08T21:09:00Z" w16du:dateUtc="2025-07-08T19:09:00Z">
        <w:r w:rsidRPr="0018468E" w:rsidDel="00340814">
          <w:delText>Ukončení nepotřebných background procesů</w:delText>
        </w:r>
      </w:del>
    </w:p>
    <w:p w14:paraId="0C89728A" w14:textId="7898F9B9" w:rsidR="000559AE" w:rsidRPr="0018468E" w:rsidDel="00340814" w:rsidRDefault="000559AE" w:rsidP="00442C9A">
      <w:pPr>
        <w:pStyle w:val="Odstavecseseznamem"/>
        <w:numPr>
          <w:ilvl w:val="0"/>
          <w:numId w:val="39"/>
        </w:numPr>
        <w:rPr>
          <w:del w:id="1050" w:author="Valerij Šlovikov" w:date="2025-07-08T21:09:00Z" w16du:dateUtc="2025-07-08T19:09:00Z"/>
        </w:rPr>
      </w:pPr>
      <w:del w:id="1051" w:author="Valerij Šlovikov" w:date="2025-07-08T21:09:00Z" w16du:dateUtc="2025-07-08T19:09:00Z">
        <w:r w:rsidRPr="0018468E" w:rsidDel="00340814">
          <w:delText>Standardizace system load (idle CPU &lt; 5%)</w:delText>
        </w:r>
      </w:del>
    </w:p>
    <w:p w14:paraId="0FFBD73A" w14:textId="6B488426" w:rsidR="000559AE" w:rsidRPr="0018468E" w:rsidDel="00340814" w:rsidRDefault="000559AE" w:rsidP="00442C9A">
      <w:pPr>
        <w:pStyle w:val="Odstavecseseznamem"/>
        <w:numPr>
          <w:ilvl w:val="0"/>
          <w:numId w:val="39"/>
        </w:numPr>
        <w:rPr>
          <w:del w:id="1052" w:author="Valerij Šlovikov" w:date="2025-07-08T21:09:00Z" w16du:dateUtc="2025-07-08T19:09:00Z"/>
        </w:rPr>
      </w:pPr>
      <w:del w:id="1053" w:author="Valerij Šlovikov" w:date="2025-07-08T21:09:00Z" w16du:dateUtc="2025-07-08T19:09:00Z">
        <w:r w:rsidRPr="0018468E" w:rsidDel="00340814">
          <w:delText>Kontrola dostupné RAM a GPU paměti</w:delText>
        </w:r>
      </w:del>
    </w:p>
    <w:p w14:paraId="4B7C7D4C" w14:textId="751DF522" w:rsidR="000559AE" w:rsidRPr="0018468E" w:rsidDel="00340814" w:rsidRDefault="000559AE" w:rsidP="00442C9A">
      <w:pPr>
        <w:rPr>
          <w:del w:id="1054" w:author="Valerij Šlovikov" w:date="2025-07-08T21:09:00Z" w16du:dateUtc="2025-07-08T19:09:00Z"/>
        </w:rPr>
      </w:pPr>
      <w:del w:id="1055" w:author="Valerij Šlovikov" w:date="2025-07-08T21:09:00Z" w16du:dateUtc="2025-07-08T19:09:00Z">
        <w:r w:rsidRPr="0018468E" w:rsidDel="00340814">
          <w:delText>Během testování:</w:delText>
        </w:r>
      </w:del>
    </w:p>
    <w:p w14:paraId="01DFB36A" w14:textId="7CAB59EA" w:rsidR="000559AE" w:rsidRPr="0018468E" w:rsidDel="00340814" w:rsidRDefault="000559AE" w:rsidP="00442C9A">
      <w:pPr>
        <w:pStyle w:val="Odstavecseseznamem"/>
        <w:numPr>
          <w:ilvl w:val="0"/>
          <w:numId w:val="40"/>
        </w:numPr>
        <w:rPr>
          <w:del w:id="1056" w:author="Valerij Šlovikov" w:date="2025-07-08T21:09:00Z" w16du:dateUtc="2025-07-08T19:09:00Z"/>
        </w:rPr>
      </w:pPr>
      <w:del w:id="1057" w:author="Valerij Šlovikov" w:date="2025-07-08T21:09:00Z" w16du:dateUtc="2025-07-08T19:09:00Z">
        <w:r w:rsidRPr="0018468E" w:rsidDel="00340814">
          <w:delText>Minimalizace systémových interrupts</w:delText>
        </w:r>
      </w:del>
    </w:p>
    <w:p w14:paraId="7DF2A513" w14:textId="67CD9D42" w:rsidR="000559AE" w:rsidRPr="0018468E" w:rsidDel="00340814" w:rsidRDefault="000559AE" w:rsidP="00442C9A">
      <w:pPr>
        <w:pStyle w:val="Odstavecseseznamem"/>
        <w:numPr>
          <w:ilvl w:val="0"/>
          <w:numId w:val="40"/>
        </w:numPr>
        <w:rPr>
          <w:del w:id="1058" w:author="Valerij Šlovikov" w:date="2025-07-08T21:09:00Z" w16du:dateUtc="2025-07-08T19:09:00Z"/>
        </w:rPr>
      </w:pPr>
      <w:del w:id="1059" w:author="Valerij Šlovikov" w:date="2025-07-08T21:09:00Z" w16du:dateUtc="2025-07-08T19:09:00Z">
        <w:r w:rsidRPr="0018468E" w:rsidDel="00340814">
          <w:delText>Monitoring system resources pro detekci anomálií</w:delText>
        </w:r>
      </w:del>
    </w:p>
    <w:p w14:paraId="60B3B341" w14:textId="43E72550" w:rsidR="000559AE" w:rsidRPr="0018468E" w:rsidDel="00340814" w:rsidRDefault="000559AE" w:rsidP="00442C9A">
      <w:pPr>
        <w:pStyle w:val="Odstavecseseznamem"/>
        <w:numPr>
          <w:ilvl w:val="0"/>
          <w:numId w:val="40"/>
        </w:numPr>
        <w:rPr>
          <w:del w:id="1060" w:author="Valerij Šlovikov" w:date="2025-07-08T21:09:00Z" w16du:dateUtc="2025-07-08T19:09:00Z"/>
        </w:rPr>
      </w:pPr>
      <w:del w:id="1061" w:author="Valerij Šlovikov" w:date="2025-07-08T21:09:00Z" w16du:dateUtc="2025-07-08T19:09:00Z">
        <w:r w:rsidRPr="0018468E" w:rsidDel="00340814">
          <w:delText>Automatické zaznamenávání environment conditions</w:delText>
        </w:r>
      </w:del>
    </w:p>
    <w:p w14:paraId="68F09E00" w14:textId="338728F2" w:rsidR="000559AE" w:rsidRPr="0018468E" w:rsidDel="00340814" w:rsidRDefault="000559AE" w:rsidP="00442C9A">
      <w:pPr>
        <w:rPr>
          <w:del w:id="1062" w:author="Valerij Šlovikov" w:date="2025-07-08T21:09:00Z" w16du:dateUtc="2025-07-08T19:09:00Z"/>
        </w:rPr>
      </w:pPr>
      <w:del w:id="1063" w:author="Valerij Šlovikov" w:date="2025-07-08T21:09:00Z" w16du:dateUtc="2025-07-08T19:09:00Z">
        <w:r w:rsidRPr="0018468E" w:rsidDel="00340814">
          <w:delText>Warm-up období a JIT optimalizace</w:delText>
        </w:r>
      </w:del>
    </w:p>
    <w:p w14:paraId="71EA5A96" w14:textId="5B74549A" w:rsidR="000559AE" w:rsidRPr="0018468E" w:rsidDel="00340814" w:rsidRDefault="000559AE" w:rsidP="00442C9A">
      <w:pPr>
        <w:rPr>
          <w:del w:id="1064" w:author="Valerij Šlovikov" w:date="2025-07-08T21:09:00Z" w16du:dateUtc="2025-07-08T19:09:00Z"/>
        </w:rPr>
      </w:pPr>
      <w:del w:id="1065" w:author="Valerij Šlovikov" w:date="2025-07-08T21:09:00Z" w16du:dateUtc="2025-07-08T19:09:00Z">
        <w:r w:rsidRPr="0018468E" w:rsidDel="00340814">
          <w:delText>Moderní JavaScript enginy implementují Just-In-Time (JIT) kompilaci, která může ovlivnit výkonnostní metriky zejména v prvních sekundách běhu aplikace. Proto jsou všechna měření zaznamenávána od samého začátku testu, ale s možností dodatečné analýzy prvních 10-20 sekund pro identifikaci JIT efektů. V případě zjištění výrazných optimalizačních efektů budou tyto období vyloučeny ze základních statistik s odpovídajícím zdůvodněním.</w:delText>
        </w:r>
      </w:del>
    </w:p>
    <w:p w14:paraId="46A21E9C" w14:textId="2EA4EFB3" w:rsidR="000559AE" w:rsidRPr="0018468E" w:rsidDel="00340814" w:rsidRDefault="000559AE" w:rsidP="00FD0344">
      <w:pPr>
        <w:pStyle w:val="Nadpis2"/>
        <w:rPr>
          <w:del w:id="1066" w:author="Valerij Šlovikov" w:date="2025-07-08T21:09:00Z" w16du:dateUtc="2025-07-08T19:09:00Z"/>
          <w:rFonts w:cstheme="minorHAnsi"/>
        </w:rPr>
      </w:pPr>
      <w:bookmarkStart w:id="1067" w:name="_Toc202559902"/>
      <w:del w:id="1068" w:author="Valerij Šlovikov" w:date="2025-07-08T21:09:00Z" w16du:dateUtc="2025-07-08T19:09:00Z">
        <w:r w:rsidRPr="0018468E" w:rsidDel="00340814">
          <w:rPr>
            <w:rFonts w:cstheme="minorHAnsi"/>
          </w:rPr>
          <w:delText>Dokumentace a reprodukovatelnost</w:delText>
        </w:r>
        <w:bookmarkEnd w:id="1067"/>
      </w:del>
    </w:p>
    <w:p w14:paraId="547D12B9" w14:textId="0F93EA86" w:rsidR="000559AE" w:rsidRPr="0018468E" w:rsidDel="00340814" w:rsidRDefault="000559AE" w:rsidP="00442C9A">
      <w:pPr>
        <w:pStyle w:val="Odstavecseseznamem"/>
        <w:numPr>
          <w:ilvl w:val="0"/>
          <w:numId w:val="20"/>
        </w:numPr>
        <w:rPr>
          <w:del w:id="1069" w:author="Valerij Šlovikov" w:date="2025-07-08T21:09:00Z" w16du:dateUtc="2025-07-08T19:09:00Z"/>
        </w:rPr>
      </w:pPr>
      <w:del w:id="1070" w:author="Valerij Šlovikov" w:date="2025-07-08T21:09:00Z" w16du:dateUtc="2025-07-08T19:09:00Z">
        <w:r w:rsidRPr="0018468E" w:rsidDel="00340814">
          <w:delText>Zdrojový kód</w:delText>
        </w:r>
      </w:del>
    </w:p>
    <w:p w14:paraId="5D442B0E" w14:textId="1F189AF9" w:rsidR="000559AE" w:rsidRPr="0018468E" w:rsidDel="00340814" w:rsidRDefault="000559AE" w:rsidP="00442C9A">
      <w:pPr>
        <w:rPr>
          <w:del w:id="1071" w:author="Valerij Šlovikov" w:date="2025-07-08T21:09:00Z" w16du:dateUtc="2025-07-08T19:09:00Z"/>
        </w:rPr>
      </w:pPr>
      <w:del w:id="1072" w:author="Valerij Šlovikov" w:date="2025-07-08T21:09:00Z" w16du:dateUtc="2025-07-08T19:09:00Z">
        <w:r w:rsidRPr="0018468E" w:rsidDel="00340814">
          <w:delText xml:space="preserve">Veškerý zdrojový kód implementovaných experimentů je </w:delText>
        </w:r>
        <w:r w:rsidRPr="0018468E" w:rsidDel="00340814">
          <w:rPr>
            <w:b/>
            <w:bCs/>
          </w:rPr>
          <w:delText>veřejně dostupný</w:delText>
        </w:r>
        <w:r w:rsidRPr="0018468E" w:rsidDel="00340814">
          <w:delText xml:space="preserve"> prostřednictvím Git repository. V textu práce jsou uvedeny klíčové fragmenty kódu (shadery, kritické algoritmy), zatímco kompletní implementace včetně benchmarking nástrojů je referencována s možností nezávislé verifikace výsledků.</w:delText>
        </w:r>
      </w:del>
    </w:p>
    <w:p w14:paraId="1B34AEDA" w14:textId="66CA35B6" w:rsidR="000559AE" w:rsidRPr="0018468E" w:rsidDel="00340814" w:rsidRDefault="000559AE" w:rsidP="00442C9A">
      <w:pPr>
        <w:pStyle w:val="Odstavecseseznamem"/>
        <w:numPr>
          <w:ilvl w:val="0"/>
          <w:numId w:val="20"/>
        </w:numPr>
        <w:rPr>
          <w:del w:id="1073" w:author="Valerij Šlovikov" w:date="2025-07-08T21:09:00Z" w16du:dateUtc="2025-07-08T19:09:00Z"/>
        </w:rPr>
      </w:pPr>
      <w:del w:id="1074" w:author="Valerij Šlovikov" w:date="2025-07-08T21:09:00Z" w16du:dateUtc="2025-07-08T19:09:00Z">
        <w:r w:rsidRPr="0018468E" w:rsidDel="00340814">
          <w:delText>Výstupní data</w:delText>
        </w:r>
      </w:del>
    </w:p>
    <w:p w14:paraId="4F2490D9" w14:textId="7BC9A90B" w:rsidR="000559AE" w:rsidRPr="0018468E" w:rsidDel="00340814" w:rsidRDefault="000559AE" w:rsidP="00442C9A">
      <w:pPr>
        <w:rPr>
          <w:del w:id="1075" w:author="Valerij Šlovikov" w:date="2025-07-08T21:09:00Z" w16du:dateUtc="2025-07-08T19:09:00Z"/>
        </w:rPr>
      </w:pPr>
      <w:del w:id="1076" w:author="Valerij Šlovikov" w:date="2025-07-08T21:09:00Z" w16du:dateUtc="2025-07-08T19:09:00Z">
        <w:r w:rsidRPr="0018468E" w:rsidDel="00340814">
          <w:delText>Formát výsledků:</w:delText>
        </w:r>
      </w:del>
    </w:p>
    <w:p w14:paraId="48D5C2C0" w14:textId="29DEA6EB" w:rsidR="000559AE" w:rsidRPr="0018468E" w:rsidDel="00340814" w:rsidRDefault="000559AE" w:rsidP="00442C9A">
      <w:pPr>
        <w:pStyle w:val="Odstavecseseznamem"/>
        <w:numPr>
          <w:ilvl w:val="0"/>
          <w:numId w:val="41"/>
        </w:numPr>
        <w:rPr>
          <w:del w:id="1077" w:author="Valerij Šlovikov" w:date="2025-07-08T21:09:00Z" w16du:dateUtc="2025-07-08T19:09:00Z"/>
        </w:rPr>
      </w:pPr>
      <w:del w:id="1078" w:author="Valerij Šlovikov" w:date="2025-07-08T21:09:00Z" w16du:dateUtc="2025-07-08T19:09:00Z">
        <w:r w:rsidRPr="0018468E" w:rsidDel="00340814">
          <w:rPr>
            <w:b/>
            <w:bCs/>
          </w:rPr>
          <w:delText>Raw data</w:delText>
        </w:r>
        <w:r w:rsidRPr="0018468E" w:rsidDel="00340814">
          <w:delText xml:space="preserve"> v JSON formátu pro možnost reanalýzy</w:delText>
        </w:r>
      </w:del>
    </w:p>
    <w:p w14:paraId="4B9D2B7F" w14:textId="37D15367" w:rsidR="000559AE" w:rsidRPr="0018468E" w:rsidDel="00340814" w:rsidRDefault="000559AE" w:rsidP="00442C9A">
      <w:pPr>
        <w:pStyle w:val="Odstavecseseznamem"/>
        <w:numPr>
          <w:ilvl w:val="0"/>
          <w:numId w:val="41"/>
        </w:numPr>
        <w:rPr>
          <w:del w:id="1079" w:author="Valerij Šlovikov" w:date="2025-07-08T21:09:00Z" w16du:dateUtc="2025-07-08T19:09:00Z"/>
        </w:rPr>
      </w:pPr>
      <w:del w:id="1080" w:author="Valerij Šlovikov" w:date="2025-07-08T21:09:00Z" w16du:dateUtc="2025-07-08T19:09:00Z">
        <w:r w:rsidRPr="0018468E" w:rsidDel="00340814">
          <w:delText>Statistické souhrny v tabulkové formě</w:delText>
        </w:r>
      </w:del>
    </w:p>
    <w:p w14:paraId="679A889E" w14:textId="27B87E91" w:rsidR="000559AE" w:rsidRPr="0018468E" w:rsidDel="00340814" w:rsidRDefault="000559AE" w:rsidP="00442C9A">
      <w:pPr>
        <w:pStyle w:val="Odstavecseseznamem"/>
        <w:numPr>
          <w:ilvl w:val="0"/>
          <w:numId w:val="41"/>
        </w:numPr>
        <w:rPr>
          <w:del w:id="1081" w:author="Valerij Šlovikov" w:date="2025-07-08T21:09:00Z" w16du:dateUtc="2025-07-08T19:09:00Z"/>
        </w:rPr>
      </w:pPr>
      <w:del w:id="1082" w:author="Valerij Šlovikov" w:date="2025-07-08T21:09:00Z" w16du:dateUtc="2025-07-08T19:09:00Z">
        <w:r w:rsidRPr="0018468E" w:rsidDel="00340814">
          <w:rPr>
            <w:b/>
            <w:bCs/>
          </w:rPr>
          <w:delText>Vizualizace</w:delText>
        </w:r>
        <w:r w:rsidRPr="0018468E" w:rsidDel="00340814">
          <w:delText xml:space="preserve"> prostřednictvím grafů (SVG formát)</w:delText>
        </w:r>
      </w:del>
    </w:p>
    <w:p w14:paraId="2E77FB4D" w14:textId="637C3A28" w:rsidR="000559AE" w:rsidRPr="0018468E" w:rsidDel="00340814" w:rsidRDefault="000559AE" w:rsidP="00442C9A">
      <w:pPr>
        <w:pStyle w:val="Odstavecseseznamem"/>
        <w:numPr>
          <w:ilvl w:val="0"/>
          <w:numId w:val="41"/>
        </w:numPr>
        <w:rPr>
          <w:del w:id="1083" w:author="Valerij Šlovikov" w:date="2025-07-08T21:09:00Z" w16du:dateUtc="2025-07-08T19:09:00Z"/>
        </w:rPr>
      </w:pPr>
      <w:del w:id="1084" w:author="Valerij Šlovikov" w:date="2025-07-08T21:09:00Z" w16du:dateUtc="2025-07-08T19:09:00Z">
        <w:r w:rsidRPr="0018468E" w:rsidDel="00340814">
          <w:rPr>
            <w:b/>
            <w:bCs/>
          </w:rPr>
          <w:delText>Screenshots</w:delText>
        </w:r>
        <w:r w:rsidRPr="0018468E" w:rsidDel="00340814">
          <w:delText xml:space="preserve"> reprezentativních scén (PNG formát)</w:delText>
        </w:r>
      </w:del>
    </w:p>
    <w:p w14:paraId="4BF09403" w14:textId="5955EE0A" w:rsidR="000559AE" w:rsidRPr="0018468E" w:rsidDel="00340814" w:rsidRDefault="000559AE" w:rsidP="00442C9A">
      <w:pPr>
        <w:pStyle w:val="Odstavecseseznamem"/>
        <w:numPr>
          <w:ilvl w:val="0"/>
          <w:numId w:val="20"/>
        </w:numPr>
        <w:rPr>
          <w:del w:id="1085" w:author="Valerij Šlovikov" w:date="2025-07-08T21:09:00Z" w16du:dateUtc="2025-07-08T19:09:00Z"/>
        </w:rPr>
      </w:pPr>
      <w:del w:id="1086" w:author="Valerij Šlovikov" w:date="2025-07-08T21:09:00Z" w16du:dateUtc="2025-07-08T19:09:00Z">
        <w:r w:rsidRPr="0018468E" w:rsidDel="00340814">
          <w:delText>Baseline pro srovnání</w:delText>
        </w:r>
      </w:del>
    </w:p>
    <w:p w14:paraId="676B052A" w14:textId="65FCB241" w:rsidR="000559AE" w:rsidRPr="0018468E" w:rsidDel="00340814" w:rsidRDefault="000559AE" w:rsidP="00442C9A">
      <w:pPr>
        <w:rPr>
          <w:del w:id="1087" w:author="Valerij Šlovikov" w:date="2025-07-08T21:09:00Z" w16du:dateUtc="2025-07-08T19:09:00Z"/>
        </w:rPr>
      </w:pPr>
      <w:del w:id="1088" w:author="Valerij Šlovikov" w:date="2025-07-08T21:09:00Z" w16du:dateUtc="2025-07-08T19:09:00Z">
        <w:r w:rsidRPr="0018468E" w:rsidDel="00340814">
          <w:delText xml:space="preserve">Pro korektní interpretaci výsledků jsou implementovány </w:delText>
        </w:r>
        <w:r w:rsidRPr="0018468E" w:rsidDel="00340814">
          <w:rPr>
            <w:b/>
            <w:bCs/>
          </w:rPr>
          <w:delText>baseline testy</w:delText>
        </w:r>
        <w:r w:rsidRPr="0018468E" w:rsidDel="00340814">
          <w:delText xml:space="preserve"> měřící overhead jednotlivých API bez významné grafické zátěže. Tyto testy využívají minimální scény (prázdná scéna nebo jednotlivý trojúhelník) pro izolaci čistého API performance od komplexity 3D obsahu.</w:delText>
        </w:r>
      </w:del>
    </w:p>
    <w:p w14:paraId="0FB20071" w14:textId="57873AE6" w:rsidR="000559AE" w:rsidRPr="0018468E" w:rsidDel="00340814" w:rsidRDefault="000F6C7D" w:rsidP="00442C9A">
      <w:pPr>
        <w:rPr>
          <w:del w:id="1089" w:author="Valerij Šlovikov" w:date="2025-07-08T21:09:00Z" w16du:dateUtc="2025-07-08T19:09:00Z"/>
        </w:rPr>
      </w:pPr>
      <w:del w:id="1090" w:author="Valerij Šlovikov" w:date="2025-07-08T21:09:00Z" w16du:dateUtc="2025-07-08T19:09:00Z">
        <w:r w:rsidDel="00340814">
          <w:delText>M</w:delText>
        </w:r>
        <w:r w:rsidR="000559AE" w:rsidRPr="0018468E" w:rsidDel="00340814">
          <w:delText xml:space="preserve">etodologie zajišťuje </w:delText>
        </w:r>
        <w:r w:rsidR="000559AE" w:rsidRPr="0018468E" w:rsidDel="00340814">
          <w:rPr>
            <w:b/>
            <w:bCs/>
          </w:rPr>
          <w:delText>objektivní</w:delText>
        </w:r>
        <w:r w:rsidR="000559AE" w:rsidRPr="0018468E" w:rsidDel="00340814">
          <w:delText xml:space="preserve">, </w:delText>
        </w:r>
        <w:r w:rsidR="000559AE" w:rsidRPr="0018468E" w:rsidDel="00340814">
          <w:rPr>
            <w:b/>
            <w:bCs/>
          </w:rPr>
          <w:delText>reprodukovatelné</w:delText>
        </w:r>
        <w:r w:rsidR="000559AE" w:rsidRPr="0018468E" w:rsidDel="00340814">
          <w:delText xml:space="preserve"> a </w:delText>
        </w:r>
        <w:r w:rsidR="000559AE" w:rsidRPr="0018468E" w:rsidDel="00340814">
          <w:rPr>
            <w:b/>
            <w:bCs/>
          </w:rPr>
          <w:delText>statisticky validní</w:delText>
        </w:r>
        <w:r w:rsidR="000559AE" w:rsidRPr="0018468E" w:rsidDel="00340814">
          <w:delText xml:space="preserve"> výsledky, které mohou sloužit jako základ pro praktická doporučení při výběru vhodné technologie pro konkrétní typy 3D webových aplikací.</w:delText>
        </w:r>
      </w:del>
    </w:p>
    <w:p w14:paraId="124A4EBA" w14:textId="2BEB92CB" w:rsidR="00442C9A" w:rsidRPr="0018468E" w:rsidRDefault="00442C9A" w:rsidP="00442C9A">
      <w:pPr>
        <w:pStyle w:val="Nadpis1"/>
        <w:rPr>
          <w:rFonts w:eastAsia="Times New Roman" w:cstheme="minorHAnsi"/>
          <w:noProof w:val="0"/>
          <w:sz w:val="48"/>
        </w:rPr>
      </w:pPr>
      <w:del w:id="1091" w:author="Valerij Šlovikov" w:date="2025-07-08T21:09:00Z" w16du:dateUtc="2025-07-08T19:09:00Z">
        <w:r w:rsidRPr="0018468E" w:rsidDel="00340814">
          <w:rPr>
            <w:rFonts w:cstheme="minorHAnsi"/>
          </w:rPr>
          <w:delText xml:space="preserve"> </w:delText>
        </w:r>
      </w:del>
      <w:bookmarkStart w:id="1092" w:name="_Toc202559903"/>
      <w:r w:rsidRPr="0018468E">
        <w:rPr>
          <w:rFonts w:cstheme="minorHAnsi"/>
        </w:rPr>
        <w:t xml:space="preserve">Implementace </w:t>
      </w:r>
      <w:del w:id="1093" w:author="Valerij Šlovikov" w:date="2025-07-08T21:11:00Z" w16du:dateUtc="2025-07-08T19:11:00Z">
        <w:r w:rsidRPr="0018468E" w:rsidDel="00340814">
          <w:rPr>
            <w:rFonts w:cstheme="minorHAnsi"/>
          </w:rPr>
          <w:delText>základních 3D primitiv</w:delText>
        </w:r>
      </w:del>
      <w:bookmarkEnd w:id="1092"/>
      <w:ins w:id="1094" w:author="Valerij Šlovikov" w:date="2025-07-08T21:11:00Z" w16du:dateUtc="2025-07-08T19:11:00Z">
        <w:r w:rsidR="00340814">
          <w:rPr>
            <w:rFonts w:cstheme="minorHAnsi"/>
          </w:rPr>
          <w:t>RGB trojúhelníků</w:t>
        </w:r>
      </w:ins>
    </w:p>
    <w:p w14:paraId="47BAF5A2" w14:textId="12C98E87" w:rsidR="00442C9A" w:rsidDel="00340814" w:rsidRDefault="00442C9A" w:rsidP="00442C9A">
      <w:pPr>
        <w:rPr>
          <w:del w:id="1095" w:author="Valerij Šlovikov" w:date="2025-07-08T21:11:00Z" w16du:dateUtc="2025-07-08T19:11:00Z"/>
        </w:rPr>
      </w:pPr>
      <w:r w:rsidRPr="0018468E">
        <w:t>Kapitola představuje praktický úvod do vývoje 3D aplikací na webu prostřednictvím implementace základní</w:t>
      </w:r>
      <w:ins w:id="1096" w:author="Valerij Šlovikov" w:date="2025-07-08T21:11:00Z" w16du:dateUtc="2025-07-08T19:11:00Z">
        <w:r w:rsidR="00340814">
          <w:t xml:space="preserve"> aplikace</w:t>
        </w:r>
      </w:ins>
      <w:del w:id="1097" w:author="Valerij Šlovikov" w:date="2025-07-08T21:11:00Z" w16du:dateUtc="2025-07-08T19:11:00Z">
        <w:r w:rsidRPr="0018468E" w:rsidDel="00340814">
          <w:delText>ch geometrických primitiv</w:delText>
        </w:r>
      </w:del>
      <w:r w:rsidRPr="0018468E">
        <w:t xml:space="preserve">. </w:t>
      </w:r>
      <w:ins w:id="1098" w:author="Valerij Šlovikov" w:date="2025-07-08T21:31:00Z">
        <w:r w:rsidR="00175F2B" w:rsidRPr="00175F2B">
          <w:t xml:space="preserve">Úmyslem není předvést estetický výsledek, nýbrž </w:t>
        </w:r>
        <w:r w:rsidR="00175F2B" w:rsidRPr="00175F2B">
          <w:rPr>
            <w:rPrChange w:id="1099" w:author="Valerij Šlovikov" w:date="2025-07-08T21:31:00Z" w16du:dateUtc="2025-07-08T19:31:00Z">
              <w:rPr>
                <w:b/>
                <w:bCs/>
              </w:rPr>
            </w:rPrChange>
          </w:rPr>
          <w:t>kvantifikovat minimální množství kódu a počet volání API</w:t>
        </w:r>
        <w:r w:rsidR="00175F2B" w:rsidRPr="00175F2B">
          <w:t>, které vývojář potřebuje k dosažení funkční scény.</w:t>
        </w:r>
      </w:ins>
      <w:del w:id="1100" w:author="Valerij Šlovikov" w:date="2025-07-08T21:31:00Z" w16du:dateUtc="2025-07-08T19:31:00Z">
        <w:r w:rsidRPr="0018468E" w:rsidDel="00175F2B">
          <w:delText xml:space="preserve">Cílem je </w:delText>
        </w:r>
      </w:del>
      <w:del w:id="1101" w:author="Valerij Šlovikov" w:date="2025-07-08T21:10:00Z" w16du:dateUtc="2025-07-08T19:10:00Z">
        <w:r w:rsidRPr="0018468E" w:rsidDel="00340814">
          <w:delText xml:space="preserve">demonstrovat </w:delText>
        </w:r>
      </w:del>
      <w:del w:id="1102" w:author="Valerij Šlovikov" w:date="2025-07-08T21:31:00Z" w16du:dateUtc="2025-07-08T19:31:00Z">
        <w:r w:rsidRPr="0018468E" w:rsidDel="00175F2B">
          <w:delText>rozdíly ve složitosti kódu, API přístupu a vývojářském workflow mezi technologiemi WebGL, WebGL2 a WebGPU při řešení identick</w:delText>
        </w:r>
      </w:del>
      <w:del w:id="1103" w:author="Valerij Šlovikov" w:date="2025-07-08T21:10:00Z" w16du:dateUtc="2025-07-08T19:10:00Z">
        <w:r w:rsidRPr="0018468E" w:rsidDel="00340814">
          <w:delText>ých</w:delText>
        </w:r>
      </w:del>
      <w:del w:id="1104" w:author="Valerij Šlovikov" w:date="2025-07-08T21:31:00Z" w16du:dateUtc="2025-07-08T19:31:00Z">
        <w:r w:rsidRPr="0018468E" w:rsidDel="00175F2B">
          <w:delText xml:space="preserve"> úloh.</w:delText>
        </w:r>
      </w:del>
    </w:p>
    <w:p w14:paraId="7C4D05CA" w14:textId="77777777" w:rsidR="00340814" w:rsidRPr="0018468E" w:rsidRDefault="00340814" w:rsidP="00442C9A">
      <w:pPr>
        <w:rPr>
          <w:ins w:id="1105" w:author="Valerij Šlovikov" w:date="2025-07-08T21:11:00Z" w16du:dateUtc="2025-07-08T19:11:00Z"/>
        </w:rPr>
      </w:pPr>
    </w:p>
    <w:p w14:paraId="07AF6DBE" w14:textId="1387BDE1" w:rsidR="006A0B57" w:rsidRPr="00442C9A" w:rsidRDefault="006A0B57" w:rsidP="00442C9A">
      <w:r w:rsidRPr="0018468E">
        <w:t xml:space="preserve">Prvním jednoduchým úkolem je implementovat </w:t>
      </w:r>
      <w:r w:rsidRPr="0018468E">
        <w:rPr>
          <w:b/>
          <w:bCs/>
        </w:rPr>
        <w:t>RGB trojúhelník</w:t>
      </w:r>
      <w:r w:rsidRPr="0018468E">
        <w:t xml:space="preserve"> ve třech technologiích. Cílem je demonstrovat rozdíly ve složitosti kódu, API přístupu a vývojářském workflow mezi WebGL, WebGL2 a WebGPU při řešení identické úlohy.</w:t>
      </w:r>
    </w:p>
    <w:p w14:paraId="4BCF959E" w14:textId="75126E06" w:rsidR="00442C9A" w:rsidRPr="0018468E" w:rsidRDefault="00442C9A" w:rsidP="00FD0344">
      <w:pPr>
        <w:pStyle w:val="Nadpis2"/>
        <w:rPr>
          <w:rFonts w:cstheme="minorHAnsi"/>
        </w:rPr>
      </w:pPr>
      <w:bookmarkStart w:id="1106" w:name="_Toc202559904"/>
      <w:r w:rsidRPr="0018468E">
        <w:rPr>
          <w:rFonts w:cstheme="minorHAnsi"/>
        </w:rPr>
        <w:t>WebGL</w:t>
      </w:r>
      <w:bookmarkEnd w:id="1106"/>
      <w:ins w:id="1107" w:author="Valerij Šlovikov" w:date="2025-07-08T21:37:00Z" w16du:dateUtc="2025-07-08T19:37:00Z">
        <w:r w:rsidR="0064500A">
          <w:rPr>
            <w:rFonts w:cstheme="minorHAnsi"/>
          </w:rPr>
          <w:t xml:space="preserve"> </w:t>
        </w:r>
      </w:ins>
    </w:p>
    <w:p w14:paraId="065E2DC2" w14:textId="6FC4C504" w:rsidR="00175F2B" w:rsidRPr="00175F2B" w:rsidRDefault="00175F2B" w:rsidP="00175F2B">
      <w:pPr>
        <w:rPr>
          <w:ins w:id="1108" w:author="Valerij Šlovikov" w:date="2025-07-08T21:32:00Z"/>
        </w:rPr>
      </w:pPr>
      <w:ins w:id="1109" w:author="Valerij Šlovikov" w:date="2025-07-08T21:32:00Z">
        <w:r w:rsidRPr="00175F2B">
          <w:t xml:space="preserve">WebGL je tenká vrstva nad OpenGL ES 2.0; implementace trojúhelníku proto vyžaduje ruční: (i) zkompilovat vertex i fragment shader, (ii) vytvořit a naplnit vertex buffer, (iii) namapovat atributy a spustit gl.drawArrays() </w:t>
        </w:r>
      </w:ins>
      <w:customXmlInsRangeStart w:id="1110" w:author="Valerij Šlovikov" w:date="2025-07-08T21:32:00Z"/>
      <w:sdt>
        <w:sdtPr>
          <w:id w:val="-336842668"/>
          <w:citation/>
        </w:sdtPr>
        <w:sdtContent>
          <w:customXmlInsRangeEnd w:id="1110"/>
          <w:ins w:id="1111" w:author="Valerij Šlovikov" w:date="2025-07-08T21:32:00Z" w16du:dateUtc="2025-07-08T19:32:00Z">
            <w:r>
              <w:fldChar w:fldCharType="begin"/>
            </w:r>
            <w:r>
              <w:instrText xml:space="preserve"> CITATION MOZ24 \l 1029 </w:instrText>
            </w:r>
          </w:ins>
          <w:r>
            <w:fldChar w:fldCharType="separate"/>
          </w:r>
          <w:ins w:id="1112" w:author="Valerij Šlovikov" w:date="2025-07-08T21:32:00Z" w16du:dateUtc="2025-07-08T19:32:00Z">
            <w:r>
              <w:t>(MDN Web Docs, 2024)</w:t>
            </w:r>
            <w:r>
              <w:fldChar w:fldCharType="end"/>
            </w:r>
          </w:ins>
          <w:customXmlInsRangeStart w:id="1113" w:author="Valerij Šlovikov" w:date="2025-07-08T21:32:00Z"/>
        </w:sdtContent>
      </w:sdt>
      <w:customXmlInsRangeEnd w:id="1113"/>
      <w:ins w:id="1114" w:author="Valerij Šlovikov" w:date="2025-07-08T21:32:00Z">
        <w:r w:rsidRPr="00175F2B">
          <w:t xml:space="preserve">. API je </w:t>
        </w:r>
        <w:r w:rsidRPr="00175F2B">
          <w:rPr>
            <w:b/>
            <w:bCs/>
          </w:rPr>
          <w:t>imperativní</w:t>
        </w:r>
        <w:r w:rsidRPr="00175F2B">
          <w:t xml:space="preserve"> a každé volání mění globální stav vykreslovacího kontextu, což komplikuje větší projekty.</w:t>
        </w:r>
      </w:ins>
    </w:p>
    <w:p w14:paraId="660E2339" w14:textId="77777777" w:rsidR="00175F2B" w:rsidRPr="00175F2B" w:rsidRDefault="00175F2B" w:rsidP="00175F2B">
      <w:pPr>
        <w:rPr>
          <w:ins w:id="1115" w:author="Valerij Šlovikov" w:date="2025-07-08T21:32:00Z"/>
          <w:b/>
          <w:bCs/>
          <w:rPrChange w:id="1116" w:author="Valerij Šlovikov" w:date="2025-07-08T21:32:00Z" w16du:dateUtc="2025-07-08T19:32:00Z">
            <w:rPr>
              <w:ins w:id="1117" w:author="Valerij Šlovikov" w:date="2025-07-08T21:32:00Z"/>
            </w:rPr>
          </w:rPrChange>
        </w:rPr>
      </w:pPr>
      <w:ins w:id="1118" w:author="Valerij Šlovikov" w:date="2025-07-08T21:32:00Z">
        <w:r w:rsidRPr="00175F2B">
          <w:rPr>
            <w:b/>
            <w:bCs/>
            <w:rPrChange w:id="1119" w:author="Valerij Šlovikov" w:date="2025-07-08T21:32:00Z" w16du:dateUtc="2025-07-08T19:32:00Z">
              <w:rPr/>
            </w:rPrChange>
          </w:rPr>
          <w:t>Klíčové charakteristiky:</w:t>
        </w:r>
      </w:ins>
    </w:p>
    <w:p w14:paraId="476A20F1" w14:textId="77777777" w:rsidR="00175F2B" w:rsidRPr="00175F2B" w:rsidRDefault="00175F2B" w:rsidP="00175F2B">
      <w:pPr>
        <w:numPr>
          <w:ilvl w:val="0"/>
          <w:numId w:val="74"/>
        </w:numPr>
        <w:rPr>
          <w:ins w:id="1120" w:author="Valerij Šlovikov" w:date="2025-07-08T21:32:00Z"/>
        </w:rPr>
      </w:pPr>
      <w:ins w:id="1121" w:author="Valerij Šlovikov" w:date="2025-07-08T21:32:00Z">
        <w:r w:rsidRPr="00175F2B">
          <w:t>explicitní správa shaderů a jejich uniformních proměnných;</w:t>
        </w:r>
      </w:ins>
    </w:p>
    <w:p w14:paraId="4D7E9238" w14:textId="77777777" w:rsidR="00175F2B" w:rsidRPr="00175F2B" w:rsidRDefault="00175F2B" w:rsidP="00175F2B">
      <w:pPr>
        <w:numPr>
          <w:ilvl w:val="0"/>
          <w:numId w:val="74"/>
        </w:numPr>
        <w:rPr>
          <w:ins w:id="1122" w:author="Valerij Šlovikov" w:date="2025-07-08T21:32:00Z"/>
        </w:rPr>
      </w:pPr>
      <w:ins w:id="1123" w:author="Valerij Šlovikov" w:date="2025-07-08T21:32:00Z">
        <w:r w:rsidRPr="00175F2B">
          <w:t>stavově orientovaný návrh (ENABLE, DISABLE, BIND_BUFFER);</w:t>
        </w:r>
      </w:ins>
    </w:p>
    <w:p w14:paraId="0BBC51ED" w14:textId="77777777" w:rsidR="00175F2B" w:rsidRPr="00175F2B" w:rsidRDefault="00175F2B" w:rsidP="00175F2B">
      <w:pPr>
        <w:numPr>
          <w:ilvl w:val="0"/>
          <w:numId w:val="74"/>
        </w:numPr>
        <w:rPr>
          <w:ins w:id="1124" w:author="Valerij Šlovikov" w:date="2025-07-08T21:32:00Z"/>
        </w:rPr>
      </w:pPr>
      <w:ins w:id="1125" w:author="Valerij Šlovikov" w:date="2025-07-08T21:32:00Z">
        <w:r w:rsidRPr="00175F2B">
          <w:t>manuální práce s vertex buffery a indexací.</w:t>
        </w:r>
      </w:ins>
    </w:p>
    <w:p w14:paraId="648D8553" w14:textId="423ADBD4" w:rsidR="00A076C9" w:rsidDel="00340814" w:rsidRDefault="006A0B57" w:rsidP="00442C9A">
      <w:pPr>
        <w:rPr>
          <w:del w:id="1126" w:author="Valerij Šlovikov" w:date="2025-07-08T21:11:00Z" w16du:dateUtc="2025-07-08T19:11:00Z"/>
        </w:rPr>
      </w:pPr>
      <w:del w:id="1127" w:author="Valerij Šlovikov" w:date="2025-07-08T21:32:00Z" w16du:dateUtc="2025-07-08T19:32:00Z">
        <w:r w:rsidRPr="0018468E" w:rsidDel="00175F2B">
          <w:delText>WebGL představuje nejzákladnější přístup k 3D grafice na webu. Implementace jednoduchého RGB trojúhelníku vyžaduje několik klíčových kroků, jak ukazuje následující screenshot vlastní implementace</w:delText>
        </w:r>
      </w:del>
      <w:del w:id="1128" w:author="Valerij Šlovikov" w:date="2025-07-08T21:12:00Z" w16du:dateUtc="2025-07-08T19:12:00Z">
        <w:r w:rsidRPr="0018468E" w:rsidDel="00340814">
          <w:delText>:</w:delText>
        </w:r>
      </w:del>
    </w:p>
    <w:p w14:paraId="21DC5FED" w14:textId="77777777" w:rsidR="00340814" w:rsidRDefault="00340814" w:rsidP="00442C9A">
      <w:pPr>
        <w:rPr>
          <w:ins w:id="1129" w:author="Valerij Šlovikov" w:date="2025-07-08T21:14:00Z" w16du:dateUtc="2025-07-08T19:14:00Z"/>
        </w:rPr>
      </w:pPr>
    </w:p>
    <w:p w14:paraId="1AFF537C" w14:textId="388C6562" w:rsidR="00175F2B" w:rsidRDefault="00175F2B">
      <w:pPr>
        <w:widowControl w:val="0"/>
        <w:autoSpaceDE w:val="0"/>
        <w:autoSpaceDN w:val="0"/>
        <w:spacing w:before="0" w:beforeAutospacing="0" w:after="0" w:afterAutospacing="0" w:line="240" w:lineRule="auto"/>
        <w:jc w:val="left"/>
        <w:rPr>
          <w:ins w:id="1130" w:author="Valerij Šlovikov" w:date="2025-07-08T21:33:00Z" w16du:dateUtc="2025-07-08T19:33:00Z"/>
        </w:rPr>
      </w:pPr>
      <w:ins w:id="1131" w:author="Valerij Šlovikov" w:date="2025-07-08T21:33:00Z" w16du:dateUtc="2025-07-08T19:33:00Z">
        <w:r>
          <w:br w:type="page"/>
        </w:r>
      </w:ins>
    </w:p>
    <w:p w14:paraId="6B3A05AD" w14:textId="1803D612" w:rsidR="00340814" w:rsidRDefault="00340814" w:rsidP="00340814">
      <w:pPr>
        <w:pStyle w:val="TabulkaCaption"/>
        <w:rPr>
          <w:ins w:id="1132" w:author="Valerij Šlovikov" w:date="2025-07-08T21:14:00Z" w16du:dateUtc="2025-07-08T19:14:00Z"/>
        </w:rPr>
        <w:pPrChange w:id="1133" w:author="Valerij Šlovikov" w:date="2025-07-08T21:14:00Z" w16du:dateUtc="2025-07-08T19:14:00Z">
          <w:pPr>
            <w:pStyle w:val="Titulek"/>
          </w:pPr>
        </w:pPrChange>
      </w:pPr>
      <w:ins w:id="1134" w:author="Valerij Šlovikov" w:date="2025-07-08T21:14:00Z" w16du:dateUtc="2025-07-08T19:14:00Z">
        <w:r w:rsidRPr="00340814">
          <w:rPr>
            <w:b/>
            <w:bCs w:val="0"/>
            <w:rPrChange w:id="1135" w:author="Valerij Šlovikov" w:date="2025-07-08T21:14:00Z" w16du:dateUtc="2025-07-08T19:14:00Z">
              <w:rPr/>
            </w:rPrChange>
          </w:rPr>
          <w:lastRenderedPageBreak/>
          <w:t xml:space="preserve">Ukázka kódu </w:t>
        </w:r>
        <w:r w:rsidRPr="00340814">
          <w:rPr>
            <w:b/>
            <w:bCs w:val="0"/>
            <w:rPrChange w:id="1136" w:author="Valerij Šlovikov" w:date="2025-07-08T21:14:00Z" w16du:dateUtc="2025-07-08T19:14:00Z">
              <w:rPr/>
            </w:rPrChange>
          </w:rPr>
          <w:fldChar w:fldCharType="begin"/>
        </w:r>
        <w:r w:rsidRPr="00340814">
          <w:rPr>
            <w:b/>
            <w:bCs w:val="0"/>
            <w:rPrChange w:id="1137" w:author="Valerij Šlovikov" w:date="2025-07-08T21:14:00Z" w16du:dateUtc="2025-07-08T19:14:00Z">
              <w:rPr/>
            </w:rPrChange>
          </w:rPr>
          <w:instrText xml:space="preserve"> SEQ Ukázka_kódu \* ARABIC </w:instrText>
        </w:r>
      </w:ins>
      <w:r w:rsidRPr="00340814">
        <w:rPr>
          <w:b/>
          <w:bCs w:val="0"/>
          <w:rPrChange w:id="1138" w:author="Valerij Šlovikov" w:date="2025-07-08T21:14:00Z" w16du:dateUtc="2025-07-08T19:14:00Z">
            <w:rPr/>
          </w:rPrChange>
        </w:rPr>
        <w:fldChar w:fldCharType="separate"/>
      </w:r>
      <w:ins w:id="1139" w:author="Valerij Šlovikov" w:date="2025-07-08T21:42:00Z" w16du:dateUtc="2025-07-08T19:42:00Z">
        <w:r w:rsidR="0064500A">
          <w:rPr>
            <w:b/>
            <w:bCs w:val="0"/>
          </w:rPr>
          <w:t>1</w:t>
        </w:r>
      </w:ins>
      <w:ins w:id="1140" w:author="Valerij Šlovikov" w:date="2025-07-08T21:14:00Z" w16du:dateUtc="2025-07-08T19:14:00Z">
        <w:r w:rsidRPr="00340814">
          <w:rPr>
            <w:b/>
            <w:bCs w:val="0"/>
            <w:rPrChange w:id="1141" w:author="Valerij Šlovikov" w:date="2025-07-08T21:14:00Z" w16du:dateUtc="2025-07-08T19:14:00Z">
              <w:rPr/>
            </w:rPrChange>
          </w:rPr>
          <w:fldChar w:fldCharType="end"/>
        </w:r>
        <w:r>
          <w:t>:</w:t>
        </w:r>
        <w:r>
          <w:t xml:space="preserve"> RGB trojůhelník pomocí WebGL</w:t>
        </w:r>
      </w:ins>
    </w:p>
    <w:p w14:paraId="43262C31" w14:textId="7E3038C8" w:rsidR="00442C9A" w:rsidRPr="0018468E" w:rsidRDefault="00A5435A" w:rsidP="00442C9A">
      <w:r w:rsidRPr="0018468E">
        <w:drawing>
          <wp:inline distT="0" distB="0" distL="0" distR="0" wp14:anchorId="045FCDB7" wp14:editId="46078CE0">
            <wp:extent cx="5563487" cy="5968266"/>
            <wp:effectExtent l="0" t="0" r="0" b="0"/>
            <wp:docPr id="18492993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9324" name=""/>
                    <pic:cNvPicPr/>
                  </pic:nvPicPr>
                  <pic:blipFill rotWithShape="1">
                    <a:blip r:embed="rId18"/>
                    <a:srcRect l="1860" t="1396" r="5897" b="2028"/>
                    <a:stretch>
                      <a:fillRect/>
                    </a:stretch>
                  </pic:blipFill>
                  <pic:spPr bwMode="auto">
                    <a:xfrm>
                      <a:off x="0" y="0"/>
                      <a:ext cx="5564613" cy="5969474"/>
                    </a:xfrm>
                    <a:prstGeom prst="rect">
                      <a:avLst/>
                    </a:prstGeom>
                    <a:ln>
                      <a:noFill/>
                    </a:ln>
                    <a:extLst>
                      <a:ext uri="{53640926-AAD7-44D8-BBD7-CCE9431645EC}">
                        <a14:shadowObscured xmlns:a14="http://schemas.microsoft.com/office/drawing/2010/main"/>
                      </a:ext>
                    </a:extLst>
                  </pic:spPr>
                </pic:pic>
              </a:graphicData>
            </a:graphic>
          </wp:inline>
        </w:drawing>
      </w:r>
    </w:p>
    <w:p w14:paraId="2625887B" w14:textId="0B7699A1" w:rsidR="00A5435A" w:rsidRPr="00442C9A" w:rsidDel="00340814" w:rsidRDefault="00A5435A" w:rsidP="00442C9A">
      <w:pPr>
        <w:rPr>
          <w:del w:id="1142" w:author="Valerij Šlovikov" w:date="2025-07-08T21:09:00Z" w16du:dateUtc="2025-07-08T19:09:00Z"/>
        </w:rPr>
      </w:pPr>
      <w:del w:id="1143" w:author="Valerij Šlovikov" w:date="2025-07-08T21:09:00Z" w16du:dateUtc="2025-07-08T19:09:00Z">
        <w:r w:rsidRPr="0018468E" w:rsidDel="00340814">
          <w:delText>Obrázek, screenshot vlastního kódu implementace WebGL</w:delText>
        </w:r>
      </w:del>
    </w:p>
    <w:p w14:paraId="55A1F4F4" w14:textId="59E00811" w:rsidR="006A0B57" w:rsidDel="00175F2B" w:rsidRDefault="006A0B57" w:rsidP="00FD0344">
      <w:pPr>
        <w:pStyle w:val="Nadpis2"/>
        <w:rPr>
          <w:del w:id="1144" w:author="Valerij Šlovikov" w:date="2025-07-08T21:33:00Z" w16du:dateUtc="2025-07-08T19:33:00Z"/>
          <w:bCs/>
        </w:rPr>
      </w:pPr>
      <w:del w:id="1145" w:author="Valerij Šlovikov" w:date="2025-07-08T21:33:00Z" w16du:dateUtc="2025-07-08T19:33:00Z">
        <w:r w:rsidRPr="0018468E" w:rsidDel="00175F2B">
          <w:rPr>
            <w:bCs/>
          </w:rPr>
          <w:delText>Klíčové charakteristiky WebGL implementace:</w:delText>
        </w:r>
      </w:del>
    </w:p>
    <w:p w14:paraId="617658A0" w14:textId="194C35D0" w:rsidR="00175F2B" w:rsidRDefault="00175F2B" w:rsidP="00175F2B">
      <w:pPr>
        <w:pStyle w:val="TabulkaCaption"/>
        <w:rPr>
          <w:ins w:id="1146" w:author="Valerij Šlovikov" w:date="2025-07-08T21:33:00Z" w16du:dateUtc="2025-07-08T19:33:00Z"/>
        </w:rPr>
      </w:pPr>
      <w:ins w:id="1147" w:author="Valerij Šlovikov" w:date="2025-07-08T21:33:00Z" w16du:dateUtc="2025-07-08T19:33:00Z">
        <w:r>
          <w:t>Zdroj: vlastní kód</w:t>
        </w:r>
      </w:ins>
    </w:p>
    <w:p w14:paraId="1BB934CC" w14:textId="77777777" w:rsidR="00175F2B" w:rsidRDefault="00175F2B">
      <w:pPr>
        <w:widowControl w:val="0"/>
        <w:autoSpaceDE w:val="0"/>
        <w:autoSpaceDN w:val="0"/>
        <w:spacing w:before="0" w:beforeAutospacing="0" w:after="0" w:afterAutospacing="0" w:line="240" w:lineRule="auto"/>
        <w:jc w:val="left"/>
        <w:rPr>
          <w:ins w:id="1148" w:author="Valerij Šlovikov" w:date="2025-07-08T21:33:00Z" w16du:dateUtc="2025-07-08T19:33:00Z"/>
          <w:bCs/>
          <w:i/>
          <w:iCs/>
          <w:sz w:val="20"/>
          <w:szCs w:val="18"/>
        </w:rPr>
      </w:pPr>
      <w:ins w:id="1149" w:author="Valerij Šlovikov" w:date="2025-07-08T21:33:00Z" w16du:dateUtc="2025-07-08T19:33:00Z">
        <w:r>
          <w:br w:type="page"/>
        </w:r>
      </w:ins>
    </w:p>
    <w:p w14:paraId="413F2110" w14:textId="2B80141F" w:rsidR="006A0B57" w:rsidRPr="0018468E" w:rsidDel="00175F2B" w:rsidRDefault="006A0B57" w:rsidP="006A0B57">
      <w:pPr>
        <w:pStyle w:val="Odstavecseseznamem"/>
        <w:numPr>
          <w:ilvl w:val="0"/>
          <w:numId w:val="45"/>
        </w:numPr>
        <w:rPr>
          <w:del w:id="1150" w:author="Valerij Šlovikov" w:date="2025-07-08T21:33:00Z" w16du:dateUtc="2025-07-08T19:33:00Z"/>
        </w:rPr>
      </w:pPr>
      <w:del w:id="1151" w:author="Valerij Šlovikov" w:date="2025-07-08T21:33:00Z" w16du:dateUtc="2025-07-08T19:33:00Z">
        <w:r w:rsidRPr="0018468E" w:rsidDel="00175F2B">
          <w:lastRenderedPageBreak/>
          <w:delText>Explicitní správa shaderů: Nutnost manuální kompilace vertex a fragment shaderů</w:delText>
        </w:r>
      </w:del>
    </w:p>
    <w:p w14:paraId="2DE43649" w14:textId="2954FF3F" w:rsidR="006A0B57" w:rsidRPr="0018468E" w:rsidDel="00175F2B" w:rsidRDefault="006A0B57" w:rsidP="006A0B57">
      <w:pPr>
        <w:pStyle w:val="Odstavecseseznamem"/>
        <w:numPr>
          <w:ilvl w:val="0"/>
          <w:numId w:val="45"/>
        </w:numPr>
        <w:rPr>
          <w:del w:id="1152" w:author="Valerij Šlovikov" w:date="2025-07-08T21:33:00Z" w16du:dateUtc="2025-07-08T19:33:00Z"/>
        </w:rPr>
      </w:pPr>
      <w:del w:id="1153" w:author="Valerij Šlovikov" w:date="2025-07-08T21:33:00Z" w16du:dateUtc="2025-07-08T19:33:00Z">
        <w:r w:rsidRPr="0018468E" w:rsidDel="00175F2B">
          <w:delText>Imperativní API: Každé volání mění globální stav WebGL kontextu</w:delText>
        </w:r>
      </w:del>
    </w:p>
    <w:p w14:paraId="27034F56" w14:textId="3317EE74" w:rsidR="006A0B57" w:rsidRPr="0018468E" w:rsidDel="00175F2B" w:rsidRDefault="006A0B57" w:rsidP="006A0B57">
      <w:pPr>
        <w:pStyle w:val="Odstavecseseznamem"/>
        <w:numPr>
          <w:ilvl w:val="0"/>
          <w:numId w:val="45"/>
        </w:numPr>
        <w:rPr>
          <w:del w:id="1154" w:author="Valerij Šlovikov" w:date="2025-07-08T21:33:00Z" w16du:dateUtc="2025-07-08T19:33:00Z"/>
        </w:rPr>
      </w:pPr>
      <w:del w:id="1155" w:author="Valerij Šlovikov" w:date="2025-07-08T21:33:00Z" w16du:dateUtc="2025-07-08T19:33:00Z">
        <w:r w:rsidRPr="0018468E" w:rsidDel="00175F2B">
          <w:delText>Buffer management: Ruční správa vertex bufferů a jejich propojení s shadery</w:delText>
        </w:r>
      </w:del>
    </w:p>
    <w:p w14:paraId="033ADB79" w14:textId="7968D621" w:rsidR="00442C9A" w:rsidRPr="0018468E" w:rsidRDefault="00442C9A" w:rsidP="00FD0344">
      <w:pPr>
        <w:pStyle w:val="Nadpis2"/>
        <w:rPr>
          <w:rFonts w:cstheme="minorHAnsi"/>
        </w:rPr>
      </w:pPr>
      <w:bookmarkStart w:id="1156" w:name="_Toc202559905"/>
      <w:r w:rsidRPr="0018468E">
        <w:rPr>
          <w:rFonts w:cstheme="minorHAnsi"/>
        </w:rPr>
        <w:t>WebGL</w:t>
      </w:r>
      <w:ins w:id="1157" w:author="Valerij Šlovikov" w:date="2025-07-08T21:36:00Z" w16du:dateUtc="2025-07-08T19:36:00Z">
        <w:r w:rsidR="00175F2B">
          <w:rPr>
            <w:rFonts w:cstheme="minorHAnsi"/>
          </w:rPr>
          <w:t xml:space="preserve"> </w:t>
        </w:r>
      </w:ins>
      <w:r w:rsidRPr="0018468E">
        <w:rPr>
          <w:rFonts w:cstheme="minorHAnsi"/>
        </w:rPr>
        <w:t>2</w:t>
      </w:r>
      <w:bookmarkEnd w:id="1156"/>
    </w:p>
    <w:p w14:paraId="31ACE86B" w14:textId="2F753337" w:rsidR="00175F2B" w:rsidRPr="0018468E" w:rsidRDefault="006A0B57" w:rsidP="00442C9A">
      <w:r w:rsidRPr="0018468E">
        <w:t xml:space="preserve">WebGL2 rozšiřuje původní WebGL o funkce z OpenGL ES 3.0, ale zachovává podobnou syntaxi. </w:t>
      </w:r>
      <w:del w:id="1158" w:author="Valerij Šlovikov" w:date="2025-07-08T21:34:00Z" w16du:dateUtc="2025-07-08T19:34:00Z">
        <w:r w:rsidRPr="0018468E" w:rsidDel="00175F2B">
          <w:delText>Implementace využívá pokročilejší funkce pro efektivnější správu stavu:</w:delText>
        </w:r>
      </w:del>
    </w:p>
    <w:p w14:paraId="3740926B" w14:textId="1C4F6F59" w:rsidR="00175F2B" w:rsidRDefault="00175F2B" w:rsidP="00175F2B">
      <w:pPr>
        <w:pStyle w:val="TabulkaCaption"/>
        <w:rPr>
          <w:ins w:id="1159" w:author="Valerij Šlovikov" w:date="2025-07-08T21:34:00Z" w16du:dateUtc="2025-07-08T19:34:00Z"/>
        </w:rPr>
        <w:pPrChange w:id="1160" w:author="Valerij Šlovikov" w:date="2025-07-08T21:34:00Z" w16du:dateUtc="2025-07-08T19:34:00Z">
          <w:pPr>
            <w:pStyle w:val="Titulek"/>
          </w:pPr>
        </w:pPrChange>
      </w:pPr>
      <w:ins w:id="1161" w:author="Valerij Šlovikov" w:date="2025-07-08T21:34:00Z" w16du:dateUtc="2025-07-08T19:34:00Z">
        <w:r w:rsidRPr="00175F2B">
          <w:rPr>
            <w:b/>
            <w:bCs w:val="0"/>
            <w:rPrChange w:id="1162" w:author="Valerij Šlovikov" w:date="2025-07-08T21:34:00Z" w16du:dateUtc="2025-07-08T19:34:00Z">
              <w:rPr>
                <w:bCs/>
              </w:rPr>
            </w:rPrChange>
          </w:rPr>
          <w:t xml:space="preserve">Ukázka kódu </w:t>
        </w:r>
        <w:r w:rsidRPr="00175F2B">
          <w:rPr>
            <w:b/>
            <w:bCs w:val="0"/>
            <w:rPrChange w:id="1163" w:author="Valerij Šlovikov" w:date="2025-07-08T21:34:00Z" w16du:dateUtc="2025-07-08T19:34:00Z">
              <w:rPr>
                <w:bCs/>
              </w:rPr>
            </w:rPrChange>
          </w:rPr>
          <w:fldChar w:fldCharType="begin"/>
        </w:r>
        <w:r w:rsidRPr="00175F2B">
          <w:rPr>
            <w:b/>
            <w:bCs w:val="0"/>
            <w:rPrChange w:id="1164" w:author="Valerij Šlovikov" w:date="2025-07-08T21:34:00Z" w16du:dateUtc="2025-07-08T19:34:00Z">
              <w:rPr>
                <w:bCs/>
              </w:rPr>
            </w:rPrChange>
          </w:rPr>
          <w:instrText xml:space="preserve"> SEQ Ukázka_kódu \* ARABIC </w:instrText>
        </w:r>
      </w:ins>
      <w:r w:rsidRPr="00175F2B">
        <w:rPr>
          <w:b/>
          <w:bCs w:val="0"/>
          <w:rPrChange w:id="1165" w:author="Valerij Šlovikov" w:date="2025-07-08T21:34:00Z" w16du:dateUtc="2025-07-08T19:34:00Z">
            <w:rPr>
              <w:bCs/>
            </w:rPr>
          </w:rPrChange>
        </w:rPr>
        <w:fldChar w:fldCharType="separate"/>
      </w:r>
      <w:ins w:id="1166" w:author="Valerij Šlovikov" w:date="2025-07-08T21:42:00Z" w16du:dateUtc="2025-07-08T19:42:00Z">
        <w:r w:rsidR="0064500A">
          <w:rPr>
            <w:b/>
            <w:bCs w:val="0"/>
          </w:rPr>
          <w:t>2</w:t>
        </w:r>
      </w:ins>
      <w:ins w:id="1167" w:author="Valerij Šlovikov" w:date="2025-07-08T21:34:00Z" w16du:dateUtc="2025-07-08T19:34:00Z">
        <w:r w:rsidRPr="00175F2B">
          <w:rPr>
            <w:b/>
            <w:bCs w:val="0"/>
            <w:rPrChange w:id="1168" w:author="Valerij Šlovikov" w:date="2025-07-08T21:34:00Z" w16du:dateUtc="2025-07-08T19:34:00Z">
              <w:rPr>
                <w:bCs/>
              </w:rPr>
            </w:rPrChange>
          </w:rPr>
          <w:fldChar w:fldCharType="end"/>
        </w:r>
        <w:r w:rsidRPr="00175F2B">
          <w:rPr>
            <w:b/>
            <w:bCs w:val="0"/>
            <w:rPrChange w:id="1169" w:author="Valerij Šlovikov" w:date="2025-07-08T21:34:00Z" w16du:dateUtc="2025-07-08T19:34:00Z">
              <w:rPr>
                <w:bCs/>
              </w:rPr>
            </w:rPrChange>
          </w:rPr>
          <w:t>:</w:t>
        </w:r>
        <w:r>
          <w:t xml:space="preserve"> </w:t>
        </w:r>
        <w:r w:rsidRPr="00B93471">
          <w:t>RGB trojůhelník pomocí WebGL</w:t>
        </w:r>
        <w:r>
          <w:t xml:space="preserve"> 2</w:t>
        </w:r>
      </w:ins>
    </w:p>
    <w:p w14:paraId="0D613105" w14:textId="1C7F0073" w:rsidR="00442C9A" w:rsidRDefault="00A5435A" w:rsidP="00442C9A">
      <w:pPr>
        <w:rPr>
          <w:ins w:id="1170" w:author="Valerij Šlovikov" w:date="2025-07-08T21:35:00Z" w16du:dateUtc="2025-07-08T19:35:00Z"/>
        </w:rPr>
      </w:pPr>
      <w:r w:rsidRPr="0018468E">
        <w:drawing>
          <wp:inline distT="0" distB="0" distL="0" distR="0" wp14:anchorId="2FCC2FFF" wp14:editId="475A244D">
            <wp:extent cx="5096586" cy="6134956"/>
            <wp:effectExtent l="0" t="0" r="8890" b="0"/>
            <wp:docPr id="82618033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0334" name=""/>
                    <pic:cNvPicPr/>
                  </pic:nvPicPr>
                  <pic:blipFill>
                    <a:blip r:embed="rId19"/>
                    <a:stretch>
                      <a:fillRect/>
                    </a:stretch>
                  </pic:blipFill>
                  <pic:spPr>
                    <a:xfrm>
                      <a:off x="0" y="0"/>
                      <a:ext cx="5096586" cy="6134956"/>
                    </a:xfrm>
                    <a:prstGeom prst="rect">
                      <a:avLst/>
                    </a:prstGeom>
                  </pic:spPr>
                </pic:pic>
              </a:graphicData>
            </a:graphic>
          </wp:inline>
        </w:drawing>
      </w:r>
    </w:p>
    <w:p w14:paraId="2808D6BD" w14:textId="4063FF38" w:rsidR="00175F2B" w:rsidRPr="00442C9A" w:rsidRDefault="00175F2B" w:rsidP="00175F2B">
      <w:pPr>
        <w:pStyle w:val="TabulkaCaption"/>
        <w:pPrChange w:id="1171" w:author="Valerij Šlovikov" w:date="2025-07-08T21:35:00Z" w16du:dateUtc="2025-07-08T19:35:00Z">
          <w:pPr/>
        </w:pPrChange>
      </w:pPr>
      <w:ins w:id="1172" w:author="Valerij Šlovikov" w:date="2025-07-08T21:35:00Z" w16du:dateUtc="2025-07-08T19:35:00Z">
        <w:r>
          <w:t>Zdroj: vlastní kód</w:t>
        </w:r>
      </w:ins>
    </w:p>
    <w:p w14:paraId="129886BF" w14:textId="1A1C7C8F" w:rsidR="00C1187C" w:rsidRPr="0018468E" w:rsidRDefault="00C1187C" w:rsidP="006A0B57">
      <w:r w:rsidRPr="0018468E">
        <w:t>WebGL2 implementace využívá rozšířený kontext webgl2 namísto základního webgl. Při implementaci RGB trojúhelníku jsou rozdíly minimální</w:t>
      </w:r>
      <w:ins w:id="1173" w:author="Valerij Šlovikov" w:date="2025-07-08T21:35:00Z" w16du:dateUtc="2025-07-08T19:35:00Z">
        <w:r w:rsidR="00175F2B">
          <w:t xml:space="preserve">. </w:t>
        </w:r>
      </w:ins>
      <w:del w:id="1174" w:author="Valerij Šlovikov" w:date="2025-07-08T21:35:00Z" w16du:dateUtc="2025-07-08T19:35:00Z">
        <w:r w:rsidRPr="0018468E" w:rsidDel="00175F2B">
          <w:delText xml:space="preserve"> - </w:delText>
        </w:r>
      </w:del>
      <w:r w:rsidRPr="0018468E">
        <w:t xml:space="preserve">API zůstává </w:t>
      </w:r>
      <w:del w:id="1175" w:author="Valerij Šlovikov" w:date="2025-07-08T21:36:00Z" w16du:dateUtc="2025-07-08T19:36:00Z">
        <w:r w:rsidRPr="0018468E" w:rsidDel="00175F2B">
          <w:delText xml:space="preserve">syntakticky </w:delText>
        </w:r>
      </w:del>
      <w:r w:rsidRPr="0018468E">
        <w:t>kompatibilní s WebGL.</w:t>
      </w:r>
      <w:del w:id="1176" w:author="Valerij Šlovikov" w:date="2025-07-08T21:35:00Z" w16du:dateUtc="2025-07-08T19:35:00Z">
        <w:r w:rsidRPr="0018468E" w:rsidDel="00175F2B">
          <w:delText xml:space="preserve"> Výhody WebGL2 se projevují až při složitějších scénách využívajících pokročilé funkce jako vertex array objects nebo instanced rendering.</w:delText>
        </w:r>
      </w:del>
    </w:p>
    <w:p w14:paraId="36DA31EF" w14:textId="148DF8C7" w:rsidR="00442C9A" w:rsidRPr="0018468E" w:rsidRDefault="00442C9A" w:rsidP="00FD0344">
      <w:pPr>
        <w:pStyle w:val="Nadpis2"/>
        <w:rPr>
          <w:rFonts w:cstheme="minorHAnsi"/>
        </w:rPr>
      </w:pPr>
      <w:bookmarkStart w:id="1177" w:name="_Toc202559906"/>
      <w:r w:rsidRPr="0018468E">
        <w:rPr>
          <w:rFonts w:cstheme="minorHAnsi"/>
        </w:rPr>
        <w:lastRenderedPageBreak/>
        <w:t>WebGPU</w:t>
      </w:r>
      <w:bookmarkEnd w:id="1177"/>
    </w:p>
    <w:p w14:paraId="63982850" w14:textId="20C188F5" w:rsidR="0064500A" w:rsidRPr="00D60D7B" w:rsidDel="0064500A" w:rsidRDefault="006A0B57" w:rsidP="00D60D7B">
      <w:pPr>
        <w:rPr>
          <w:del w:id="1178" w:author="Valerij Šlovikov" w:date="2025-07-08T21:39:00Z" w16du:dateUtc="2025-07-08T19:39:00Z"/>
        </w:rPr>
      </w:pPr>
      <w:r w:rsidRPr="0018468E">
        <w:t>WebGPU představuje zásadní změnu v přístupu k programování GPU na webu. Místo imperativního stavového modelu používá explicitní pipeline objekty. Implementace je složitější, ale poskytuje větší kontrolu nad vykreslovacím procesem.</w:t>
      </w:r>
      <w:ins w:id="1179" w:author="Valerij Šlovikov" w:date="2025-07-08T21:38:00Z" w16du:dateUtc="2025-07-08T19:38:00Z">
        <w:r w:rsidR="0064500A">
          <w:t xml:space="preserve"> </w:t>
        </w:r>
      </w:ins>
      <w:ins w:id="1180" w:author="Valerij Šlovikov" w:date="2025-07-08T21:37:00Z">
        <w:r w:rsidR="0064500A" w:rsidRPr="0064500A">
          <w:t xml:space="preserve">Implementace trojúhelníku tak zahrnuje vytvoření GPUDevice, GPURenderPipeline a předání dat bufferu do grafu příkazů, jak demonstruje oficiální tutoriál </w:t>
        </w:r>
      </w:ins>
      <w:customXmlInsRangeStart w:id="1181" w:author="Valerij Šlovikov" w:date="2025-07-08T21:38:00Z"/>
      <w:sdt>
        <w:sdtPr>
          <w:id w:val="-2031559187"/>
          <w:citation/>
        </w:sdtPr>
        <w:sdtContent>
          <w:customXmlInsRangeEnd w:id="1181"/>
          <w:ins w:id="1182" w:author="Valerij Šlovikov" w:date="2025-07-08T21:38:00Z" w16du:dateUtc="2025-07-08T19:38:00Z">
            <w:r w:rsidR="0064500A">
              <w:fldChar w:fldCharType="begin"/>
            </w:r>
            <w:r w:rsidR="0064500A">
              <w:instrText xml:space="preserve"> CITATION Moz25 \l 1029 </w:instrText>
            </w:r>
          </w:ins>
          <w:r w:rsidR="0064500A">
            <w:fldChar w:fldCharType="separate"/>
          </w:r>
          <w:ins w:id="1183" w:author="Valerij Šlovikov" w:date="2025-07-08T21:38:00Z" w16du:dateUtc="2025-07-08T19:38:00Z">
            <w:r w:rsidR="0064500A">
              <w:t>(MDN Web Docs, 2025)</w:t>
            </w:r>
            <w:r w:rsidR="0064500A">
              <w:fldChar w:fldCharType="end"/>
            </w:r>
          </w:ins>
          <w:customXmlInsRangeStart w:id="1184" w:author="Valerij Šlovikov" w:date="2025-07-08T21:38:00Z"/>
        </w:sdtContent>
      </w:sdt>
      <w:customXmlInsRangeEnd w:id="1184"/>
      <w:ins w:id="1185" w:author="Valerij Šlovikov" w:date="2025-07-08T21:38:00Z" w16du:dateUtc="2025-07-08T19:38:00Z">
        <w:r w:rsidR="0064500A">
          <w:t>.</w:t>
        </w:r>
      </w:ins>
    </w:p>
    <w:p w14:paraId="51E4CFF8" w14:textId="0AFC895A" w:rsidR="00D60D7B" w:rsidRPr="0064500A" w:rsidDel="0064500A" w:rsidRDefault="00D60D7B" w:rsidP="0064500A">
      <w:pPr>
        <w:rPr>
          <w:del w:id="1186" w:author="Valerij Šlovikov" w:date="2025-07-08T21:38:00Z" w16du:dateUtc="2025-07-08T19:38:00Z"/>
        </w:rPr>
        <w:pPrChange w:id="1187" w:author="Valerij Šlovikov" w:date="2025-07-08T21:39:00Z" w16du:dateUtc="2025-07-08T19:39:00Z">
          <w:pPr/>
        </w:pPrChange>
      </w:pPr>
      <w:bookmarkStart w:id="1188" w:name="_Toc202559907"/>
      <w:del w:id="1189" w:author="Valerij Šlovikov" w:date="2025-07-08T21:38:00Z" w16du:dateUtc="2025-07-08T19:38:00Z">
        <w:r w:rsidRPr="0064500A" w:rsidDel="0064500A">
          <w:delText>CORS a security omezení</w:delText>
        </w:r>
        <w:bookmarkEnd w:id="1188"/>
      </w:del>
    </w:p>
    <w:p w14:paraId="14AE1CFF" w14:textId="77777777" w:rsidR="0064500A" w:rsidRDefault="0064500A" w:rsidP="00D60D7B">
      <w:pPr>
        <w:rPr>
          <w:ins w:id="1190" w:author="Valerij Šlovikov" w:date="2025-07-08T21:39:00Z" w16du:dateUtc="2025-07-08T19:39:00Z"/>
        </w:rPr>
      </w:pPr>
    </w:p>
    <w:p w14:paraId="7EF1483D" w14:textId="4948AEE6" w:rsidR="0064500A" w:rsidRDefault="0064500A" w:rsidP="0064500A">
      <w:pPr>
        <w:pStyle w:val="Nadpis3"/>
        <w:rPr>
          <w:ins w:id="1191" w:author="Valerij Šlovikov" w:date="2025-07-08T21:39:00Z" w16du:dateUtc="2025-07-08T19:39:00Z"/>
        </w:rPr>
        <w:pPrChange w:id="1192" w:author="Valerij Šlovikov" w:date="2025-07-08T21:39:00Z" w16du:dateUtc="2025-07-08T19:39:00Z">
          <w:pPr/>
        </w:pPrChange>
      </w:pPr>
      <w:ins w:id="1193" w:author="Valerij Šlovikov" w:date="2025-07-08T21:40:00Z" w16du:dateUtc="2025-07-08T19:40:00Z">
        <w:r>
          <w:t>Bezpečnost a CORS</w:t>
        </w:r>
      </w:ins>
    </w:p>
    <w:p w14:paraId="520B5102" w14:textId="2ED43B09" w:rsidR="00D60D7B" w:rsidRPr="00D60D7B" w:rsidRDefault="00D60D7B" w:rsidP="00D60D7B">
      <w:r w:rsidRPr="00D60D7B">
        <w:t xml:space="preserve">Prvním významným problémem při vývoji </w:t>
      </w:r>
      <w:del w:id="1194" w:author="Valerij Šlovikov" w:date="2025-07-08T21:40:00Z" w16du:dateUtc="2025-07-08T19:40:00Z">
        <w:r w:rsidRPr="00D60D7B" w:rsidDel="0064500A">
          <w:delText>3D webových aplikací</w:delText>
        </w:r>
      </w:del>
      <w:ins w:id="1195" w:author="Valerij Šlovikov" w:date="2025-07-08T21:40:00Z" w16du:dateUtc="2025-07-08T19:40:00Z">
        <w:r w:rsidR="0064500A">
          <w:t>za použití WebGPU API</w:t>
        </w:r>
      </w:ins>
      <w:r w:rsidRPr="00D60D7B">
        <w:t xml:space="preserve"> jsou bezpečnostní omezení moderních prohlížečů. WebGL funguje relativně bez problémů i při otevření HTML souboru přímo z file systému (file:// protokol), zatímco WebGPU vyžaduje HTTPS nebo HTTP server.</w:t>
      </w:r>
    </w:p>
    <w:p w14:paraId="172F937E" w14:textId="77777777" w:rsidR="00D60D7B" w:rsidRPr="00D60D7B" w:rsidRDefault="00D60D7B" w:rsidP="00D60D7B">
      <w:r w:rsidRPr="00D60D7B">
        <w:rPr>
          <w:b/>
          <w:bCs/>
        </w:rPr>
        <w:t>CORS (Cross-Origin Resource Sharing) problémy:</w:t>
      </w:r>
    </w:p>
    <w:p w14:paraId="173A137B" w14:textId="77777777" w:rsidR="00D60D7B" w:rsidRPr="00D60D7B" w:rsidRDefault="00D60D7B" w:rsidP="00D60D7B">
      <w:pPr>
        <w:numPr>
          <w:ilvl w:val="0"/>
          <w:numId w:val="47"/>
        </w:numPr>
      </w:pPr>
      <w:r w:rsidRPr="00D60D7B">
        <w:t>WebGPU neumožňuje načítání z file:// protokolu</w:t>
      </w:r>
    </w:p>
    <w:p w14:paraId="2A0A0CD5" w14:textId="77777777" w:rsidR="00D60D7B" w:rsidRPr="00D60D7B" w:rsidRDefault="00D60D7B" w:rsidP="00D60D7B">
      <w:pPr>
        <w:numPr>
          <w:ilvl w:val="0"/>
          <w:numId w:val="47"/>
        </w:numPr>
      </w:pPr>
      <w:r w:rsidRPr="00D60D7B">
        <w:t>Nutnost spuštění lokálního HTTP serveru pro development</w:t>
      </w:r>
    </w:p>
    <w:p w14:paraId="5E9B153A" w14:textId="77777777" w:rsidR="00D60D7B" w:rsidRPr="00D60D7B" w:rsidRDefault="00D60D7B" w:rsidP="00D60D7B">
      <w:pPr>
        <w:numPr>
          <w:ilvl w:val="0"/>
          <w:numId w:val="47"/>
        </w:numPr>
      </w:pPr>
      <w:r w:rsidRPr="00D60D7B">
        <w:t>Komplexnější deployment workflow oproti tradičním webovým aplikacím</w:t>
      </w:r>
    </w:p>
    <w:p w14:paraId="6CD79243" w14:textId="6E56CB27" w:rsidR="00B736CF" w:rsidRPr="0018468E" w:rsidRDefault="00D60D7B" w:rsidP="00D60D7B">
      <w:r w:rsidRPr="00D60D7B">
        <w:t>Praktick</w:t>
      </w:r>
      <w:r w:rsidR="00B736CF" w:rsidRPr="0018468E">
        <w:t xml:space="preserve">ým řešením je vytvoření lokálního serveru a spouštění kódu přes localhost. Provést lze několika způsoby, ale </w:t>
      </w:r>
      <w:del w:id="1196" w:author="Valerij Šlovikov" w:date="2025-07-08T21:41:00Z" w16du:dateUtc="2025-07-08T19:41:00Z">
        <w:r w:rsidR="00B736CF" w:rsidRPr="0018468E" w:rsidDel="0064500A">
          <w:delText>my jsme zvolili</w:delText>
        </w:r>
      </w:del>
      <w:ins w:id="1197" w:author="Valerij Šlovikov" w:date="2025-07-08T21:41:00Z" w16du:dateUtc="2025-07-08T19:41:00Z">
        <w:r w:rsidR="0064500A">
          <w:t>byl zvolen</w:t>
        </w:r>
      </w:ins>
      <w:r w:rsidR="00B736CF" w:rsidRPr="0018468E">
        <w:t xml:space="preserve"> příkaz </w:t>
      </w:r>
      <w:r w:rsidR="00B736CF" w:rsidRPr="0018468E">
        <w:rPr>
          <w:i/>
          <w:iCs/>
        </w:rPr>
        <w:t>python -m http.server 8000</w:t>
      </w:r>
      <w:r w:rsidR="00B736CF" w:rsidRPr="0018468E">
        <w:t xml:space="preserve"> </w:t>
      </w:r>
      <w:del w:id="1198" w:author="Valerij Šlovikov" w:date="2025-07-08T21:41:00Z" w16du:dateUtc="2025-07-08T19:41:00Z">
        <w:r w:rsidR="00B736CF" w:rsidRPr="0018468E" w:rsidDel="0064500A">
          <w:delText>Viz screenshot</w:delText>
        </w:r>
      </w:del>
      <w:ins w:id="1199" w:author="Valerij Šlovikov" w:date="2025-07-08T21:41:00Z" w16du:dateUtc="2025-07-08T19:41:00Z">
        <w:r w:rsidR="0064500A">
          <w:t>viz níže</w:t>
        </w:r>
      </w:ins>
    </w:p>
    <w:p w14:paraId="495945C2" w14:textId="70F20888" w:rsidR="0064500A" w:rsidRDefault="0064500A" w:rsidP="0064500A">
      <w:pPr>
        <w:pStyle w:val="TabulkaCaption"/>
        <w:rPr>
          <w:ins w:id="1200" w:author="Valerij Šlovikov" w:date="2025-07-08T21:42:00Z" w16du:dateUtc="2025-07-08T19:42:00Z"/>
        </w:rPr>
        <w:pPrChange w:id="1201" w:author="Valerij Šlovikov" w:date="2025-07-08T21:42:00Z" w16du:dateUtc="2025-07-08T19:42:00Z">
          <w:pPr>
            <w:pStyle w:val="Titulek"/>
          </w:pPr>
        </w:pPrChange>
      </w:pPr>
      <w:ins w:id="1202" w:author="Valerij Šlovikov" w:date="2025-07-08T21:42:00Z" w16du:dateUtc="2025-07-08T19:42:00Z">
        <w:r w:rsidRPr="0064500A">
          <w:rPr>
            <w:b/>
            <w:bCs w:val="0"/>
            <w:rPrChange w:id="1203" w:author="Valerij Šlovikov" w:date="2025-07-08T21:42:00Z" w16du:dateUtc="2025-07-08T19:42:00Z">
              <w:rPr/>
            </w:rPrChange>
          </w:rPr>
          <w:t xml:space="preserve">Ukázka kódu </w:t>
        </w:r>
        <w:r w:rsidRPr="0064500A">
          <w:rPr>
            <w:b/>
            <w:bCs w:val="0"/>
            <w:rPrChange w:id="1204" w:author="Valerij Šlovikov" w:date="2025-07-08T21:42:00Z" w16du:dateUtc="2025-07-08T19:42:00Z">
              <w:rPr/>
            </w:rPrChange>
          </w:rPr>
          <w:fldChar w:fldCharType="begin"/>
        </w:r>
        <w:r w:rsidRPr="0064500A">
          <w:rPr>
            <w:b/>
            <w:bCs w:val="0"/>
            <w:rPrChange w:id="1205" w:author="Valerij Šlovikov" w:date="2025-07-08T21:42:00Z" w16du:dateUtc="2025-07-08T19:42:00Z">
              <w:rPr/>
            </w:rPrChange>
          </w:rPr>
          <w:instrText xml:space="preserve"> SEQ Ukázka_kódu \* ARABIC </w:instrText>
        </w:r>
      </w:ins>
      <w:r w:rsidRPr="0064500A">
        <w:rPr>
          <w:b/>
          <w:bCs w:val="0"/>
          <w:rPrChange w:id="1206" w:author="Valerij Šlovikov" w:date="2025-07-08T21:42:00Z" w16du:dateUtc="2025-07-08T19:42:00Z">
            <w:rPr/>
          </w:rPrChange>
        </w:rPr>
        <w:fldChar w:fldCharType="separate"/>
      </w:r>
      <w:ins w:id="1207" w:author="Valerij Šlovikov" w:date="2025-07-08T21:42:00Z" w16du:dateUtc="2025-07-08T19:42:00Z">
        <w:r w:rsidRPr="0064500A">
          <w:rPr>
            <w:b/>
            <w:bCs w:val="0"/>
            <w:rPrChange w:id="1208" w:author="Valerij Šlovikov" w:date="2025-07-08T21:42:00Z" w16du:dateUtc="2025-07-08T19:42:00Z">
              <w:rPr/>
            </w:rPrChange>
          </w:rPr>
          <w:t>3</w:t>
        </w:r>
        <w:r w:rsidRPr="0064500A">
          <w:rPr>
            <w:b/>
            <w:bCs w:val="0"/>
            <w:rPrChange w:id="1209" w:author="Valerij Šlovikov" w:date="2025-07-08T21:42:00Z" w16du:dateUtc="2025-07-08T19:42:00Z">
              <w:rPr/>
            </w:rPrChange>
          </w:rPr>
          <w:fldChar w:fldCharType="end"/>
        </w:r>
        <w:r w:rsidRPr="0064500A">
          <w:rPr>
            <w:b/>
            <w:bCs w:val="0"/>
            <w:rPrChange w:id="1210" w:author="Valerij Šlovikov" w:date="2025-07-08T21:42:00Z" w16du:dateUtc="2025-07-08T19:42:00Z">
              <w:rPr/>
            </w:rPrChange>
          </w:rPr>
          <w:t>:</w:t>
        </w:r>
        <w:r>
          <w:t xml:space="preserve"> </w:t>
        </w:r>
        <w:r>
          <w:t>Terminál spuštění a použití serveru</w:t>
        </w:r>
      </w:ins>
    </w:p>
    <w:p w14:paraId="66C57464" w14:textId="482C7336" w:rsidR="00B736CF" w:rsidRPr="00D60D7B" w:rsidRDefault="00B736CF" w:rsidP="00D60D7B">
      <w:r w:rsidRPr="0018468E">
        <w:drawing>
          <wp:inline distT="0" distB="0" distL="0" distR="0" wp14:anchorId="6C4CAEB7" wp14:editId="4CA09B66">
            <wp:extent cx="5648326" cy="1533525"/>
            <wp:effectExtent l="0" t="0" r="9525" b="9525"/>
            <wp:docPr id="3402116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161" name=""/>
                    <pic:cNvPicPr/>
                  </pic:nvPicPr>
                  <pic:blipFill rotWithShape="1">
                    <a:blip r:embed="rId20"/>
                    <a:srcRect b="26818"/>
                    <a:stretch>
                      <a:fillRect/>
                    </a:stretch>
                  </pic:blipFill>
                  <pic:spPr bwMode="auto">
                    <a:xfrm>
                      <a:off x="0" y="0"/>
                      <a:ext cx="5649113" cy="1533739"/>
                    </a:xfrm>
                    <a:prstGeom prst="rect">
                      <a:avLst/>
                    </a:prstGeom>
                    <a:ln>
                      <a:noFill/>
                    </a:ln>
                    <a:extLst>
                      <a:ext uri="{53640926-AAD7-44D8-BBD7-CCE9431645EC}">
                        <a14:shadowObscured xmlns:a14="http://schemas.microsoft.com/office/drawing/2010/main"/>
                      </a:ext>
                    </a:extLst>
                  </pic:spPr>
                </pic:pic>
              </a:graphicData>
            </a:graphic>
          </wp:inline>
        </w:drawing>
      </w:r>
    </w:p>
    <w:p w14:paraId="2F74CEE6" w14:textId="233E41DC" w:rsidR="0064500A" w:rsidRDefault="0064500A" w:rsidP="0064500A">
      <w:pPr>
        <w:pStyle w:val="TabulkaCaption"/>
        <w:rPr>
          <w:ins w:id="1211" w:author="Valerij Šlovikov" w:date="2025-07-08T21:42:00Z" w16du:dateUtc="2025-07-08T19:42:00Z"/>
        </w:rPr>
      </w:pPr>
      <w:ins w:id="1212" w:author="Valerij Šlovikov" w:date="2025-07-08T21:42:00Z" w16du:dateUtc="2025-07-08T19:42:00Z">
        <w:r>
          <w:t>Zdroj: vlastní kód</w:t>
        </w:r>
      </w:ins>
    </w:p>
    <w:p w14:paraId="15C2031B" w14:textId="77777777" w:rsidR="0064500A" w:rsidRDefault="0064500A" w:rsidP="0064500A">
      <w:pPr>
        <w:pStyle w:val="TabulkaCaption"/>
        <w:rPr>
          <w:ins w:id="1213" w:author="Valerij Šlovikov" w:date="2025-07-08T21:42:00Z" w16du:dateUtc="2025-07-08T19:42:00Z"/>
        </w:rPr>
      </w:pPr>
    </w:p>
    <w:p w14:paraId="19D9B22E" w14:textId="73977CDC" w:rsidR="00D60D7B" w:rsidRPr="00D60D7B" w:rsidDel="0064500A" w:rsidRDefault="00D60D7B" w:rsidP="00A076C9">
      <w:pPr>
        <w:rPr>
          <w:del w:id="1214" w:author="Valerij Šlovikov" w:date="2025-07-08T21:43:00Z" w16du:dateUtc="2025-07-08T19:43:00Z"/>
          <w:b/>
          <w:bCs/>
        </w:rPr>
      </w:pPr>
      <w:del w:id="1215" w:author="Valerij Šlovikov" w:date="2025-07-08T21:43:00Z" w16du:dateUtc="2025-07-08T19:43:00Z">
        <w:r w:rsidRPr="00D60D7B" w:rsidDel="0064500A">
          <w:rPr>
            <w:b/>
            <w:bCs/>
          </w:rPr>
          <w:delText>Browser compatibility a feature flags</w:delText>
        </w:r>
      </w:del>
    </w:p>
    <w:p w14:paraId="4F954076" w14:textId="693F3AE3" w:rsidR="00D60D7B" w:rsidRPr="0018468E" w:rsidDel="0064500A" w:rsidRDefault="00D60D7B" w:rsidP="00D60D7B">
      <w:pPr>
        <w:rPr>
          <w:del w:id="1216" w:author="Valerij Šlovikov" w:date="2025-07-08T21:43:00Z" w16du:dateUtc="2025-07-08T19:43:00Z"/>
        </w:rPr>
      </w:pPr>
      <w:del w:id="1217" w:author="Valerij Šlovikov" w:date="2025-07-08T21:43:00Z" w16du:dateUtc="2025-07-08T19:43:00Z">
        <w:r w:rsidRPr="00D60D7B" w:rsidDel="0064500A">
          <w:delText>Během implementace se ukázaly významné rozdíly v podpoře jednotlivých technologií napříč prohlížeči:</w:delText>
        </w:r>
      </w:del>
    </w:p>
    <w:p w14:paraId="0010AEB4" w14:textId="07A64535" w:rsidR="00FD0344" w:rsidRPr="00FD0344" w:rsidDel="0064500A" w:rsidRDefault="00FD0344" w:rsidP="00FD0344">
      <w:pPr>
        <w:rPr>
          <w:del w:id="1218" w:author="Valerij Šlovikov" w:date="2025-07-08T21:43:00Z" w16du:dateUtc="2025-07-08T19:43:00Z"/>
        </w:rPr>
      </w:pPr>
      <w:del w:id="1219" w:author="Valerij Šlovikov" w:date="2025-07-08T21:43:00Z" w16du:dateUtc="2025-07-08T19:43:00Z">
        <w:r w:rsidRPr="00FD0344" w:rsidDel="0064500A">
          <w:delText>| Prohlížeč | WebGL | WebGL2 | WebGPU |</w:delText>
        </w:r>
      </w:del>
    </w:p>
    <w:p w14:paraId="1B0AD8C1" w14:textId="4185E133" w:rsidR="00FD0344" w:rsidRPr="00FD0344" w:rsidDel="0064500A" w:rsidRDefault="00FD0344" w:rsidP="00FD0344">
      <w:pPr>
        <w:rPr>
          <w:del w:id="1220" w:author="Valerij Šlovikov" w:date="2025-07-08T21:43:00Z" w16du:dateUtc="2025-07-08T19:43:00Z"/>
        </w:rPr>
      </w:pPr>
      <w:del w:id="1221" w:author="Valerij Šlovikov" w:date="2025-07-08T21:43:00Z" w16du:dateUtc="2025-07-08T19:43:00Z">
        <w:r w:rsidRPr="00FD0344" w:rsidDel="0064500A">
          <w:delText>|-----------|-------|--------|--------|</w:delText>
        </w:r>
      </w:del>
    </w:p>
    <w:p w14:paraId="0A2A21C9" w14:textId="11F07EF8" w:rsidR="00FD0344" w:rsidRPr="00FD0344" w:rsidDel="0064500A" w:rsidRDefault="00FD0344" w:rsidP="00FD0344">
      <w:pPr>
        <w:rPr>
          <w:del w:id="1222" w:author="Valerij Šlovikov" w:date="2025-07-08T21:43:00Z" w16du:dateUtc="2025-07-08T19:43:00Z"/>
        </w:rPr>
      </w:pPr>
      <w:del w:id="1223" w:author="Valerij Šlovikov" w:date="2025-07-08T21:43:00Z" w16du:dateUtc="2025-07-08T19:43:00Z">
        <w:r w:rsidRPr="00FD0344" w:rsidDel="0064500A">
          <w:delText xml:space="preserve">| Chrome 120+ | </w:delText>
        </w:r>
        <w:r w:rsidRPr="00FD0344" w:rsidDel="0064500A">
          <w:rPr>
            <w:rFonts w:ascii="Segoe UI Emoji" w:hAnsi="Segoe UI Emoji" w:cs="Segoe UI Emoji"/>
          </w:rPr>
          <w:delText>✅</w:delText>
        </w:r>
        <w:r w:rsidRPr="00FD0344" w:rsidDel="0064500A">
          <w:delText xml:space="preserve"> | </w:delText>
        </w:r>
        <w:r w:rsidRPr="00FD0344" w:rsidDel="0064500A">
          <w:rPr>
            <w:rFonts w:ascii="Segoe UI Emoji" w:hAnsi="Segoe UI Emoji" w:cs="Segoe UI Emoji"/>
          </w:rPr>
          <w:delText>✅</w:delText>
        </w:r>
        <w:r w:rsidRPr="00FD0344" w:rsidDel="0064500A">
          <w:delText xml:space="preserve"> | </w:delText>
        </w:r>
        <w:r w:rsidRPr="00FD0344" w:rsidDel="0064500A">
          <w:rPr>
            <w:rFonts w:ascii="Segoe UI Emoji" w:hAnsi="Segoe UI Emoji" w:cs="Segoe UI Emoji"/>
          </w:rPr>
          <w:delText>✅</w:delText>
        </w:r>
        <w:r w:rsidRPr="00FD0344" w:rsidDel="0064500A">
          <w:delText xml:space="preserve"> |</w:delText>
        </w:r>
      </w:del>
    </w:p>
    <w:p w14:paraId="0D5EC994" w14:textId="61B560CD" w:rsidR="00FD0344" w:rsidRPr="00FD0344" w:rsidDel="0064500A" w:rsidRDefault="00FD0344" w:rsidP="00FD0344">
      <w:pPr>
        <w:rPr>
          <w:del w:id="1224" w:author="Valerij Šlovikov" w:date="2025-07-08T21:43:00Z" w16du:dateUtc="2025-07-08T19:43:00Z"/>
        </w:rPr>
      </w:pPr>
      <w:del w:id="1225" w:author="Valerij Šlovikov" w:date="2025-07-08T21:43:00Z" w16du:dateUtc="2025-07-08T19:43:00Z">
        <w:r w:rsidRPr="00FD0344" w:rsidDel="0064500A">
          <w:delText xml:space="preserve">| Firefox 119+ | </w:delText>
        </w:r>
        <w:r w:rsidRPr="00FD0344" w:rsidDel="0064500A">
          <w:rPr>
            <w:rFonts w:ascii="Segoe UI Emoji" w:hAnsi="Segoe UI Emoji" w:cs="Segoe UI Emoji"/>
          </w:rPr>
          <w:delText>✅</w:delText>
        </w:r>
        <w:r w:rsidRPr="00FD0344" w:rsidDel="0064500A">
          <w:delText xml:space="preserve"> | </w:delText>
        </w:r>
        <w:r w:rsidRPr="00FD0344" w:rsidDel="0064500A">
          <w:rPr>
            <w:rFonts w:ascii="Segoe UI Emoji" w:hAnsi="Segoe UI Emoji" w:cs="Segoe UI Emoji"/>
          </w:rPr>
          <w:delText>✅</w:delText>
        </w:r>
        <w:r w:rsidRPr="00FD0344" w:rsidDel="0064500A">
          <w:delText xml:space="preserve"> | </w:delText>
        </w:r>
        <w:r w:rsidRPr="00FD0344" w:rsidDel="0064500A">
          <w:rPr>
            <w:rFonts w:ascii="Segoe UI Emoji" w:hAnsi="Segoe UI Emoji" w:cs="Segoe UI Emoji"/>
          </w:rPr>
          <w:delText>❌</w:delText>
        </w:r>
        <w:r w:rsidRPr="00FD0344" w:rsidDel="0064500A">
          <w:delText xml:space="preserve"> (Nightly only) |</w:delText>
        </w:r>
      </w:del>
    </w:p>
    <w:p w14:paraId="0867F707" w14:textId="348C33AA" w:rsidR="00FD0344" w:rsidRPr="00FD0344" w:rsidDel="0064500A" w:rsidRDefault="00FD0344" w:rsidP="00FD0344">
      <w:pPr>
        <w:rPr>
          <w:del w:id="1226" w:author="Valerij Šlovikov" w:date="2025-07-08T21:43:00Z" w16du:dateUtc="2025-07-08T19:43:00Z"/>
        </w:rPr>
      </w:pPr>
      <w:del w:id="1227" w:author="Valerij Šlovikov" w:date="2025-07-08T21:43:00Z" w16du:dateUtc="2025-07-08T19:43:00Z">
        <w:r w:rsidRPr="00FD0344" w:rsidDel="0064500A">
          <w:delText xml:space="preserve">| Safari 17+ | </w:delText>
        </w:r>
        <w:r w:rsidRPr="00FD0344" w:rsidDel="0064500A">
          <w:rPr>
            <w:rFonts w:ascii="Segoe UI Emoji" w:hAnsi="Segoe UI Emoji" w:cs="Segoe UI Emoji"/>
          </w:rPr>
          <w:delText>✅</w:delText>
        </w:r>
        <w:r w:rsidRPr="00FD0344" w:rsidDel="0064500A">
          <w:delText xml:space="preserve"> | </w:delText>
        </w:r>
        <w:r w:rsidRPr="00FD0344" w:rsidDel="0064500A">
          <w:rPr>
            <w:rFonts w:ascii="Segoe UI Emoji" w:hAnsi="Segoe UI Emoji" w:cs="Segoe UI Emoji"/>
          </w:rPr>
          <w:delText>⚠️</w:delText>
        </w:r>
        <w:r w:rsidRPr="00FD0344" w:rsidDel="0064500A">
          <w:delText xml:space="preserve"> Limited | </w:delText>
        </w:r>
        <w:r w:rsidRPr="00FD0344" w:rsidDel="0064500A">
          <w:rPr>
            <w:rFonts w:ascii="Segoe UI Emoji" w:hAnsi="Segoe UI Emoji" w:cs="Segoe UI Emoji"/>
          </w:rPr>
          <w:delText>⚠️</w:delText>
        </w:r>
        <w:r w:rsidRPr="00FD0344" w:rsidDel="0064500A">
          <w:delText xml:space="preserve"> Experimental |</w:delText>
        </w:r>
      </w:del>
    </w:p>
    <w:p w14:paraId="177C8D3B" w14:textId="2545D8D6" w:rsidR="00FD0344" w:rsidRPr="00FD0344" w:rsidDel="0064500A" w:rsidRDefault="00FD0344" w:rsidP="00FD0344">
      <w:pPr>
        <w:rPr>
          <w:del w:id="1228" w:author="Valerij Šlovikov" w:date="2025-07-08T21:43:00Z" w16du:dateUtc="2025-07-08T19:43:00Z"/>
        </w:rPr>
      </w:pPr>
      <w:del w:id="1229" w:author="Valerij Šlovikov" w:date="2025-07-08T21:43:00Z" w16du:dateUtc="2025-07-08T19:43:00Z">
        <w:r w:rsidRPr="00FD0344" w:rsidDel="0064500A">
          <w:delText xml:space="preserve">| Edge 120+ | </w:delText>
        </w:r>
        <w:r w:rsidRPr="00FD0344" w:rsidDel="0064500A">
          <w:rPr>
            <w:rFonts w:ascii="Segoe UI Emoji" w:hAnsi="Segoe UI Emoji" w:cs="Segoe UI Emoji"/>
          </w:rPr>
          <w:delText>✅</w:delText>
        </w:r>
        <w:r w:rsidRPr="00FD0344" w:rsidDel="0064500A">
          <w:delText xml:space="preserve"> | </w:delText>
        </w:r>
        <w:r w:rsidRPr="00FD0344" w:rsidDel="0064500A">
          <w:rPr>
            <w:rFonts w:ascii="Segoe UI Emoji" w:hAnsi="Segoe UI Emoji" w:cs="Segoe UI Emoji"/>
          </w:rPr>
          <w:delText>✅</w:delText>
        </w:r>
        <w:r w:rsidRPr="00FD0344" w:rsidDel="0064500A">
          <w:delText xml:space="preserve"> | </w:delText>
        </w:r>
        <w:r w:rsidRPr="00FD0344" w:rsidDel="0064500A">
          <w:rPr>
            <w:rFonts w:ascii="Segoe UI Emoji" w:hAnsi="Segoe UI Emoji" w:cs="Segoe UI Emoji"/>
          </w:rPr>
          <w:delText>✅</w:delText>
        </w:r>
        <w:r w:rsidRPr="00FD0344" w:rsidDel="0064500A">
          <w:delText xml:space="preserve"> |</w:delText>
        </w:r>
      </w:del>
    </w:p>
    <w:p w14:paraId="2369034C" w14:textId="77777777" w:rsidR="00FD0344" w:rsidRPr="00D60D7B" w:rsidRDefault="00FD0344" w:rsidP="00D60D7B"/>
    <w:p w14:paraId="2BD6E016" w14:textId="77777777" w:rsidR="00D60D7B" w:rsidRPr="00D60D7B" w:rsidRDefault="00D60D7B" w:rsidP="00D60D7B">
      <w:r w:rsidRPr="00D60D7B">
        <w:rPr>
          <w:b/>
          <w:bCs/>
        </w:rPr>
        <w:lastRenderedPageBreak/>
        <w:t>Chrome (úspěšná implementace):</w:t>
      </w:r>
    </w:p>
    <w:p w14:paraId="6D5F7113" w14:textId="77777777" w:rsidR="00D60D7B" w:rsidRPr="00D60D7B" w:rsidRDefault="00D60D7B" w:rsidP="00D60D7B">
      <w:pPr>
        <w:numPr>
          <w:ilvl w:val="0"/>
          <w:numId w:val="48"/>
        </w:numPr>
      </w:pPr>
      <w:r w:rsidRPr="00D60D7B">
        <w:t>WebGL/WebGL2: Plná podpora bez dodatečných nastavení</w:t>
      </w:r>
    </w:p>
    <w:p w14:paraId="0181D1E1" w14:textId="77777777" w:rsidR="00D60D7B" w:rsidRPr="00D60D7B" w:rsidRDefault="00D60D7B" w:rsidP="00D60D7B">
      <w:pPr>
        <w:numPr>
          <w:ilvl w:val="0"/>
          <w:numId w:val="48"/>
        </w:numPr>
      </w:pPr>
      <w:r w:rsidRPr="00D60D7B">
        <w:t>WebGPU: Funkční od verze 113+, vyžaduje však explicitní povolení v chrome://flags v older verzích</w:t>
      </w:r>
    </w:p>
    <w:p w14:paraId="0F72E7B1" w14:textId="77777777" w:rsidR="00FD0344" w:rsidRPr="0018468E" w:rsidRDefault="00D60D7B" w:rsidP="00D60D7B">
      <w:r w:rsidRPr="00D60D7B">
        <w:rPr>
          <w:b/>
          <w:bCs/>
        </w:rPr>
        <w:t>Firefox (limitovaná podpora):</w:t>
      </w:r>
      <w:r w:rsidRPr="00D60D7B">
        <w:t xml:space="preserve"> </w:t>
      </w:r>
    </w:p>
    <w:p w14:paraId="6A9AEF24" w14:textId="1E89B68A" w:rsidR="00FD0344" w:rsidRPr="0018468E" w:rsidRDefault="00D60D7B" w:rsidP="003F72D8">
      <w:pPr>
        <w:pStyle w:val="Odstavecseseznamem"/>
        <w:numPr>
          <w:ilvl w:val="0"/>
          <w:numId w:val="49"/>
        </w:numPr>
        <w:rPr>
          <w:i/>
          <w:iCs/>
        </w:rPr>
      </w:pPr>
      <w:r w:rsidRPr="0018468E">
        <w:t>WebGPU v běžné verzi Firefoxu vygeneroval následující chybu:</w:t>
      </w:r>
      <w:r w:rsidR="00FD0344" w:rsidRPr="0018468E">
        <w:t xml:space="preserve"> </w:t>
      </w:r>
      <w:r w:rsidR="00FD0344" w:rsidRPr="0018468E">
        <w:rPr>
          <w:rStyle w:val="objectbox-stacktrace"/>
          <w:i/>
          <w:iCs/>
        </w:rPr>
        <w:t xml:space="preserve">DOMException: </w:t>
      </w:r>
      <w:r w:rsidR="00FD0344" w:rsidRPr="0018468E">
        <w:rPr>
          <w:rStyle w:val="objectbox"/>
          <w:i/>
          <w:iCs/>
        </w:rPr>
        <w:t>WebGPU is not yet available in Release or late Beta builds.</w:t>
      </w:r>
    </w:p>
    <w:p w14:paraId="537FFFF3" w14:textId="6DD6F5A7" w:rsidR="00D60D7B" w:rsidRPr="00D60D7B" w:rsidRDefault="00D60D7B" w:rsidP="003F72D8">
      <w:pPr>
        <w:pStyle w:val="Odstavecseseznamem"/>
        <w:numPr>
          <w:ilvl w:val="0"/>
          <w:numId w:val="49"/>
        </w:numPr>
      </w:pPr>
      <w:r w:rsidRPr="00D60D7B">
        <w:t>WebGL/WebGL2: Plná podpora</w:t>
      </w:r>
    </w:p>
    <w:p w14:paraId="708ADC8D" w14:textId="77777777" w:rsidR="00D60D7B" w:rsidRPr="00D60D7B" w:rsidRDefault="00D60D7B" w:rsidP="00D60D7B">
      <w:pPr>
        <w:numPr>
          <w:ilvl w:val="0"/>
          <w:numId w:val="49"/>
        </w:numPr>
      </w:pPr>
      <w:r w:rsidRPr="00D60D7B">
        <w:t>WebGPU: Dostupné pouze v Nightly builds s manual flags</w:t>
      </w:r>
    </w:p>
    <w:p w14:paraId="1A3BEDCF" w14:textId="77777777" w:rsidR="00D60D7B" w:rsidRPr="00D60D7B" w:rsidRDefault="00D60D7B" w:rsidP="00D60D7B">
      <w:r w:rsidRPr="00D60D7B">
        <w:rPr>
          <w:b/>
          <w:bCs/>
        </w:rPr>
        <w:t>Implikace pro vývoj:</w:t>
      </w:r>
    </w:p>
    <w:p w14:paraId="081ED6EC" w14:textId="77777777" w:rsidR="00D60D7B" w:rsidRPr="00D60D7B" w:rsidRDefault="00D60D7B" w:rsidP="00D60D7B">
      <w:pPr>
        <w:numPr>
          <w:ilvl w:val="0"/>
          <w:numId w:val="50"/>
        </w:numPr>
      </w:pPr>
      <w:r w:rsidRPr="00D60D7B">
        <w:t>Nutnost feature detection a fallback strategií</w:t>
      </w:r>
    </w:p>
    <w:p w14:paraId="2227E278" w14:textId="77777777" w:rsidR="00D60D7B" w:rsidRPr="00D60D7B" w:rsidRDefault="00D60D7B" w:rsidP="00D60D7B">
      <w:pPr>
        <w:numPr>
          <w:ilvl w:val="0"/>
          <w:numId w:val="50"/>
        </w:numPr>
      </w:pPr>
      <w:r w:rsidRPr="00D60D7B">
        <w:t>Testování napříč více prohlížeči během development fáze</w:t>
      </w:r>
    </w:p>
    <w:p w14:paraId="11172BBA" w14:textId="1812E39D" w:rsidR="000559AE" w:rsidRPr="0018468E" w:rsidRDefault="00D60D7B" w:rsidP="00FD0344">
      <w:pPr>
        <w:numPr>
          <w:ilvl w:val="0"/>
          <w:numId w:val="50"/>
        </w:numPr>
      </w:pPr>
      <w:r w:rsidRPr="00D60D7B">
        <w:t>Dokumentace browser requirements pro end-users</w:t>
      </w:r>
    </w:p>
    <w:p w14:paraId="4E10E214" w14:textId="77777777" w:rsidR="0064500A" w:rsidRDefault="0064500A">
      <w:pPr>
        <w:widowControl w:val="0"/>
        <w:autoSpaceDE w:val="0"/>
        <w:autoSpaceDN w:val="0"/>
        <w:spacing w:before="0" w:beforeAutospacing="0" w:after="0" w:afterAutospacing="0" w:line="240" w:lineRule="auto"/>
        <w:jc w:val="left"/>
        <w:rPr>
          <w:ins w:id="1230" w:author="Valerij Šlovikov" w:date="2025-07-08T21:44:00Z" w16du:dateUtc="2025-07-08T19:44:00Z"/>
        </w:rPr>
      </w:pPr>
      <w:ins w:id="1231" w:author="Valerij Šlovikov" w:date="2025-07-08T21:44:00Z" w16du:dateUtc="2025-07-08T19:44:00Z">
        <w:r>
          <w:br w:type="page"/>
        </w:r>
      </w:ins>
    </w:p>
    <w:p w14:paraId="2069A766" w14:textId="15D601D4" w:rsidR="00C1187C" w:rsidRPr="0018468E" w:rsidDel="0064500A" w:rsidRDefault="00C1187C" w:rsidP="00C1187C">
      <w:pPr>
        <w:rPr>
          <w:del w:id="1232" w:author="Valerij Šlovikov" w:date="2025-07-08T21:44:00Z" w16du:dateUtc="2025-07-08T19:44:00Z"/>
        </w:rPr>
      </w:pPr>
      <w:del w:id="1233" w:author="Valerij Šlovikov" w:date="2025-07-08T21:44:00Z" w16du:dateUtc="2025-07-08T19:44:00Z">
        <w:r w:rsidRPr="0018468E" w:rsidDel="0064500A">
          <w:lastRenderedPageBreak/>
          <w:delText>TechnologieLines of CodeWebGL75WebGL278WebGPU55</w:delText>
        </w:r>
      </w:del>
    </w:p>
    <w:p w14:paraId="4CE32174" w14:textId="0DF5A92A" w:rsidR="009F0D7F" w:rsidRPr="0018468E" w:rsidDel="0064500A" w:rsidRDefault="009F0D7F" w:rsidP="00C1187C">
      <w:pPr>
        <w:rPr>
          <w:del w:id="1234" w:author="Valerij Šlovikov" w:date="2025-07-08T21:44:00Z" w16du:dateUtc="2025-07-08T19:44:00Z"/>
        </w:rPr>
      </w:pPr>
    </w:p>
    <w:p w14:paraId="1FFDA410" w14:textId="29CBD432" w:rsidR="009F0D7F" w:rsidRPr="0018468E" w:rsidDel="00BF76E0" w:rsidRDefault="009F0D7F" w:rsidP="009F0D7F">
      <w:pPr>
        <w:pStyle w:val="Nadpis1"/>
        <w:rPr>
          <w:del w:id="1235" w:author="Valerij Šlovikov" w:date="2025-07-08T21:48:00Z" w16du:dateUtc="2025-07-08T19:48:00Z"/>
          <w:rFonts w:cstheme="minorHAnsi"/>
        </w:rPr>
      </w:pPr>
      <w:bookmarkStart w:id="1236" w:name="_Toc202559908"/>
      <w:del w:id="1237" w:author="Valerij Šlovikov" w:date="2025-07-08T21:48:00Z" w16du:dateUtc="2025-07-08T19:48:00Z">
        <w:r w:rsidRPr="0018468E" w:rsidDel="00BF76E0">
          <w:rPr>
            <w:rFonts w:cstheme="minorHAnsi"/>
          </w:rPr>
          <w:delText>Pokročilé renderovací techniky</w:delText>
        </w:r>
        <w:bookmarkEnd w:id="1236"/>
      </w:del>
    </w:p>
    <w:p w14:paraId="6BABA8B9" w14:textId="6E95A977" w:rsidR="009F0D7F" w:rsidRPr="0018468E" w:rsidDel="00BF76E0" w:rsidRDefault="009F0D7F" w:rsidP="009F0D7F">
      <w:pPr>
        <w:rPr>
          <w:del w:id="1238" w:author="Valerij Šlovikov" w:date="2025-07-08T21:48:00Z" w16du:dateUtc="2025-07-08T19:48:00Z"/>
        </w:rPr>
      </w:pPr>
      <w:del w:id="1239" w:author="Valerij Šlovikov" w:date="2025-07-08T21:48:00Z" w16du:dateUtc="2025-07-08T19:48:00Z">
        <w:r w:rsidRPr="0018468E" w:rsidDel="00BF76E0">
          <w:delText>Po zvládnutí základních 3D primitiv se praktická část práce zaměřuje na implementaci pokročilejších renderovacích technik a komplexnějších scén. Cílem této kapitoly je demonstrovat reálné možnosti moderních webových 3D technologií při vytváření vizuálně atraktivních a výkonnostně optimalizovaných aplikací.</w:delText>
        </w:r>
      </w:del>
    </w:p>
    <w:p w14:paraId="1D83950E" w14:textId="22F53B2F" w:rsidR="009F0D7F" w:rsidRPr="0018468E" w:rsidDel="00BF76E0" w:rsidRDefault="009F0D7F" w:rsidP="009F0D7F">
      <w:pPr>
        <w:pStyle w:val="Nadpis2"/>
        <w:rPr>
          <w:del w:id="1240" w:author="Valerij Šlovikov" w:date="2025-07-08T21:48:00Z" w16du:dateUtc="2025-07-08T19:48:00Z"/>
          <w:rFonts w:cstheme="minorHAnsi"/>
        </w:rPr>
      </w:pPr>
      <w:bookmarkStart w:id="1241" w:name="_Toc202559909"/>
      <w:del w:id="1242" w:author="Valerij Šlovikov" w:date="2025-07-08T21:48:00Z" w16du:dateUtc="2025-07-08T19:48:00Z">
        <w:r w:rsidRPr="0018468E" w:rsidDel="00BF76E0">
          <w:rPr>
            <w:rFonts w:cstheme="minorHAnsi"/>
          </w:rPr>
          <w:delText>Three.js ekosystém a framework integrace</w:delText>
        </w:r>
        <w:bookmarkEnd w:id="1241"/>
      </w:del>
    </w:p>
    <w:p w14:paraId="1F325271" w14:textId="63FE077F" w:rsidR="009F0D7F" w:rsidRPr="0018468E" w:rsidDel="00BF76E0" w:rsidRDefault="009F0D7F" w:rsidP="009F0D7F">
      <w:pPr>
        <w:rPr>
          <w:del w:id="1243" w:author="Valerij Šlovikov" w:date="2025-07-08T21:48:00Z" w16du:dateUtc="2025-07-08T19:48:00Z"/>
        </w:rPr>
      </w:pPr>
      <w:del w:id="1244" w:author="Valerij Šlovikov" w:date="2025-07-08T21:48:00Z" w16du:dateUtc="2025-07-08T19:48:00Z">
        <w:r w:rsidRPr="0018468E" w:rsidDel="00BF76E0">
          <w:delText>Přechod od nízkoúrovňového WebGL programování k high-level frameworkům představuje zásadní změnu ve vývojářském přístupu. Three.js framework abstrahuje komplexitu GPU programování a poskytuje intuitivní API pro tvorbu 3D scén.</w:delText>
        </w:r>
      </w:del>
    </w:p>
    <w:p w14:paraId="3141C315" w14:textId="79B9EE3F" w:rsidR="009F0D7F" w:rsidRPr="0018468E" w:rsidDel="00BF76E0" w:rsidRDefault="009F0D7F" w:rsidP="009F0D7F">
      <w:pPr>
        <w:rPr>
          <w:del w:id="1245" w:author="Valerij Šlovikov" w:date="2025-07-08T21:48:00Z" w16du:dateUtc="2025-07-08T19:48:00Z"/>
        </w:rPr>
      </w:pPr>
      <w:del w:id="1246" w:author="Valerij Šlovikov" w:date="2025-07-08T21:48:00Z" w16du:dateUtc="2025-07-08T19:48:00Z">
        <w:r w:rsidRPr="0018468E" w:rsidDel="00BF76E0">
          <w:delText>Motivace pro použití frameworku vychází z praktických potřeb reálného vývoje. Zatímco raw WebGL implementace RGB trojúhelníku vyžadovala přibližně 75 řádků kódu, ekvivalentní Three.js implementace dosahuje stejného výsledku s pouhými 15 řádky. Tato efektivita se stává ještě výraznější při práci s komplexními scénami obsahujícími různé objekty, materials a lighting systémy.</w:delText>
        </w:r>
      </w:del>
    </w:p>
    <w:p w14:paraId="04D1FD3F" w14:textId="2DE08F6F" w:rsidR="009F0D7F" w:rsidRPr="0018468E" w:rsidDel="00BF76E0" w:rsidRDefault="009F0D7F" w:rsidP="009F0D7F">
      <w:pPr>
        <w:rPr>
          <w:del w:id="1247" w:author="Valerij Šlovikov" w:date="2025-07-08T21:48:00Z" w16du:dateUtc="2025-07-08T19:48:00Z"/>
        </w:rPr>
      </w:pPr>
      <w:del w:id="1248" w:author="Valerij Šlovikov" w:date="2025-07-08T21:48:00Z" w16du:dateUtc="2025-07-08T19:48:00Z">
        <w:r w:rsidRPr="0018468E" w:rsidDel="00BF76E0">
          <w:delText>**Obrázek X: Screenshot Three.js implementace základní scény**</w:delText>
        </w:r>
      </w:del>
    </w:p>
    <w:p w14:paraId="06ED0A4B" w14:textId="553CAE1E" w:rsidR="009F0D7F" w:rsidRPr="0018468E" w:rsidDel="00BF76E0" w:rsidRDefault="009F0D7F" w:rsidP="009F0D7F">
      <w:pPr>
        <w:rPr>
          <w:del w:id="1249" w:author="Valerij Šlovikov" w:date="2025-07-08T21:48:00Z" w16du:dateUtc="2025-07-08T19:48:00Z"/>
        </w:rPr>
      </w:pPr>
      <w:del w:id="1250" w:author="Valerij Šlovikov" w:date="2025-07-08T21:48:00Z" w16du:dateUtc="2025-07-08T19:48:00Z">
        <w:r w:rsidRPr="0018468E" w:rsidDel="00BF76E0">
          <w:delText>Scene graph koncept Three.js organizuje 3D obsah hierarchicky, kde každý objekt může obsahovat child objekty dědící transformace od parent objektů. Tento přístup výrazně zjednodušuje správu komplexních scén oproti imperativnímu WebGL workflow, kde je nutné manuálně spravovat všechny transformační matice a objektové vztahy.</w:delText>
        </w:r>
      </w:del>
    </w:p>
    <w:p w14:paraId="4EB09FC2" w14:textId="13F0A153" w:rsidR="009F0D7F" w:rsidRPr="0018468E" w:rsidDel="00BF76E0" w:rsidRDefault="009F0D7F" w:rsidP="009F0D7F">
      <w:pPr>
        <w:rPr>
          <w:del w:id="1251" w:author="Valerij Šlovikov" w:date="2025-07-08T21:48:00Z" w16du:dateUtc="2025-07-08T19:48:00Z"/>
        </w:rPr>
      </w:pPr>
    </w:p>
    <w:p w14:paraId="68EDBE60" w14:textId="1B4FBD28" w:rsidR="009F0D7F" w:rsidRPr="0018468E" w:rsidDel="00BF76E0" w:rsidRDefault="009F0D7F" w:rsidP="009F0D7F">
      <w:pPr>
        <w:rPr>
          <w:del w:id="1252" w:author="Valerij Šlovikov" w:date="2025-07-08T21:48:00Z" w16du:dateUtc="2025-07-08T19:48:00Z"/>
        </w:rPr>
      </w:pPr>
      <w:del w:id="1253" w:author="Valerij Šlovikov" w:date="2025-07-08T21:48:00Z" w16du:dateUtc="2025-07-08T19:48:00Z">
        <w:r w:rsidRPr="0018468E" w:rsidDel="00BF76E0">
          <w:delText>Asset loading pipeline představuje další významnou výhodu frameworku. Three.js poskytuje integrované loadery pro populární 3D formáty včetně GLTF, který se stal de facto standardem pro webové 3D assets. Implementace GLTF loaderu od základu by vyžadovala stovky řádků kódu a hlubokého porozumění specifikaci formátu.</w:delText>
        </w:r>
      </w:del>
    </w:p>
    <w:p w14:paraId="03AD4E1B" w14:textId="5D185F93" w:rsidR="009F0D7F" w:rsidRPr="0018468E" w:rsidDel="00BF76E0" w:rsidRDefault="009F0D7F" w:rsidP="009F0D7F">
      <w:pPr>
        <w:rPr>
          <w:del w:id="1254" w:author="Valerij Šlovikov" w:date="2025-07-08T21:48:00Z" w16du:dateUtc="2025-07-08T19:48:00Z"/>
        </w:rPr>
      </w:pPr>
    </w:p>
    <w:p w14:paraId="2A9A247F" w14:textId="2069B6C7" w:rsidR="009F0D7F" w:rsidRPr="0018468E" w:rsidDel="00BF76E0" w:rsidRDefault="009F0D7F" w:rsidP="009F0D7F">
      <w:pPr>
        <w:rPr>
          <w:del w:id="1255" w:author="Valerij Šlovikov" w:date="2025-07-08T21:48:00Z" w16du:dateUtc="2025-07-08T19:48:00Z"/>
        </w:rPr>
      </w:pPr>
      <w:del w:id="1256" w:author="Valerij Šlovikov" w:date="2025-07-08T21:48:00Z" w16du:dateUtc="2025-07-08T19:48:00Z">
        <w:r w:rsidRPr="0018468E" w:rsidDel="00BF76E0">
          <w:delText>**Obrázek X: GLTF model loading implementace v Three.js**</w:delText>
        </w:r>
      </w:del>
    </w:p>
    <w:p w14:paraId="7676E8EF" w14:textId="1295AF03" w:rsidR="009F0D7F" w:rsidRPr="0018468E" w:rsidDel="00BF76E0" w:rsidRDefault="009F0D7F" w:rsidP="009F0D7F">
      <w:pPr>
        <w:rPr>
          <w:del w:id="1257" w:author="Valerij Šlovikov" w:date="2025-07-08T21:48:00Z" w16du:dateUtc="2025-07-08T19:48:00Z"/>
        </w:rPr>
      </w:pPr>
    </w:p>
    <w:p w14:paraId="4AD31FFF" w14:textId="412154DD" w:rsidR="009F0D7F" w:rsidRPr="0018468E" w:rsidDel="00BF76E0" w:rsidRDefault="009F0D7F" w:rsidP="009F0D7F">
      <w:pPr>
        <w:rPr>
          <w:del w:id="1258" w:author="Valerij Šlovikov" w:date="2025-07-08T21:48:00Z" w16du:dateUtc="2025-07-08T19:48:00Z"/>
        </w:rPr>
      </w:pPr>
      <w:del w:id="1259" w:author="Valerij Šlovikov" w:date="2025-07-08T21:48:00Z" w16du:dateUtc="2025-07-08T19:48:00Z">
        <w:r w:rsidRPr="0018468E" w:rsidDel="00BF76E0">
          <w:delText>Performance overhead frameworku je přijatelnou kompromisem za získanou produktivitu. Benchmark testing ukázal, že Three.js přidává přibližně 5-10% CPU overhead oproti optimalizovanému raw WebGL kódu, ale tento rozdíl se stává zanedbatelným při práci s reálnými aplikacemi, kde komplexita logiky převyšuje renderovací náklady.</w:delText>
        </w:r>
      </w:del>
    </w:p>
    <w:p w14:paraId="207F4731" w14:textId="36C176E1" w:rsidR="009F0D7F" w:rsidRPr="0018468E" w:rsidDel="00BF76E0" w:rsidRDefault="009F0D7F" w:rsidP="009F0D7F">
      <w:pPr>
        <w:rPr>
          <w:del w:id="1260" w:author="Valerij Šlovikov" w:date="2025-07-08T21:48:00Z" w16du:dateUtc="2025-07-08T19:48:00Z"/>
        </w:rPr>
      </w:pPr>
    </w:p>
    <w:p w14:paraId="4DDAD633" w14:textId="4101ADA7" w:rsidR="009F0D7F" w:rsidRPr="0018468E" w:rsidDel="00BF76E0" w:rsidRDefault="009F0D7F" w:rsidP="009F0D7F">
      <w:pPr>
        <w:rPr>
          <w:del w:id="1261" w:author="Valerij Šlovikov" w:date="2025-07-08T21:48:00Z" w16du:dateUtc="2025-07-08T19:48:00Z"/>
        </w:rPr>
      </w:pPr>
      <w:del w:id="1262" w:author="Valerij Šlovikov" w:date="2025-07-08T21:48:00Z" w16du:dateUtc="2025-07-08T19:48:00Z">
        <w:r w:rsidRPr="0018468E" w:rsidDel="00BF76E0">
          <w:delText>**Tabulka X: Performance overhead Three.js vs. raw WebGL pro různé scene complexity**</w:delText>
        </w:r>
      </w:del>
    </w:p>
    <w:p w14:paraId="5F585398" w14:textId="786FBA07" w:rsidR="009F0D7F" w:rsidRPr="0018468E" w:rsidDel="00BF76E0" w:rsidRDefault="009F0D7F" w:rsidP="009F0D7F">
      <w:pPr>
        <w:rPr>
          <w:del w:id="1263" w:author="Valerij Šlovikov" w:date="2025-07-08T21:48:00Z" w16du:dateUtc="2025-07-08T19:48:00Z"/>
        </w:rPr>
      </w:pPr>
    </w:p>
    <w:p w14:paraId="401392C9" w14:textId="157E2E99" w:rsidR="009F0D7F" w:rsidRPr="0018468E" w:rsidDel="00BF76E0" w:rsidRDefault="009F0D7F" w:rsidP="009F0D7F">
      <w:pPr>
        <w:pStyle w:val="Nadpis2"/>
        <w:rPr>
          <w:del w:id="1264" w:author="Valerij Šlovikov" w:date="2025-07-08T21:48:00Z" w16du:dateUtc="2025-07-08T19:48:00Z"/>
          <w:rFonts w:cstheme="minorHAnsi"/>
        </w:rPr>
      </w:pPr>
      <w:bookmarkStart w:id="1265" w:name="_Toc202559910"/>
      <w:del w:id="1266" w:author="Valerij Šlovikov" w:date="2025-07-08T21:48:00Z" w16du:dateUtc="2025-07-08T19:48:00Z">
        <w:r w:rsidRPr="0018468E" w:rsidDel="00BF76E0">
          <w:rPr>
            <w:rFonts w:cstheme="minorHAnsi"/>
          </w:rPr>
          <w:delText>Parallax mapping implementace</w:delText>
        </w:r>
        <w:bookmarkEnd w:id="1265"/>
      </w:del>
    </w:p>
    <w:p w14:paraId="092C35D5" w14:textId="1B112A92" w:rsidR="009F0D7F" w:rsidRPr="0018468E" w:rsidDel="00BF76E0" w:rsidRDefault="009F0D7F" w:rsidP="009F0D7F">
      <w:pPr>
        <w:rPr>
          <w:del w:id="1267" w:author="Valerij Šlovikov" w:date="2025-07-08T21:48:00Z" w16du:dateUtc="2025-07-08T19:48:00Z"/>
        </w:rPr>
      </w:pPr>
      <w:del w:id="1268" w:author="Valerij Šlovikov" w:date="2025-07-08T21:48:00Z" w16du:dateUtc="2025-07-08T19:48:00Z">
        <w:r w:rsidRPr="0018468E" w:rsidDel="00BF76E0">
          <w:delText>Parallax mapping představuje pokročilou shaderovou techniku pro simulaci povrchových detailů bez zvýšení geometrické komplexity. Technika využívá height mapu pro vytvoření iluze hloubky na jinak plochých površích.</w:delText>
        </w:r>
      </w:del>
    </w:p>
    <w:p w14:paraId="0019E507" w14:textId="7C9AF156" w:rsidR="009F0D7F" w:rsidRPr="0018468E" w:rsidDel="0064500A" w:rsidRDefault="009F0D7F" w:rsidP="0064500A">
      <w:pPr>
        <w:rPr>
          <w:del w:id="1269" w:author="Valerij Šlovikov" w:date="2025-07-08T21:46:00Z" w16du:dateUtc="2025-07-08T19:46:00Z"/>
        </w:rPr>
        <w:pPrChange w:id="1270" w:author="Valerij Šlovikov" w:date="2025-07-08T21:46:00Z" w16du:dateUtc="2025-07-08T19:46:00Z">
          <w:pPr/>
        </w:pPrChange>
      </w:pPr>
      <w:del w:id="1271" w:author="Valerij Šlovikov" w:date="2025-07-08T21:48:00Z" w16du:dateUtc="2025-07-08T19:48:00Z">
        <w:r w:rsidRPr="0018468E" w:rsidDel="00BF76E0">
          <w:delText>Teoretické základy parallax mappingu spočívají v modifikaci texture coordinates ve fragment shaderu na základě viewing angle a height map hodnot. Algoritmus simuluje ray-casting proces, kde virtuální paprsek prochází height mapou a určuje správné texture coordinates pro aktuální pixel.</w:delText>
        </w:r>
      </w:del>
    </w:p>
    <w:p w14:paraId="7C73FD4E" w14:textId="2B32D687" w:rsidR="009F0D7F" w:rsidRPr="0018468E" w:rsidDel="0064500A" w:rsidRDefault="009F0D7F" w:rsidP="0064500A">
      <w:pPr>
        <w:rPr>
          <w:del w:id="1272" w:author="Valerij Šlovikov" w:date="2025-07-08T21:46:00Z" w16du:dateUtc="2025-07-08T19:46:00Z"/>
        </w:rPr>
        <w:pPrChange w:id="1273" w:author="Valerij Šlovikov" w:date="2025-07-08T21:46:00Z" w16du:dateUtc="2025-07-08T19:46:00Z">
          <w:pPr/>
        </w:pPrChange>
      </w:pPr>
    </w:p>
    <w:p w14:paraId="08C98949" w14:textId="795B5911" w:rsidR="009F0D7F" w:rsidRPr="0018468E" w:rsidDel="0064500A" w:rsidRDefault="009F0D7F" w:rsidP="0064500A">
      <w:pPr>
        <w:rPr>
          <w:del w:id="1274" w:author="Valerij Šlovikov" w:date="2025-07-08T21:46:00Z" w16du:dateUtc="2025-07-08T19:46:00Z"/>
        </w:rPr>
        <w:pPrChange w:id="1275" w:author="Valerij Šlovikov" w:date="2025-07-08T21:46:00Z" w16du:dateUtc="2025-07-08T19:46:00Z">
          <w:pPr/>
        </w:pPrChange>
      </w:pPr>
      <w:del w:id="1276" w:author="Valerij Šlovikov" w:date="2025-07-08T21:46:00Z" w16du:dateUtc="2025-07-08T19:46:00Z">
        <w:r w:rsidRPr="0018468E" w:rsidDel="0064500A">
          <w:delText>Praktická implementace v Three.js vyžaduje custom shader material s GLSL fragment shaderem. Implementace obsahuje uniform proměnné pro albedo texturu, height mapu, normal mapu a parallax scale parametr řídící intenzitu efektu.</w:delText>
        </w:r>
      </w:del>
    </w:p>
    <w:p w14:paraId="36A45EA8" w14:textId="4074E0C7" w:rsidR="009F0D7F" w:rsidRPr="0018468E" w:rsidDel="0064500A" w:rsidRDefault="009F0D7F" w:rsidP="0064500A">
      <w:pPr>
        <w:rPr>
          <w:del w:id="1277" w:author="Valerij Šlovikov" w:date="2025-07-08T21:46:00Z" w16du:dateUtc="2025-07-08T19:46:00Z"/>
        </w:rPr>
        <w:pPrChange w:id="1278" w:author="Valerij Šlovikov" w:date="2025-07-08T21:46:00Z" w16du:dateUtc="2025-07-08T19:46:00Z">
          <w:pPr/>
        </w:pPrChange>
      </w:pPr>
    </w:p>
    <w:p w14:paraId="7DBB2B2C" w14:textId="562CAFC7" w:rsidR="009F0D7F" w:rsidRPr="0018468E" w:rsidDel="0064500A" w:rsidRDefault="009F0D7F" w:rsidP="0064500A">
      <w:pPr>
        <w:rPr>
          <w:del w:id="1279" w:author="Valerij Šlovikov" w:date="2025-07-08T21:46:00Z" w16du:dateUtc="2025-07-08T19:46:00Z"/>
        </w:rPr>
        <w:pPrChange w:id="1280" w:author="Valerij Šlovikov" w:date="2025-07-08T21:46:00Z" w16du:dateUtc="2025-07-08T19:46:00Z">
          <w:pPr/>
        </w:pPrChange>
      </w:pPr>
      <w:del w:id="1281" w:author="Valerij Šlovikov" w:date="2025-07-08T21:46:00Z" w16du:dateUtc="2025-07-08T19:46:00Z">
        <w:r w:rsidRPr="0018468E" w:rsidDel="0064500A">
          <w:delText>**Obrázek X: Parallax mapping shader implementace ve Three.js**</w:delText>
        </w:r>
      </w:del>
    </w:p>
    <w:p w14:paraId="5778871C" w14:textId="0953EB25" w:rsidR="009F0D7F" w:rsidRPr="0018468E" w:rsidDel="0064500A" w:rsidRDefault="009F0D7F" w:rsidP="0064500A">
      <w:pPr>
        <w:rPr>
          <w:del w:id="1282" w:author="Valerij Šlovikov" w:date="2025-07-08T21:46:00Z" w16du:dateUtc="2025-07-08T19:46:00Z"/>
        </w:rPr>
        <w:pPrChange w:id="1283" w:author="Valerij Šlovikov" w:date="2025-07-08T21:46:00Z" w16du:dateUtc="2025-07-08T19:46:00Z">
          <w:pPr/>
        </w:pPrChange>
      </w:pPr>
      <w:del w:id="1284" w:author="Valerij Šlovikov" w:date="2025-07-08T21:46:00Z" w16du:dateUtc="2025-07-08T19:46:00Z">
        <w:r w:rsidRPr="0018468E" w:rsidDel="0064500A">
          <w:delText>Shader implementace využívá iterativní ray-marching algoritmus s adaptivním step size. Počet iterací se dynamicky přizpůsobuje viewing angle - při šikmých úhlech pohledu je nutné více iterací pro dosažení přesného výsledku, zatímco při kolmém pohledu postačuje méně kroků.</w:delText>
        </w:r>
      </w:del>
    </w:p>
    <w:p w14:paraId="5B08B79D" w14:textId="41811C64" w:rsidR="009F0D7F" w:rsidRPr="0018468E" w:rsidDel="0064500A" w:rsidRDefault="009F0D7F" w:rsidP="0064500A">
      <w:pPr>
        <w:rPr>
          <w:del w:id="1285" w:author="Valerij Šlovikov" w:date="2025-07-08T21:46:00Z" w16du:dateUtc="2025-07-08T19:46:00Z"/>
        </w:rPr>
        <w:pPrChange w:id="1286" w:author="Valerij Šlovikov" w:date="2025-07-08T21:46:00Z" w16du:dateUtc="2025-07-08T19:46:00Z">
          <w:pPr/>
        </w:pPrChange>
      </w:pPr>
      <w:del w:id="1287" w:author="Valerij Šlovikov" w:date="2025-07-08T21:46:00Z" w16du:dateUtc="2025-07-08T19:46:00Z">
        <w:r w:rsidRPr="0018468E" w:rsidDel="0064500A">
          <w:delText>Visual quality vs. performance trade-off představuje klíčové rozhodnutí při implementaci. Vyšší počet parallax layers (16-32) poskytuje realistictější výsledky ale snižuje framerate, zejména na mobilních zařízeních. Optimální konfigurace pro webové aplikace se pohybuje kolem 8-16 layers jako kompromis mezi kvalitou a výkonem.</w:delText>
        </w:r>
      </w:del>
    </w:p>
    <w:p w14:paraId="50DCC36F" w14:textId="379D98B6" w:rsidR="009F0D7F" w:rsidRPr="0018468E" w:rsidDel="0064500A" w:rsidRDefault="009F0D7F" w:rsidP="0064500A">
      <w:pPr>
        <w:rPr>
          <w:del w:id="1288" w:author="Valerij Šlovikov" w:date="2025-07-08T21:46:00Z" w16du:dateUtc="2025-07-08T19:46:00Z"/>
        </w:rPr>
        <w:pPrChange w:id="1289" w:author="Valerij Šlovikov" w:date="2025-07-08T21:46:00Z" w16du:dateUtc="2025-07-08T19:46:00Z">
          <w:pPr/>
        </w:pPrChange>
      </w:pPr>
      <w:del w:id="1290" w:author="Valerij Šlovikov" w:date="2025-07-08T21:46:00Z" w16du:dateUtc="2025-07-08T19:46:00Z">
        <w:r w:rsidRPr="0018468E" w:rsidDel="0064500A">
          <w:delText>**Tabulka X: Parallax mapping performance impact při různém počtu layers**</w:delText>
        </w:r>
      </w:del>
    </w:p>
    <w:p w14:paraId="4AA2CDC2" w14:textId="57F47374" w:rsidR="009F0D7F" w:rsidRPr="0018468E" w:rsidDel="0064500A" w:rsidRDefault="009F0D7F" w:rsidP="0064500A">
      <w:pPr>
        <w:rPr>
          <w:del w:id="1291" w:author="Valerij Šlovikov" w:date="2025-07-08T21:46:00Z" w16du:dateUtc="2025-07-08T19:46:00Z"/>
        </w:rPr>
        <w:pPrChange w:id="1292" w:author="Valerij Šlovikov" w:date="2025-07-08T21:46:00Z" w16du:dateUtc="2025-07-08T19:46:00Z">
          <w:pPr/>
        </w:pPrChange>
      </w:pPr>
      <w:del w:id="1293" w:author="Valerij Šlovikov" w:date="2025-07-08T21:46:00Z" w16du:dateUtc="2025-07-08T19:46:00Z">
        <w:r w:rsidRPr="0018468E" w:rsidDel="0064500A">
          <w:delText>Praktické testování na různých geometriích odhalilo značné rozdíly v efektivitě techniky. Parallax mapping dosahuje nejlepších výsledků na planar površích s uniformním viewing angle. Zakřivené geometrie nebo extrémní viewing angles způsobují vizuální artefakty vyžadující dodatečné shader optimalizace.</w:delText>
        </w:r>
      </w:del>
    </w:p>
    <w:p w14:paraId="7167DC02" w14:textId="4A584A2C" w:rsidR="009F0D7F" w:rsidRPr="0018468E" w:rsidDel="0064500A" w:rsidRDefault="009F0D7F" w:rsidP="0064500A">
      <w:pPr>
        <w:rPr>
          <w:del w:id="1294" w:author="Valerij Šlovikov" w:date="2025-07-08T21:46:00Z" w16du:dateUtc="2025-07-08T19:46:00Z"/>
        </w:rPr>
        <w:pPrChange w:id="1295" w:author="Valerij Šlovikov" w:date="2025-07-08T21:46:00Z" w16du:dateUtc="2025-07-08T19:46:00Z">
          <w:pPr>
            <w:pStyle w:val="Nadpis2"/>
          </w:pPr>
        </w:pPrChange>
      </w:pPr>
      <w:bookmarkStart w:id="1296" w:name="_Toc202559911"/>
      <w:del w:id="1297" w:author="Valerij Šlovikov" w:date="2025-07-08T21:46:00Z" w16du:dateUtc="2025-07-08T19:46:00Z">
        <w:r w:rsidRPr="0018468E" w:rsidDel="0064500A">
          <w:delText>Helix geometrie s advanced materials</w:delText>
        </w:r>
        <w:bookmarkEnd w:id="1296"/>
      </w:del>
    </w:p>
    <w:p w14:paraId="387029F2" w14:textId="16FC8294" w:rsidR="009F0D7F" w:rsidRPr="0018468E" w:rsidDel="0064500A" w:rsidRDefault="009F0D7F" w:rsidP="0064500A">
      <w:pPr>
        <w:rPr>
          <w:del w:id="1298" w:author="Valerij Šlovikov" w:date="2025-07-08T21:46:00Z" w16du:dateUtc="2025-07-08T19:46:00Z"/>
        </w:rPr>
        <w:pPrChange w:id="1299" w:author="Valerij Šlovikov" w:date="2025-07-08T21:46:00Z" w16du:dateUtc="2025-07-08T19:46:00Z">
          <w:pPr/>
        </w:pPrChange>
      </w:pPr>
      <w:del w:id="1300" w:author="Valerij Šlovikov" w:date="2025-07-08T21:46:00Z" w16du:dateUtc="2025-07-08T19:46:00Z">
        <w:r w:rsidRPr="0018468E" w:rsidDel="0064500A">
          <w:delText>Šroubovice představuje ideální testovací geometrii pro demonstraci pokročilých material technik díky své kontinuálně se měnící orientaci a zakřivení. Parametrické generování helix geometrie umožňuje kontrolu nad hustotou vertices a poskytuje flexibilní základ pro material experimenty.</w:delText>
        </w:r>
      </w:del>
    </w:p>
    <w:p w14:paraId="4205EE13" w14:textId="702A280D" w:rsidR="009F0D7F" w:rsidRPr="0018468E" w:rsidDel="0064500A" w:rsidRDefault="009F0D7F" w:rsidP="0064500A">
      <w:pPr>
        <w:rPr>
          <w:del w:id="1301" w:author="Valerij Šlovikov" w:date="2025-07-08T21:46:00Z" w16du:dateUtc="2025-07-08T19:46:00Z"/>
        </w:rPr>
        <w:pPrChange w:id="1302" w:author="Valerij Šlovikov" w:date="2025-07-08T21:46:00Z" w16du:dateUtc="2025-07-08T19:46:00Z">
          <w:pPr/>
        </w:pPrChange>
      </w:pPr>
    </w:p>
    <w:p w14:paraId="0BAA0997" w14:textId="2F4B71EF" w:rsidR="009F0D7F" w:rsidRPr="0018468E" w:rsidDel="0064500A" w:rsidRDefault="009F0D7F" w:rsidP="0064500A">
      <w:pPr>
        <w:rPr>
          <w:del w:id="1303" w:author="Valerij Šlovikov" w:date="2025-07-08T21:46:00Z" w16du:dateUtc="2025-07-08T19:46:00Z"/>
        </w:rPr>
        <w:pPrChange w:id="1304" w:author="Valerij Šlovikov" w:date="2025-07-08T21:46:00Z" w16du:dateUtc="2025-07-08T19:46:00Z">
          <w:pPr/>
        </w:pPrChange>
      </w:pPr>
      <w:del w:id="1305" w:author="Valerij Šlovikov" w:date="2025-07-08T21:46:00Z" w16du:dateUtc="2025-07-08T19:46:00Z">
        <w:r w:rsidRPr="0018468E" w:rsidDel="0064500A">
          <w:delText>Implementace využívá Three.js TorusGeometry jako základ s aplikovaným TessellateModifier pro zvýšení vertex density. Dodatečná subdivize je nezbytná pro správnou funkci displacement mappingu a detail preservation při parallax mapping aplikaci.</w:delText>
        </w:r>
      </w:del>
    </w:p>
    <w:p w14:paraId="1D92E34B" w14:textId="5620C44E" w:rsidR="009F0D7F" w:rsidRPr="0018468E" w:rsidDel="0064500A" w:rsidRDefault="009F0D7F" w:rsidP="0064500A">
      <w:pPr>
        <w:rPr>
          <w:del w:id="1306" w:author="Valerij Šlovikov" w:date="2025-07-08T21:46:00Z" w16du:dateUtc="2025-07-08T19:46:00Z"/>
        </w:rPr>
        <w:pPrChange w:id="1307" w:author="Valerij Šlovikov" w:date="2025-07-08T21:46:00Z" w16du:dateUtc="2025-07-08T19:46:00Z">
          <w:pPr/>
        </w:pPrChange>
      </w:pPr>
      <w:del w:id="1308" w:author="Valerij Šlovikov" w:date="2025-07-08T21:46:00Z" w16du:dateUtc="2025-07-08T19:46:00Z">
        <w:r w:rsidRPr="0018468E" w:rsidDel="0064500A">
          <w:delText>**Obrázek X: Helix geometrie s verschiedými levels of tessellation**</w:delText>
        </w:r>
      </w:del>
    </w:p>
    <w:p w14:paraId="0BD842AB" w14:textId="22C822F4" w:rsidR="009F0D7F" w:rsidRPr="0018468E" w:rsidDel="0064500A" w:rsidRDefault="009F0D7F" w:rsidP="0064500A">
      <w:pPr>
        <w:rPr>
          <w:del w:id="1309" w:author="Valerij Šlovikov" w:date="2025-07-08T21:46:00Z" w16du:dateUtc="2025-07-08T19:46:00Z"/>
        </w:rPr>
        <w:pPrChange w:id="1310" w:author="Valerij Šlovikov" w:date="2025-07-08T21:46:00Z" w16du:dateUtc="2025-07-08T19:46:00Z">
          <w:pPr/>
        </w:pPrChange>
      </w:pPr>
      <w:del w:id="1311" w:author="Valerij Šlovikov" w:date="2025-07-08T21:46:00Z" w16du:dateUtc="2025-07-08T19:46:00Z">
        <w:r w:rsidRPr="0018468E" w:rsidDel="0064500A">
          <w:delText>Material complexity progression postupuje od základního MeshBasicMaterial přes MeshPhongMaterial až po custom ShaderMaterial s plnou parallax mapping implementací. Každý krok přidává renderovací komplexitu ale také visual fidelity.</w:delText>
        </w:r>
      </w:del>
    </w:p>
    <w:p w14:paraId="5E7CDA82" w14:textId="3E7EC634" w:rsidR="009F0D7F" w:rsidRPr="0018468E" w:rsidDel="0064500A" w:rsidRDefault="009F0D7F" w:rsidP="0064500A">
      <w:pPr>
        <w:rPr>
          <w:del w:id="1312" w:author="Valerij Šlovikov" w:date="2025-07-08T21:46:00Z" w16du:dateUtc="2025-07-08T19:46:00Z"/>
        </w:rPr>
        <w:pPrChange w:id="1313" w:author="Valerij Šlovikov" w:date="2025-07-08T21:46:00Z" w16du:dateUtc="2025-07-08T19:46:00Z">
          <w:pPr/>
        </w:pPrChange>
      </w:pPr>
      <w:del w:id="1314" w:author="Valerij Šlovikov" w:date="2025-07-08T21:46:00Z" w16du:dateUtc="2025-07-08T19:46:00Z">
        <w:r w:rsidRPr="0018468E" w:rsidDel="0064500A">
          <w:delText>Custom shader material kombinuje albedo mapping, normal mapping a parallax mapping do unified rendering pipeline. Implementace vyžaduje careful coordination mezi vertex a fragment shadery pro correct tangent space calculations nezbytné pro parallax effect.</w:delText>
        </w:r>
      </w:del>
    </w:p>
    <w:p w14:paraId="47036D3A" w14:textId="64A3EE05" w:rsidR="009F0D7F" w:rsidRPr="0018468E" w:rsidDel="0064500A" w:rsidRDefault="009F0D7F" w:rsidP="0064500A">
      <w:pPr>
        <w:rPr>
          <w:del w:id="1315" w:author="Valerij Šlovikov" w:date="2025-07-08T21:46:00Z" w16du:dateUtc="2025-07-08T19:46:00Z"/>
        </w:rPr>
        <w:pPrChange w:id="1316" w:author="Valerij Šlovikov" w:date="2025-07-08T21:46:00Z" w16du:dateUtc="2025-07-08T19:46:00Z">
          <w:pPr/>
        </w:pPrChange>
      </w:pPr>
      <w:del w:id="1317" w:author="Valerij Šlovikov" w:date="2025-07-08T21:46:00Z" w16du:dateUtc="2025-07-08T19:46:00Z">
        <w:r w:rsidRPr="0018468E" w:rsidDel="0064500A">
          <w:delText>**Obrázek X: Material progression od basic po full parallax mapping**</w:delText>
        </w:r>
      </w:del>
    </w:p>
    <w:p w14:paraId="424C206F" w14:textId="12F31DCA" w:rsidR="009F0D7F" w:rsidRPr="0018468E" w:rsidDel="0064500A" w:rsidRDefault="009F0D7F" w:rsidP="0064500A">
      <w:pPr>
        <w:rPr>
          <w:del w:id="1318" w:author="Valerij Šlovikov" w:date="2025-07-08T21:46:00Z" w16du:dateUtc="2025-07-08T19:46:00Z"/>
        </w:rPr>
        <w:pPrChange w:id="1319" w:author="Valerij Šlovikov" w:date="2025-07-08T21:46:00Z" w16du:dateUtc="2025-07-08T19:46:00Z">
          <w:pPr/>
        </w:pPrChange>
      </w:pPr>
      <w:del w:id="1320" w:author="Valerij Šlovikov" w:date="2025-07-08T21:46:00Z" w16du:dateUtc="2025-07-08T19:46:00Z">
        <w:r w:rsidRPr="0018468E" w:rsidDel="0064500A">
          <w:delText>Integration s parallax mapping na zakřivených površích vyžaduje dodatečné geometric considerations. Tangent a bitangent vectors musí být correctly interpolovány across helix surface pro maintained parallax effect consistency. Tato komplexnost se projevuje v shader performance impact více výrazně než u planar geometrií.</w:delText>
        </w:r>
      </w:del>
    </w:p>
    <w:p w14:paraId="7856B4C0" w14:textId="5D74091B" w:rsidR="009F0D7F" w:rsidRPr="0018468E" w:rsidDel="0064500A" w:rsidRDefault="009F0D7F" w:rsidP="0064500A">
      <w:pPr>
        <w:rPr>
          <w:del w:id="1321" w:author="Valerij Šlovikov" w:date="2025-07-08T21:46:00Z" w16du:dateUtc="2025-07-08T19:46:00Z"/>
        </w:rPr>
        <w:pPrChange w:id="1322" w:author="Valerij Šlovikov" w:date="2025-07-08T21:46:00Z" w16du:dateUtc="2025-07-08T19:46:00Z">
          <w:pPr/>
        </w:pPrChange>
      </w:pPr>
      <w:del w:id="1323" w:author="Valerij Šlovikov" w:date="2025-07-08T21:46:00Z" w16du:dateUtc="2025-07-08T19:46:00Z">
        <w:r w:rsidRPr="0018468E" w:rsidDel="0064500A">
          <w:delText>Tessellation considerations ovlivňují jak visual quality tak performance charakteristiky. Insufficient tessellation způsobuje visible geometric artifacts při displacement mapping, zatímco excessive tessellation vede k unnecessary vertex processing overhead. Optimální tessellation level pro helix geometrii se pohybuje kolem 4-8 subdivision levels.</w:delText>
        </w:r>
      </w:del>
    </w:p>
    <w:p w14:paraId="78EC37DD" w14:textId="36E11321" w:rsidR="009F0D7F" w:rsidRPr="0018468E" w:rsidDel="0064500A" w:rsidRDefault="009F0D7F" w:rsidP="0064500A">
      <w:pPr>
        <w:rPr>
          <w:del w:id="1324" w:author="Valerij Šlovikov" w:date="2025-07-08T21:46:00Z" w16du:dateUtc="2025-07-08T19:46:00Z"/>
        </w:rPr>
        <w:pPrChange w:id="1325" w:author="Valerij Šlovikov" w:date="2025-07-08T21:46:00Z" w16du:dateUtc="2025-07-08T19:46:00Z">
          <w:pPr/>
        </w:pPrChange>
      </w:pPr>
      <w:del w:id="1326" w:author="Valerij Šlovikov" w:date="2025-07-08T21:46:00Z" w16du:dateUtc="2025-07-08T19:46:00Z">
        <w:r w:rsidRPr="0018468E" w:rsidDel="0064500A">
          <w:delText>**Tabulka X: Tessellation impact na performance a visual quality**</w:delText>
        </w:r>
      </w:del>
    </w:p>
    <w:p w14:paraId="19282434" w14:textId="045B3656" w:rsidR="009F0D7F" w:rsidRPr="0018468E" w:rsidDel="0064500A" w:rsidRDefault="009F0D7F" w:rsidP="0064500A">
      <w:pPr>
        <w:rPr>
          <w:del w:id="1327" w:author="Valerij Šlovikov" w:date="2025-07-08T21:46:00Z" w16du:dateUtc="2025-07-08T19:46:00Z"/>
        </w:rPr>
        <w:pPrChange w:id="1328" w:author="Valerij Šlovikov" w:date="2025-07-08T21:46:00Z" w16du:dateUtc="2025-07-08T19:46:00Z">
          <w:pPr>
            <w:pStyle w:val="Nadpis2"/>
          </w:pPr>
        </w:pPrChange>
      </w:pPr>
      <w:bookmarkStart w:id="1329" w:name="_Toc202559912"/>
      <w:del w:id="1330" w:author="Valerij Šlovikov" w:date="2025-07-08T21:46:00Z" w16du:dateUtc="2025-07-08T19:46:00Z">
        <w:r w:rsidRPr="0018468E" w:rsidDel="0064500A">
          <w:delText>Advanced particle systems</w:delText>
        </w:r>
        <w:bookmarkEnd w:id="1329"/>
      </w:del>
    </w:p>
    <w:p w14:paraId="3401AFBD" w14:textId="3A403132" w:rsidR="009F0D7F" w:rsidRPr="0018468E" w:rsidDel="0064500A" w:rsidRDefault="009F0D7F" w:rsidP="0064500A">
      <w:pPr>
        <w:rPr>
          <w:del w:id="1331" w:author="Valerij Šlovikov" w:date="2025-07-08T21:46:00Z" w16du:dateUtc="2025-07-08T19:46:00Z"/>
        </w:rPr>
        <w:pPrChange w:id="1332" w:author="Valerij Šlovikov" w:date="2025-07-08T21:46:00Z" w16du:dateUtc="2025-07-08T19:46:00Z">
          <w:pPr/>
        </w:pPrChange>
      </w:pPr>
    </w:p>
    <w:p w14:paraId="3A1403D2" w14:textId="1B4349AB" w:rsidR="009F0D7F" w:rsidRPr="0018468E" w:rsidDel="0064500A" w:rsidRDefault="009F0D7F" w:rsidP="0064500A">
      <w:pPr>
        <w:rPr>
          <w:del w:id="1333" w:author="Valerij Šlovikov" w:date="2025-07-08T21:46:00Z" w16du:dateUtc="2025-07-08T19:46:00Z"/>
        </w:rPr>
        <w:pPrChange w:id="1334" w:author="Valerij Šlovikov" w:date="2025-07-08T21:46:00Z" w16du:dateUtc="2025-07-08T19:46:00Z">
          <w:pPr/>
        </w:pPrChange>
      </w:pPr>
      <w:del w:id="1335" w:author="Valerij Šlovikov" w:date="2025-07-08T21:46:00Z" w16du:dateUtc="2025-07-08T19:46:00Z">
        <w:r w:rsidRPr="0018468E" w:rsidDel="0064500A">
          <w:delText>Rozšíření existujících particle system demos směrem k production-ready implementacím vyžaduje systematické řešení performance a scalability challenges. Původní firework demo poskytuje základ pro exploration GPU-based particle techniques.</w:delText>
        </w:r>
      </w:del>
    </w:p>
    <w:p w14:paraId="288A6817" w14:textId="33CD9ABF" w:rsidR="009F0D7F" w:rsidRPr="0018468E" w:rsidDel="0064500A" w:rsidRDefault="009F0D7F" w:rsidP="0064500A">
      <w:pPr>
        <w:rPr>
          <w:del w:id="1336" w:author="Valerij Šlovikov" w:date="2025-07-08T21:46:00Z" w16du:dateUtc="2025-07-08T19:46:00Z"/>
        </w:rPr>
        <w:pPrChange w:id="1337" w:author="Valerij Šlovikov" w:date="2025-07-08T21:46:00Z" w16du:dateUtc="2025-07-08T19:46:00Z">
          <w:pPr/>
        </w:pPrChange>
      </w:pPr>
      <w:del w:id="1338" w:author="Valerij Šlovikov" w:date="2025-07-08T21:46:00Z" w16du:dateUtc="2025-07-08T19:46:00Z">
        <w:r w:rsidRPr="0018468E" w:rsidDel="0064500A">
          <w:delText>Evolution od CPU-based particle updates směrem k GPU compute shaders představuje významný performance milestone. WebGPU compute shaders umožňují parallel processing tisíců particles současně, zatímco traditional JavaScript approach je limited sequential processing.</w:delText>
        </w:r>
      </w:del>
    </w:p>
    <w:p w14:paraId="7182EFF8" w14:textId="7D9B68FB" w:rsidR="009F0D7F" w:rsidRPr="0018468E" w:rsidDel="0064500A" w:rsidRDefault="009F0D7F" w:rsidP="0064500A">
      <w:pPr>
        <w:rPr>
          <w:del w:id="1339" w:author="Valerij Šlovikov" w:date="2025-07-08T21:46:00Z" w16du:dateUtc="2025-07-08T19:46:00Z"/>
        </w:rPr>
        <w:pPrChange w:id="1340" w:author="Valerij Šlovikov" w:date="2025-07-08T21:46:00Z" w16du:dateUtc="2025-07-08T19:46:00Z">
          <w:pPr/>
        </w:pPrChange>
      </w:pPr>
      <w:del w:id="1341" w:author="Valerij Šlovikov" w:date="2025-07-08T21:46:00Z" w16du:dateUtc="2025-07-08T19:46:00Z">
        <w:r w:rsidRPr="0018468E" w:rsidDel="0064500A">
          <w:delText>**Obrázek X: GPU vs CPU particle system architecture comparison**</w:delText>
        </w:r>
      </w:del>
    </w:p>
    <w:p w14:paraId="0975024B" w14:textId="72A4D831" w:rsidR="009F0D7F" w:rsidRPr="0018468E" w:rsidDel="0064500A" w:rsidRDefault="009F0D7F" w:rsidP="0064500A">
      <w:pPr>
        <w:rPr>
          <w:del w:id="1342" w:author="Valerij Šlovikov" w:date="2025-07-08T21:46:00Z" w16du:dateUtc="2025-07-08T19:46:00Z"/>
        </w:rPr>
        <w:pPrChange w:id="1343" w:author="Valerij Šlovikov" w:date="2025-07-08T21:46:00Z" w16du:dateUtc="2025-07-08T19:46:00Z">
          <w:pPr/>
        </w:pPrChange>
      </w:pPr>
      <w:del w:id="1344" w:author="Valerij Šlovikov" w:date="2025-07-08T21:46:00Z" w16du:dateUtc="2025-07-08T19:46:00Z">
        <w:r w:rsidRPr="0018468E" w:rsidDel="0064500A">
          <w:delText>GPU-based particle implementation využívá vertex buffer objects jako storage pro particle data s compute shaders performing position updates, collision detection a lifecycle management. Tento přístup dosahuje order-of-magnitude performance improvements pro large particle counts.</w:delText>
        </w:r>
      </w:del>
    </w:p>
    <w:p w14:paraId="4FA7D7CC" w14:textId="53E83962" w:rsidR="009F0D7F" w:rsidRPr="0018468E" w:rsidDel="0064500A" w:rsidRDefault="009F0D7F" w:rsidP="0064500A">
      <w:pPr>
        <w:rPr>
          <w:del w:id="1345" w:author="Valerij Šlovikov" w:date="2025-07-08T21:46:00Z" w16du:dateUtc="2025-07-08T19:46:00Z"/>
        </w:rPr>
        <w:pPrChange w:id="1346" w:author="Valerij Šlovikov" w:date="2025-07-08T21:46:00Z" w16du:dateUtc="2025-07-08T19:46:00Z">
          <w:pPr/>
        </w:pPrChange>
      </w:pPr>
      <w:del w:id="1347" w:author="Valerij Šlovikov" w:date="2025-07-08T21:46:00Z" w16du:dateUtc="2025-07-08T19:46:00Z">
        <w:r w:rsidRPr="0018468E" w:rsidDel="0064500A">
          <w:delText>Memory management considerations získávají kritickou důležitost při scaling particle systems. Efficient buffer allocation, texture atlas usage pro particle sprites a garbage collection minimization jsou essential pro maintained frame rates při complex particle scenes.</w:delText>
        </w:r>
      </w:del>
    </w:p>
    <w:p w14:paraId="4C1C2A44" w14:textId="688A3C6E" w:rsidR="009F0D7F" w:rsidRPr="0018468E" w:rsidDel="0064500A" w:rsidRDefault="009F0D7F" w:rsidP="0064500A">
      <w:pPr>
        <w:rPr>
          <w:del w:id="1348" w:author="Valerij Šlovikov" w:date="2025-07-08T21:46:00Z" w16du:dateUtc="2025-07-08T19:46:00Z"/>
        </w:rPr>
        <w:pPrChange w:id="1349" w:author="Valerij Šlovikov" w:date="2025-07-08T21:46:00Z" w16du:dateUtc="2025-07-08T19:46:00Z">
          <w:pPr/>
        </w:pPrChange>
      </w:pPr>
      <w:del w:id="1350" w:author="Valerij Šlovikov" w:date="2025-07-08T21:46:00Z" w16du:dateUtc="2025-07-08T19:46:00Z">
        <w:r w:rsidRPr="0018468E" w:rsidDel="0064500A">
          <w:delText>**Tabulka X: Memory usage comparison CPU vs GPU particle systems**</w:delText>
        </w:r>
      </w:del>
    </w:p>
    <w:p w14:paraId="3F3857E5" w14:textId="3B3A2E1D" w:rsidR="009F0D7F" w:rsidRPr="0018468E" w:rsidDel="0064500A" w:rsidRDefault="009F0D7F" w:rsidP="0064500A">
      <w:pPr>
        <w:rPr>
          <w:del w:id="1351" w:author="Valerij Šlovikov" w:date="2025-07-08T21:46:00Z" w16du:dateUtc="2025-07-08T19:46:00Z"/>
        </w:rPr>
        <w:pPrChange w:id="1352" w:author="Valerij Šlovikov" w:date="2025-07-08T21:46:00Z" w16du:dateUtc="2025-07-08T19:46:00Z">
          <w:pPr/>
        </w:pPrChange>
      </w:pPr>
      <w:del w:id="1353" w:author="Valerij Šlovikov" w:date="2025-07-08T21:46:00Z" w16du:dateUtc="2025-07-08T19:46:00Z">
        <w:r w:rsidRPr="0018468E" w:rsidDel="0064500A">
          <w:delText>Scalability testing prokázalo linear performance scaling GPU-based systems oproti exponential degradation CPU implementations. WebGPU particle systems maintain 60 FPS při 100k+ active particles, zatímco JavaScript implementations začínají show stuttering při 1k+ particles.</w:delText>
        </w:r>
      </w:del>
    </w:p>
    <w:p w14:paraId="20436FFE" w14:textId="42343606" w:rsidR="009F0D7F" w:rsidRPr="0018468E" w:rsidDel="0064500A" w:rsidRDefault="009F0D7F" w:rsidP="0064500A">
      <w:pPr>
        <w:rPr>
          <w:del w:id="1354" w:author="Valerij Šlovikov" w:date="2025-07-08T21:46:00Z" w16du:dateUtc="2025-07-08T19:46:00Z"/>
        </w:rPr>
        <w:pPrChange w:id="1355" w:author="Valerij Šlovikov" w:date="2025-07-08T21:46:00Z" w16du:dateUtc="2025-07-08T19:46:00Z">
          <w:pPr/>
        </w:pPrChange>
      </w:pPr>
      <w:del w:id="1356" w:author="Valerij Šlovikov" w:date="2025-07-08T21:46:00Z" w16du:dateUtc="2025-07-08T19:46:00Z">
        <w:r w:rsidRPr="0018468E" w:rsidDel="0064500A">
          <w:delText>Performance benchmarks across different hardware configurations odhalily significant variance v compute shader performance. High-end discrete GPUs dosahují expected performance gains, zatímco integrated graphics sometimes show marginal improvements oproti optimized CPU implementations.</w:delText>
        </w:r>
      </w:del>
    </w:p>
    <w:p w14:paraId="562C371E" w14:textId="4B460D88" w:rsidR="009F0D7F" w:rsidRPr="0018468E" w:rsidDel="0064500A" w:rsidRDefault="009F0D7F" w:rsidP="0064500A">
      <w:pPr>
        <w:rPr>
          <w:del w:id="1357" w:author="Valerij Šlovikov" w:date="2025-07-08T21:46:00Z" w16du:dateUtc="2025-07-08T19:46:00Z"/>
        </w:rPr>
        <w:pPrChange w:id="1358" w:author="Valerij Šlovikov" w:date="2025-07-08T21:46:00Z" w16du:dateUtc="2025-07-08T19:46:00Z">
          <w:pPr/>
        </w:pPrChange>
      </w:pPr>
      <w:del w:id="1359" w:author="Valerij Šlovikov" w:date="2025-07-08T21:46:00Z" w16du:dateUtc="2025-07-08T19:46:00Z">
        <w:r w:rsidRPr="0018468E" w:rsidDel="0064500A">
          <w:delText>**Obrázek X: Particle system performance scaling across different hardware tiers**</w:delText>
        </w:r>
      </w:del>
    </w:p>
    <w:p w14:paraId="794B5D8D" w14:textId="5981E961" w:rsidR="009F0D7F" w:rsidRPr="0018468E" w:rsidDel="0064500A" w:rsidRDefault="009F0D7F" w:rsidP="0064500A">
      <w:pPr>
        <w:rPr>
          <w:del w:id="1360" w:author="Valerij Šlovikov" w:date="2025-07-08T21:46:00Z" w16du:dateUtc="2025-07-08T19:46:00Z"/>
        </w:rPr>
        <w:pPrChange w:id="1361" w:author="Valerij Šlovikov" w:date="2025-07-08T21:46:00Z" w16du:dateUtc="2025-07-08T19:46:00Z">
          <w:pPr/>
        </w:pPrChange>
      </w:pPr>
    </w:p>
    <w:p w14:paraId="47D70505" w14:textId="0E4EDB32" w:rsidR="009F0D7F" w:rsidRPr="0018468E" w:rsidDel="0064500A" w:rsidRDefault="009F0D7F" w:rsidP="0064500A">
      <w:pPr>
        <w:rPr>
          <w:del w:id="1362" w:author="Valerij Šlovikov" w:date="2025-07-08T21:46:00Z" w16du:dateUtc="2025-07-08T19:46:00Z"/>
        </w:rPr>
        <w:pPrChange w:id="1363" w:author="Valerij Šlovikov" w:date="2025-07-08T21:46:00Z" w16du:dateUtc="2025-07-08T19:46:00Z">
          <w:pPr/>
        </w:pPrChange>
      </w:pPr>
      <w:del w:id="1364" w:author="Valerij Šlovikov" w:date="2025-07-08T21:46:00Z" w16du:dateUtc="2025-07-08T19:46:00Z">
        <w:r w:rsidRPr="0018468E" w:rsidDel="0064500A">
          <w:delText>Advanced features jako particle-to-particle interactions, physics-based behaviors a dynamic emission patterns become feasible pouze s GPU-accelerated approaches. Tyto capabilities otevírají možnosti pro sophisticated visual effects previously limited specialized graphics applications.</w:delText>
        </w:r>
      </w:del>
    </w:p>
    <w:p w14:paraId="20EC2C7A" w14:textId="4AF812A0" w:rsidR="009F0D7F" w:rsidRPr="0018468E" w:rsidDel="0064500A" w:rsidRDefault="009F0D7F" w:rsidP="0064500A">
      <w:pPr>
        <w:rPr>
          <w:del w:id="1365" w:author="Valerij Šlovikov" w:date="2025-07-08T21:46:00Z" w16du:dateUtc="2025-07-08T19:46:00Z"/>
        </w:rPr>
        <w:pPrChange w:id="1366" w:author="Valerij Šlovikov" w:date="2025-07-08T21:46:00Z" w16du:dateUtc="2025-07-08T19:46:00Z">
          <w:pPr/>
        </w:pPrChange>
      </w:pPr>
      <w:del w:id="1367" w:author="Valerij Šlovikov" w:date="2025-07-08T21:46:00Z" w16du:dateUtc="2025-07-08T19:46:00Z">
        <w:r w:rsidRPr="0018468E" w:rsidDel="0064500A">
          <w:delText>Tato kapitola demonstrovala transition od basic 3D primitives směrem k production-quality rendering techniques. Následující kapitola se zaměří na systematic performance evaluation a development advanced benchmarking methodologies pro objective technology assessment.</w:delText>
        </w:r>
      </w:del>
    </w:p>
    <w:p w14:paraId="09A0DFE5" w14:textId="61F15301" w:rsidR="002272CF" w:rsidRPr="0018468E" w:rsidDel="0064500A" w:rsidRDefault="002272CF" w:rsidP="0064500A">
      <w:pPr>
        <w:rPr>
          <w:del w:id="1368" w:author="Valerij Šlovikov" w:date="2025-07-08T21:46:00Z" w16du:dateUtc="2025-07-08T19:46:00Z"/>
        </w:rPr>
        <w:pPrChange w:id="1369" w:author="Valerij Šlovikov" w:date="2025-07-08T21:46:00Z" w16du:dateUtc="2025-07-08T19:46:00Z">
          <w:pPr/>
        </w:pPrChange>
      </w:pPr>
      <w:del w:id="1370" w:author="Valerij Šlovikov" w:date="2025-07-08T21:46:00Z" w16du:dateUtc="2025-07-08T19:46:00Z">
        <w:r w:rsidRPr="0018468E" w:rsidDel="0064500A">
          <w:delText># 9. Advanced Benchmarking a Performance Analýza</w:delText>
        </w:r>
      </w:del>
    </w:p>
    <w:p w14:paraId="7BBA003F" w14:textId="020A2E06" w:rsidR="002272CF" w:rsidRPr="0018468E" w:rsidDel="0064500A" w:rsidRDefault="002272CF" w:rsidP="0064500A">
      <w:pPr>
        <w:rPr>
          <w:del w:id="1371" w:author="Valerij Šlovikov" w:date="2025-07-08T21:46:00Z" w16du:dateUtc="2025-07-08T19:46:00Z"/>
        </w:rPr>
        <w:pPrChange w:id="1372" w:author="Valerij Šlovikov" w:date="2025-07-08T21:46:00Z" w16du:dateUtc="2025-07-08T19:46:00Z">
          <w:pPr/>
        </w:pPrChange>
      </w:pPr>
    </w:p>
    <w:p w14:paraId="29A86999" w14:textId="65925CC1" w:rsidR="002272CF" w:rsidRPr="0018468E" w:rsidDel="0064500A" w:rsidRDefault="002272CF" w:rsidP="0064500A">
      <w:pPr>
        <w:rPr>
          <w:del w:id="1373" w:author="Valerij Šlovikov" w:date="2025-07-08T21:46:00Z" w16du:dateUtc="2025-07-08T19:46:00Z"/>
        </w:rPr>
        <w:pPrChange w:id="1374" w:author="Valerij Šlovikov" w:date="2025-07-08T21:46:00Z" w16du:dateUtc="2025-07-08T19:46:00Z">
          <w:pPr/>
        </w:pPrChange>
      </w:pPr>
      <w:del w:id="1375" w:author="Valerij Šlovikov" w:date="2025-07-08T21:46:00Z" w16du:dateUtc="2025-07-08T19:46:00Z">
        <w:r w:rsidRPr="0018468E" w:rsidDel="0064500A">
          <w:delText>Systematické hodnocení výkonu webových 3D technologií vyžaduje robustní benchmarking framework schopný poskytovat reprodukovatelné a statisticky validní výsledky. Tato kapitola představuje comprehensive approach k performance evaluation s důrazem na automated testing a quantitative analysis.</w:delText>
        </w:r>
      </w:del>
    </w:p>
    <w:p w14:paraId="3CE7DE09" w14:textId="3AFD3912" w:rsidR="002272CF" w:rsidRPr="0018468E" w:rsidDel="0064500A" w:rsidRDefault="002272CF" w:rsidP="0064500A">
      <w:pPr>
        <w:rPr>
          <w:del w:id="1376" w:author="Valerij Šlovikov" w:date="2025-07-08T21:46:00Z" w16du:dateUtc="2025-07-08T19:46:00Z"/>
        </w:rPr>
        <w:pPrChange w:id="1377" w:author="Valerij Šlovikov" w:date="2025-07-08T21:46:00Z" w16du:dateUtc="2025-07-08T19:46:00Z">
          <w:pPr/>
        </w:pPrChange>
      </w:pPr>
    </w:p>
    <w:p w14:paraId="263DD5BD" w14:textId="09AF3512" w:rsidR="002272CF" w:rsidRPr="0018468E" w:rsidDel="0064500A" w:rsidRDefault="002272CF" w:rsidP="0064500A">
      <w:pPr>
        <w:rPr>
          <w:del w:id="1378" w:author="Valerij Šlovikov" w:date="2025-07-08T21:46:00Z" w16du:dateUtc="2025-07-08T19:46:00Z"/>
        </w:rPr>
        <w:pPrChange w:id="1379" w:author="Valerij Šlovikov" w:date="2025-07-08T21:46:00Z" w16du:dateUtc="2025-07-08T19:46:00Z">
          <w:pPr/>
        </w:pPrChange>
      </w:pPr>
      <w:del w:id="1380" w:author="Valerij Šlovikov" w:date="2025-07-08T21:46:00Z" w16du:dateUtc="2025-07-08T19:46:00Z">
        <w:r w:rsidRPr="0018468E" w:rsidDel="0064500A">
          <w:delText>## 9.1 Automated testing framework design</w:delText>
        </w:r>
      </w:del>
    </w:p>
    <w:p w14:paraId="2D3D7EAA" w14:textId="219398A1" w:rsidR="002272CF" w:rsidRPr="0018468E" w:rsidDel="0064500A" w:rsidRDefault="002272CF" w:rsidP="0064500A">
      <w:pPr>
        <w:rPr>
          <w:del w:id="1381" w:author="Valerij Šlovikov" w:date="2025-07-08T21:46:00Z" w16du:dateUtc="2025-07-08T19:46:00Z"/>
        </w:rPr>
        <w:pPrChange w:id="1382" w:author="Valerij Šlovikov" w:date="2025-07-08T21:46:00Z" w16du:dateUtc="2025-07-08T19:46:00Z">
          <w:pPr/>
        </w:pPrChange>
      </w:pPr>
    </w:p>
    <w:p w14:paraId="2B3112C8" w14:textId="303D3802" w:rsidR="002272CF" w:rsidRPr="0018468E" w:rsidDel="0064500A" w:rsidRDefault="002272CF" w:rsidP="0064500A">
      <w:pPr>
        <w:rPr>
          <w:del w:id="1383" w:author="Valerij Šlovikov" w:date="2025-07-08T21:46:00Z" w16du:dateUtc="2025-07-08T19:46:00Z"/>
        </w:rPr>
        <w:pPrChange w:id="1384" w:author="Valerij Šlovikov" w:date="2025-07-08T21:46:00Z" w16du:dateUtc="2025-07-08T19:46:00Z">
          <w:pPr/>
        </w:pPrChange>
      </w:pPr>
      <w:del w:id="1385" w:author="Valerij Šlovikov" w:date="2025-07-08T21:46:00Z" w16du:dateUtc="2025-07-08T19:46:00Z">
        <w:r w:rsidRPr="0018468E" w:rsidDel="0064500A">
          <w:delText>Vývoj automated benchmarking systému vychází z potřeby eliminovat human error a ensure consistent testing conditions napříč multiple browser environments. Framework architecture je navržena pro scalability a extensibility umožňující future expansion testovacích scénářů.</w:delText>
        </w:r>
      </w:del>
    </w:p>
    <w:p w14:paraId="14AA4007" w14:textId="379A77BF" w:rsidR="002272CF" w:rsidRPr="0018468E" w:rsidDel="0064500A" w:rsidRDefault="002272CF" w:rsidP="0064500A">
      <w:pPr>
        <w:rPr>
          <w:del w:id="1386" w:author="Valerij Šlovikov" w:date="2025-07-08T21:46:00Z" w16du:dateUtc="2025-07-08T19:46:00Z"/>
        </w:rPr>
        <w:pPrChange w:id="1387" w:author="Valerij Šlovikov" w:date="2025-07-08T21:46:00Z" w16du:dateUtc="2025-07-08T19:46:00Z">
          <w:pPr/>
        </w:pPrChange>
      </w:pPr>
    </w:p>
    <w:p w14:paraId="6266F6F3" w14:textId="1DBA55AC" w:rsidR="002272CF" w:rsidRPr="0018468E" w:rsidDel="0064500A" w:rsidRDefault="002272CF" w:rsidP="0064500A">
      <w:pPr>
        <w:rPr>
          <w:del w:id="1388" w:author="Valerij Šlovikov" w:date="2025-07-08T21:46:00Z" w16du:dateUtc="2025-07-08T19:46:00Z"/>
        </w:rPr>
        <w:pPrChange w:id="1389" w:author="Valerij Šlovikov" w:date="2025-07-08T21:46:00Z" w16du:dateUtc="2025-07-08T19:46:00Z">
          <w:pPr/>
        </w:pPrChange>
      </w:pPr>
      <w:del w:id="1390" w:author="Valerij Šlovikov" w:date="2025-07-08T21:46:00Z" w16du:dateUtc="2025-07-08T19:46:00Z">
        <w:r w:rsidRPr="0018468E" w:rsidDel="0064500A">
          <w:delText>Core architecture spočívá na modular design s oddělením test execution, data collection a result analysis komponent. Central test coordinator řídí test sequence execution, zatímco specialized modules handlují browser automation, performance monitoring a data persistence.</w:delText>
        </w:r>
      </w:del>
    </w:p>
    <w:p w14:paraId="231CC124" w14:textId="107579FC" w:rsidR="002272CF" w:rsidRPr="0018468E" w:rsidDel="0064500A" w:rsidRDefault="002272CF" w:rsidP="0064500A">
      <w:pPr>
        <w:rPr>
          <w:del w:id="1391" w:author="Valerij Šlovikov" w:date="2025-07-08T21:46:00Z" w16du:dateUtc="2025-07-08T19:46:00Z"/>
        </w:rPr>
        <w:pPrChange w:id="1392" w:author="Valerij Šlovikov" w:date="2025-07-08T21:46:00Z" w16du:dateUtc="2025-07-08T19:46:00Z">
          <w:pPr/>
        </w:pPrChange>
      </w:pPr>
    </w:p>
    <w:p w14:paraId="212A3508" w14:textId="6789D4C1" w:rsidR="002272CF" w:rsidRPr="0018468E" w:rsidDel="0064500A" w:rsidRDefault="002272CF" w:rsidP="0064500A">
      <w:pPr>
        <w:rPr>
          <w:del w:id="1393" w:author="Valerij Šlovikov" w:date="2025-07-08T21:46:00Z" w16du:dateUtc="2025-07-08T19:46:00Z"/>
        </w:rPr>
        <w:pPrChange w:id="1394" w:author="Valerij Šlovikov" w:date="2025-07-08T21:46:00Z" w16du:dateUtc="2025-07-08T19:46:00Z">
          <w:pPr/>
        </w:pPrChange>
      </w:pPr>
      <w:del w:id="1395" w:author="Valerij Šlovikov" w:date="2025-07-08T21:46:00Z" w16du:dateUtc="2025-07-08T19:46:00Z">
        <w:r w:rsidRPr="0018468E" w:rsidDel="0064500A">
          <w:delText>**Obrázek X: Automated benchmarking framework architecture diagram**</w:delText>
        </w:r>
      </w:del>
    </w:p>
    <w:p w14:paraId="6B413B29" w14:textId="2DB3E65A" w:rsidR="002272CF" w:rsidRPr="0018468E" w:rsidDel="0064500A" w:rsidRDefault="002272CF" w:rsidP="0064500A">
      <w:pPr>
        <w:rPr>
          <w:del w:id="1396" w:author="Valerij Šlovikov" w:date="2025-07-08T21:46:00Z" w16du:dateUtc="2025-07-08T19:46:00Z"/>
        </w:rPr>
        <w:pPrChange w:id="1397" w:author="Valerij Šlovikov" w:date="2025-07-08T21:46:00Z" w16du:dateUtc="2025-07-08T19:46:00Z">
          <w:pPr/>
        </w:pPrChange>
      </w:pPr>
    </w:p>
    <w:p w14:paraId="40878A22" w14:textId="27620604" w:rsidR="002272CF" w:rsidRPr="0018468E" w:rsidDel="0064500A" w:rsidRDefault="002272CF" w:rsidP="0064500A">
      <w:pPr>
        <w:rPr>
          <w:del w:id="1398" w:author="Valerij Šlovikov" w:date="2025-07-08T21:46:00Z" w16du:dateUtc="2025-07-08T19:46:00Z"/>
        </w:rPr>
        <w:pPrChange w:id="1399" w:author="Valerij Šlovikov" w:date="2025-07-08T21:46:00Z" w16du:dateUtc="2025-07-08T19:46:00Z">
          <w:pPr/>
        </w:pPrChange>
      </w:pPr>
      <w:del w:id="1400" w:author="Valerij Šlovikov" w:date="2025-07-08T21:46:00Z" w16du:dateUtc="2025-07-08T19:46:00Z">
        <w:r w:rsidRPr="0018468E" w:rsidDel="0064500A">
          <w:delText>Browser automation component využívá WebDriver API pro programmatic control testovacích prohlížečů. Implementace supports headless execution pro CI/CD integration a GUI mode pro development debugging. Each test run začína clean browser state s cleared cache a standardized environment settings.</w:delText>
        </w:r>
      </w:del>
    </w:p>
    <w:p w14:paraId="2ACB061B" w14:textId="768D8A36" w:rsidR="002272CF" w:rsidRPr="0018468E" w:rsidDel="0064500A" w:rsidRDefault="002272CF" w:rsidP="0064500A">
      <w:pPr>
        <w:rPr>
          <w:del w:id="1401" w:author="Valerij Šlovikov" w:date="2025-07-08T21:46:00Z" w16du:dateUtc="2025-07-08T19:46:00Z"/>
        </w:rPr>
        <w:pPrChange w:id="1402" w:author="Valerij Šlovikov" w:date="2025-07-08T21:46:00Z" w16du:dateUtc="2025-07-08T19:46:00Z">
          <w:pPr/>
        </w:pPrChange>
      </w:pPr>
    </w:p>
    <w:p w14:paraId="49B605C9" w14:textId="49FA3B5B" w:rsidR="002272CF" w:rsidRPr="0018468E" w:rsidDel="0064500A" w:rsidRDefault="002272CF" w:rsidP="0064500A">
      <w:pPr>
        <w:rPr>
          <w:del w:id="1403" w:author="Valerij Šlovikov" w:date="2025-07-08T21:46:00Z" w16du:dateUtc="2025-07-08T19:46:00Z"/>
        </w:rPr>
        <w:pPrChange w:id="1404" w:author="Valerij Šlovikov" w:date="2025-07-08T21:46:00Z" w16du:dateUtc="2025-07-08T19:46:00Z">
          <w:pPr/>
        </w:pPrChange>
      </w:pPr>
      <w:del w:id="1405" w:author="Valerij Šlovikov" w:date="2025-07-08T21:46:00Z" w16du:dateUtc="2025-07-08T19:46:00Z">
        <w:r w:rsidRPr="0018468E" w:rsidDel="0064500A">
          <w:delText>Test execution pipeline obsahuje warm-up period, baseline measurement, actual test execution a cooldown phase. Warm-up period eliminuje JIT compilation effects a ensures stable performance state před začátkem measurements. Baseline measurements poskytují reference point pro relative performance calculations.</w:delText>
        </w:r>
      </w:del>
    </w:p>
    <w:p w14:paraId="6708D0E6" w14:textId="1FC3E010" w:rsidR="002272CF" w:rsidRPr="0018468E" w:rsidDel="0064500A" w:rsidRDefault="002272CF" w:rsidP="0064500A">
      <w:pPr>
        <w:rPr>
          <w:del w:id="1406" w:author="Valerij Šlovikov" w:date="2025-07-08T21:46:00Z" w16du:dateUtc="2025-07-08T19:46:00Z"/>
        </w:rPr>
        <w:pPrChange w:id="1407" w:author="Valerij Šlovikov" w:date="2025-07-08T21:46:00Z" w16du:dateUtc="2025-07-08T19:46:00Z">
          <w:pPr/>
        </w:pPrChange>
      </w:pPr>
    </w:p>
    <w:p w14:paraId="58430270" w14:textId="5AF637BC" w:rsidR="002272CF" w:rsidRPr="0018468E" w:rsidDel="0064500A" w:rsidRDefault="002272CF" w:rsidP="0064500A">
      <w:pPr>
        <w:rPr>
          <w:del w:id="1408" w:author="Valerij Šlovikov" w:date="2025-07-08T21:46:00Z" w16du:dateUtc="2025-07-08T19:46:00Z"/>
        </w:rPr>
        <w:pPrChange w:id="1409" w:author="Valerij Šlovikov" w:date="2025-07-08T21:46:00Z" w16du:dateUtc="2025-07-08T19:46:00Z">
          <w:pPr/>
        </w:pPrChange>
      </w:pPr>
      <w:del w:id="1410" w:author="Valerij Šlovikov" w:date="2025-07-08T21:46:00Z" w16du:dateUtc="2025-07-08T19:46:00Z">
        <w:r w:rsidRPr="0018468E" w:rsidDel="0064500A">
          <w:delText>**Tabulka X: Test execution pipeline phases a jejich duration**</w:delText>
        </w:r>
      </w:del>
    </w:p>
    <w:p w14:paraId="1DC15855" w14:textId="32C5070E" w:rsidR="002272CF" w:rsidRPr="0018468E" w:rsidDel="0064500A" w:rsidRDefault="002272CF" w:rsidP="0064500A">
      <w:pPr>
        <w:rPr>
          <w:del w:id="1411" w:author="Valerij Šlovikov" w:date="2025-07-08T21:46:00Z" w16du:dateUtc="2025-07-08T19:46:00Z"/>
        </w:rPr>
        <w:pPrChange w:id="1412" w:author="Valerij Šlovikov" w:date="2025-07-08T21:46:00Z" w16du:dateUtc="2025-07-08T19:46:00Z">
          <w:pPr/>
        </w:pPrChange>
      </w:pPr>
    </w:p>
    <w:p w14:paraId="1D667FF6" w14:textId="3430F5B8" w:rsidR="002272CF" w:rsidRPr="0018468E" w:rsidDel="0064500A" w:rsidRDefault="002272CF" w:rsidP="0064500A">
      <w:pPr>
        <w:rPr>
          <w:del w:id="1413" w:author="Valerij Šlovikov" w:date="2025-07-08T21:46:00Z" w16du:dateUtc="2025-07-08T19:46:00Z"/>
        </w:rPr>
        <w:pPrChange w:id="1414" w:author="Valerij Šlovikov" w:date="2025-07-08T21:46:00Z" w16du:dateUtc="2025-07-08T19:46:00Z">
          <w:pPr/>
        </w:pPrChange>
      </w:pPr>
      <w:del w:id="1415" w:author="Valerij Šlovikov" w:date="2025-07-08T21:46:00Z" w16du:dateUtc="2025-07-08T19:46:00Z">
        <w:r w:rsidRPr="0018468E" w:rsidDel="0064500A">
          <w:delText>Data collection mechanism agreguje multiple performance metrics současně během test execution. Metrics include frame rate consistency, memory usage patterns, GPU utilization a browser-specific performance counters. Synchronized timestamping ensures accurate correlation mezi different metric sources.</w:delText>
        </w:r>
      </w:del>
    </w:p>
    <w:p w14:paraId="0047B3FF" w14:textId="554F594D" w:rsidR="002272CF" w:rsidRPr="0018468E" w:rsidDel="0064500A" w:rsidRDefault="002272CF" w:rsidP="0064500A">
      <w:pPr>
        <w:rPr>
          <w:del w:id="1416" w:author="Valerij Šlovikov" w:date="2025-07-08T21:46:00Z" w16du:dateUtc="2025-07-08T19:46:00Z"/>
        </w:rPr>
        <w:pPrChange w:id="1417" w:author="Valerij Šlovikov" w:date="2025-07-08T21:46:00Z" w16du:dateUtc="2025-07-08T19:46:00Z">
          <w:pPr/>
        </w:pPrChange>
      </w:pPr>
    </w:p>
    <w:p w14:paraId="59D0F6E1" w14:textId="0AEC5C05" w:rsidR="002272CF" w:rsidRPr="0018468E" w:rsidDel="0064500A" w:rsidRDefault="002272CF" w:rsidP="0064500A">
      <w:pPr>
        <w:rPr>
          <w:del w:id="1418" w:author="Valerij Šlovikov" w:date="2025-07-08T21:46:00Z" w16du:dateUtc="2025-07-08T19:46:00Z"/>
        </w:rPr>
        <w:pPrChange w:id="1419" w:author="Valerij Šlovikov" w:date="2025-07-08T21:46:00Z" w16du:dateUtc="2025-07-08T19:46:00Z">
          <w:pPr/>
        </w:pPrChange>
      </w:pPr>
      <w:del w:id="1420" w:author="Valerij Šlovikov" w:date="2025-07-08T21:46:00Z" w16du:dateUtc="2025-07-08T19:46:00Z">
        <w:r w:rsidRPr="0018468E" w:rsidDel="0064500A">
          <w:delText>Statistical validation proces aplikuje outlier detection algorithms a ensures statistical significance všech reported results. Framework používá median hodnoty jako primary metrics kvůli jejich robustnosti proti outliers a implements confidence interval calculations pro result reliability assessment.</w:delText>
        </w:r>
      </w:del>
    </w:p>
    <w:p w14:paraId="409C0D40" w14:textId="2892E0DE" w:rsidR="002272CF" w:rsidRPr="0018468E" w:rsidDel="0064500A" w:rsidRDefault="002272CF" w:rsidP="0064500A">
      <w:pPr>
        <w:rPr>
          <w:del w:id="1421" w:author="Valerij Šlovikov" w:date="2025-07-08T21:46:00Z" w16du:dateUtc="2025-07-08T19:46:00Z"/>
        </w:rPr>
        <w:pPrChange w:id="1422" w:author="Valerij Šlovikov" w:date="2025-07-08T21:46:00Z" w16du:dateUtc="2025-07-08T19:46:00Z">
          <w:pPr/>
        </w:pPrChange>
      </w:pPr>
    </w:p>
    <w:p w14:paraId="3DB52D9C" w14:textId="3BBBED77" w:rsidR="002272CF" w:rsidRPr="0018468E" w:rsidDel="0064500A" w:rsidRDefault="002272CF" w:rsidP="0064500A">
      <w:pPr>
        <w:rPr>
          <w:del w:id="1423" w:author="Valerij Šlovikov" w:date="2025-07-08T21:46:00Z" w16du:dateUtc="2025-07-08T19:46:00Z"/>
        </w:rPr>
        <w:pPrChange w:id="1424" w:author="Valerij Šlovikov" w:date="2025-07-08T21:46:00Z" w16du:dateUtc="2025-07-08T19:46:00Z">
          <w:pPr/>
        </w:pPrChange>
      </w:pPr>
      <w:del w:id="1425" w:author="Valerij Šlovikov" w:date="2025-07-08T21:46:00Z" w16du:dateUtc="2025-07-08T19:46:00Z">
        <w:r w:rsidRPr="0018468E" w:rsidDel="0064500A">
          <w:delText>Cross-browser testing pipeline automaticky executes identical test suites napříč Chrome, Firefox a Edge browsers. Browser-specific optimizations jsou temporarily disabled pro fair comparison, zatímco hardware acceleration settings are standardized napříč all test environments.</w:delText>
        </w:r>
      </w:del>
    </w:p>
    <w:p w14:paraId="6AA39FF2" w14:textId="3391C453" w:rsidR="002272CF" w:rsidRPr="0018468E" w:rsidDel="0064500A" w:rsidRDefault="002272CF" w:rsidP="0064500A">
      <w:pPr>
        <w:rPr>
          <w:del w:id="1426" w:author="Valerij Šlovikov" w:date="2025-07-08T21:46:00Z" w16du:dateUtc="2025-07-08T19:46:00Z"/>
        </w:rPr>
        <w:pPrChange w:id="1427" w:author="Valerij Šlovikov" w:date="2025-07-08T21:46:00Z" w16du:dateUtc="2025-07-08T19:46:00Z">
          <w:pPr/>
        </w:pPrChange>
      </w:pPr>
    </w:p>
    <w:p w14:paraId="223C04CC" w14:textId="09AD3E7A" w:rsidR="002272CF" w:rsidRPr="0018468E" w:rsidDel="0064500A" w:rsidRDefault="002272CF" w:rsidP="0064500A">
      <w:pPr>
        <w:rPr>
          <w:del w:id="1428" w:author="Valerij Šlovikov" w:date="2025-07-08T21:46:00Z" w16du:dateUtc="2025-07-08T19:46:00Z"/>
        </w:rPr>
        <w:pPrChange w:id="1429" w:author="Valerij Šlovikov" w:date="2025-07-08T21:46:00Z" w16du:dateUtc="2025-07-08T19:46:00Z">
          <w:pPr/>
        </w:pPrChange>
      </w:pPr>
      <w:del w:id="1430" w:author="Valerij Šlovikov" w:date="2025-07-08T21:46:00Z" w16du:dateUtc="2025-07-08T19:46:00Z">
        <w:r w:rsidRPr="0018468E" w:rsidDel="0064500A">
          <w:delText>**Obrázek X: Cross-browser testing pipeline execution flow**</w:delText>
        </w:r>
      </w:del>
    </w:p>
    <w:p w14:paraId="7390BF94" w14:textId="564289E3" w:rsidR="002272CF" w:rsidRPr="0018468E" w:rsidDel="0064500A" w:rsidRDefault="002272CF" w:rsidP="0064500A">
      <w:pPr>
        <w:rPr>
          <w:del w:id="1431" w:author="Valerij Šlovikov" w:date="2025-07-08T21:46:00Z" w16du:dateUtc="2025-07-08T19:46:00Z"/>
        </w:rPr>
        <w:pPrChange w:id="1432" w:author="Valerij Šlovikov" w:date="2025-07-08T21:46:00Z" w16du:dateUtc="2025-07-08T19:46:00Z">
          <w:pPr/>
        </w:pPrChange>
      </w:pPr>
    </w:p>
    <w:p w14:paraId="131276D2" w14:textId="02C8BE3E" w:rsidR="002272CF" w:rsidRPr="0018468E" w:rsidDel="0064500A" w:rsidRDefault="002272CF" w:rsidP="0064500A">
      <w:pPr>
        <w:rPr>
          <w:del w:id="1433" w:author="Valerij Šlovikov" w:date="2025-07-08T21:46:00Z" w16du:dateUtc="2025-07-08T19:46:00Z"/>
        </w:rPr>
        <w:pPrChange w:id="1434" w:author="Valerij Šlovikov" w:date="2025-07-08T21:46:00Z" w16du:dateUtc="2025-07-08T19:46:00Z">
          <w:pPr/>
        </w:pPrChange>
      </w:pPr>
      <w:del w:id="1435" w:author="Valerij Šlovikov" w:date="2025-07-08T21:46:00Z" w16du:dateUtc="2025-07-08T19:46:00Z">
        <w:r w:rsidRPr="0018468E" w:rsidDel="0064500A">
          <w:delText>## 9.2 Complex scene performance analysis</w:delText>
        </w:r>
      </w:del>
    </w:p>
    <w:p w14:paraId="4665190D" w14:textId="6A36FA7B" w:rsidR="002272CF" w:rsidRPr="0018468E" w:rsidDel="0064500A" w:rsidRDefault="002272CF" w:rsidP="0064500A">
      <w:pPr>
        <w:rPr>
          <w:del w:id="1436" w:author="Valerij Šlovikov" w:date="2025-07-08T21:46:00Z" w16du:dateUtc="2025-07-08T19:46:00Z"/>
        </w:rPr>
        <w:pPrChange w:id="1437" w:author="Valerij Šlovikov" w:date="2025-07-08T21:46:00Z" w16du:dateUtc="2025-07-08T19:46:00Z">
          <w:pPr/>
        </w:pPrChange>
      </w:pPr>
    </w:p>
    <w:p w14:paraId="2F7EDB7E" w14:textId="200C3FC4" w:rsidR="002272CF" w:rsidRPr="0018468E" w:rsidDel="0064500A" w:rsidRDefault="002272CF" w:rsidP="0064500A">
      <w:pPr>
        <w:rPr>
          <w:del w:id="1438" w:author="Valerij Šlovikov" w:date="2025-07-08T21:46:00Z" w16du:dateUtc="2025-07-08T19:46:00Z"/>
        </w:rPr>
        <w:pPrChange w:id="1439" w:author="Valerij Šlovikov" w:date="2025-07-08T21:46:00Z" w16du:dateUtc="2025-07-08T19:46:00Z">
          <w:pPr/>
        </w:pPrChange>
      </w:pPr>
      <w:del w:id="1440" w:author="Valerij Šlovikov" w:date="2025-07-08T21:46:00Z" w16du:dateUtc="2025-07-08T19:46:00Z">
        <w:r w:rsidRPr="0018468E" w:rsidDel="0064500A">
          <w:delText>Stress testing s 10,000 objektů představuje realistic workload pro modern 3D webové aplikace a provides meaningful performance differentiation mezi tested technologies. Scene complexity progression od simple primitives po detailed models s multiple materials odhaluje scaling characteristics každé technologie.</w:delText>
        </w:r>
      </w:del>
    </w:p>
    <w:p w14:paraId="30B74D76" w14:textId="10F6FE26" w:rsidR="002272CF" w:rsidRPr="0018468E" w:rsidDel="0064500A" w:rsidRDefault="002272CF" w:rsidP="0064500A">
      <w:pPr>
        <w:rPr>
          <w:del w:id="1441" w:author="Valerij Šlovikov" w:date="2025-07-08T21:46:00Z" w16du:dateUtc="2025-07-08T19:46:00Z"/>
        </w:rPr>
        <w:pPrChange w:id="1442" w:author="Valerij Šlovikov" w:date="2025-07-08T21:46:00Z" w16du:dateUtc="2025-07-08T19:46:00Z">
          <w:pPr/>
        </w:pPrChange>
      </w:pPr>
    </w:p>
    <w:p w14:paraId="032375CC" w14:textId="5B03A622" w:rsidR="002272CF" w:rsidRPr="0018468E" w:rsidDel="0064500A" w:rsidRDefault="002272CF" w:rsidP="0064500A">
      <w:pPr>
        <w:rPr>
          <w:del w:id="1443" w:author="Valerij Šlovikov" w:date="2025-07-08T21:46:00Z" w16du:dateUtc="2025-07-08T19:46:00Z"/>
        </w:rPr>
        <w:pPrChange w:id="1444" w:author="Valerij Šlovikov" w:date="2025-07-08T21:46:00Z" w16du:dateUtc="2025-07-08T19:46:00Z">
          <w:pPr/>
        </w:pPrChange>
      </w:pPr>
      <w:del w:id="1445" w:author="Valerij Šlovikov" w:date="2025-07-08T21:46:00Z" w16du:dateUtc="2025-07-08T19:46:00Z">
        <w:r w:rsidRPr="0018468E" w:rsidDel="0064500A">
          <w:delText>Test scene design využívá procedurally generated content pro consistent object distribution a material assignment. Každý objekt contains unique transformation matrix ale shared geometry data pro realistic memory usage patterns. Material complexity varies od basic unlit shaders po full PBR implementations s multiple texture maps.</w:delText>
        </w:r>
      </w:del>
    </w:p>
    <w:p w14:paraId="026AC2FE" w14:textId="36095F10" w:rsidR="002272CF" w:rsidRPr="0018468E" w:rsidDel="0064500A" w:rsidRDefault="002272CF" w:rsidP="0064500A">
      <w:pPr>
        <w:rPr>
          <w:del w:id="1446" w:author="Valerij Šlovikov" w:date="2025-07-08T21:46:00Z" w16du:dateUtc="2025-07-08T19:46:00Z"/>
        </w:rPr>
        <w:pPrChange w:id="1447" w:author="Valerij Šlovikov" w:date="2025-07-08T21:46:00Z" w16du:dateUtc="2025-07-08T19:46:00Z">
          <w:pPr/>
        </w:pPrChange>
      </w:pPr>
    </w:p>
    <w:p w14:paraId="54C74060" w14:textId="6A5D8B4C" w:rsidR="002272CF" w:rsidRPr="0018468E" w:rsidDel="0064500A" w:rsidRDefault="002272CF" w:rsidP="0064500A">
      <w:pPr>
        <w:rPr>
          <w:del w:id="1448" w:author="Valerij Šlovikov" w:date="2025-07-08T21:46:00Z" w16du:dateUtc="2025-07-08T19:46:00Z"/>
        </w:rPr>
        <w:pPrChange w:id="1449" w:author="Valerij Šlovikov" w:date="2025-07-08T21:46:00Z" w16du:dateUtc="2025-07-08T19:46:00Z">
          <w:pPr/>
        </w:pPrChange>
      </w:pPr>
      <w:del w:id="1450" w:author="Valerij Šlovikov" w:date="2025-07-08T21:46:00Z" w16du:dateUtc="2025-07-08T19:46:00Z">
        <w:r w:rsidRPr="0018468E" w:rsidDel="0064500A">
          <w:delText>**Obrázek X: 10k objects test scene visualization s performance overlay**</w:delText>
        </w:r>
      </w:del>
    </w:p>
    <w:p w14:paraId="7AFD72E4" w14:textId="21B5D819" w:rsidR="002272CF" w:rsidRPr="0018468E" w:rsidDel="0064500A" w:rsidRDefault="002272CF" w:rsidP="0064500A">
      <w:pPr>
        <w:rPr>
          <w:del w:id="1451" w:author="Valerij Šlovikov" w:date="2025-07-08T21:46:00Z" w16du:dateUtc="2025-07-08T19:46:00Z"/>
        </w:rPr>
        <w:pPrChange w:id="1452" w:author="Valerij Šlovikov" w:date="2025-07-08T21:46:00Z" w16du:dateUtc="2025-07-08T19:46:00Z">
          <w:pPr/>
        </w:pPrChange>
      </w:pPr>
    </w:p>
    <w:p w14:paraId="682D8D16" w14:textId="45F20BD2" w:rsidR="002272CF" w:rsidRPr="0018468E" w:rsidDel="0064500A" w:rsidRDefault="002272CF" w:rsidP="0064500A">
      <w:pPr>
        <w:rPr>
          <w:del w:id="1453" w:author="Valerij Šlovikov" w:date="2025-07-08T21:46:00Z" w16du:dateUtc="2025-07-08T19:46:00Z"/>
        </w:rPr>
        <w:pPrChange w:id="1454" w:author="Valerij Šlovikov" w:date="2025-07-08T21:46:00Z" w16du:dateUtc="2025-07-08T19:46:00Z">
          <w:pPr/>
        </w:pPrChange>
      </w:pPr>
      <w:del w:id="1455" w:author="Valerij Šlovikov" w:date="2025-07-08T21:46:00Z" w16du:dateUtc="2025-07-08T19:46:00Z">
        <w:r w:rsidRPr="0018468E" w:rsidDel="0064500A">
          <w:delText>Memory usage monitoring odhaluje significant differences v resource management strategies mezi WebGL a WebGPU. WebGL implementations often suffer od excessive draw call overhead při large object counts, zatímco WebGPU batching capabilities maintain efficient memory utilization i při high object density.</w:delText>
        </w:r>
      </w:del>
    </w:p>
    <w:p w14:paraId="368A735D" w14:textId="71BC5CAA" w:rsidR="002272CF" w:rsidRPr="0018468E" w:rsidDel="0064500A" w:rsidRDefault="002272CF" w:rsidP="0064500A">
      <w:pPr>
        <w:rPr>
          <w:del w:id="1456" w:author="Valerij Šlovikov" w:date="2025-07-08T21:46:00Z" w16du:dateUtc="2025-07-08T19:46:00Z"/>
        </w:rPr>
        <w:pPrChange w:id="1457" w:author="Valerij Šlovikov" w:date="2025-07-08T21:46:00Z" w16du:dateUtc="2025-07-08T19:46:00Z">
          <w:pPr/>
        </w:pPrChange>
      </w:pPr>
    </w:p>
    <w:p w14:paraId="78787F9D" w14:textId="2D904FF3" w:rsidR="002272CF" w:rsidRPr="0018468E" w:rsidDel="0064500A" w:rsidRDefault="002272CF" w:rsidP="0064500A">
      <w:pPr>
        <w:rPr>
          <w:del w:id="1458" w:author="Valerij Šlovikov" w:date="2025-07-08T21:46:00Z" w16du:dateUtc="2025-07-08T19:46:00Z"/>
        </w:rPr>
        <w:pPrChange w:id="1459" w:author="Valerij Šlovikov" w:date="2025-07-08T21:46:00Z" w16du:dateUtc="2025-07-08T19:46:00Z">
          <w:pPr/>
        </w:pPrChange>
      </w:pPr>
      <w:del w:id="1460" w:author="Valerij Šlovikov" w:date="2025-07-08T21:46:00Z" w16du:dateUtc="2025-07-08T19:46:00Z">
        <w:r w:rsidRPr="0018468E" w:rsidDel="0064500A">
          <w:delText>Frame time consistency analysis provides critical insights do real-world user experience. Metrics include frame time variance, 99th percentile frame times a dropped frame frequency. Consistent frame timing je often more important než raw average FPS pro smooth user experience.</w:delText>
        </w:r>
      </w:del>
    </w:p>
    <w:p w14:paraId="41C49927" w14:textId="1457D879" w:rsidR="002272CF" w:rsidRPr="0018468E" w:rsidDel="0064500A" w:rsidRDefault="002272CF" w:rsidP="0064500A">
      <w:pPr>
        <w:rPr>
          <w:del w:id="1461" w:author="Valerij Šlovikov" w:date="2025-07-08T21:46:00Z" w16du:dateUtc="2025-07-08T19:46:00Z"/>
        </w:rPr>
        <w:pPrChange w:id="1462" w:author="Valerij Šlovikov" w:date="2025-07-08T21:46:00Z" w16du:dateUtc="2025-07-08T19:46:00Z">
          <w:pPr/>
        </w:pPrChange>
      </w:pPr>
    </w:p>
    <w:p w14:paraId="2E345565" w14:textId="07398C27" w:rsidR="002272CF" w:rsidRPr="0018468E" w:rsidDel="0064500A" w:rsidRDefault="002272CF" w:rsidP="0064500A">
      <w:pPr>
        <w:rPr>
          <w:del w:id="1463" w:author="Valerij Šlovikov" w:date="2025-07-08T21:46:00Z" w16du:dateUtc="2025-07-08T19:46:00Z"/>
        </w:rPr>
        <w:pPrChange w:id="1464" w:author="Valerij Šlovikov" w:date="2025-07-08T21:46:00Z" w16du:dateUtc="2025-07-08T19:46:00Z">
          <w:pPr/>
        </w:pPrChange>
      </w:pPr>
      <w:del w:id="1465" w:author="Valerij Šlovikov" w:date="2025-07-08T21:46:00Z" w16du:dateUtc="2025-07-08T19:46:00Z">
        <w:r w:rsidRPr="0018468E" w:rsidDel="0064500A">
          <w:delText>**Tabulka X: Frame time statistics pro 10k objects across technologies**</w:delText>
        </w:r>
      </w:del>
    </w:p>
    <w:p w14:paraId="28BCD092" w14:textId="45C25C41" w:rsidR="002272CF" w:rsidRPr="0018468E" w:rsidDel="0064500A" w:rsidRDefault="002272CF" w:rsidP="0064500A">
      <w:pPr>
        <w:rPr>
          <w:del w:id="1466" w:author="Valerij Šlovikov" w:date="2025-07-08T21:46:00Z" w16du:dateUtc="2025-07-08T19:46:00Z"/>
        </w:rPr>
        <w:pPrChange w:id="1467" w:author="Valerij Šlovikov" w:date="2025-07-08T21:46:00Z" w16du:dateUtc="2025-07-08T19:46:00Z">
          <w:pPr/>
        </w:pPrChange>
      </w:pPr>
    </w:p>
    <w:p w14:paraId="6E9A3273" w14:textId="3548DF0B" w:rsidR="002272CF" w:rsidRPr="0018468E" w:rsidDel="0064500A" w:rsidRDefault="002272CF" w:rsidP="0064500A">
      <w:pPr>
        <w:rPr>
          <w:del w:id="1468" w:author="Valerij Šlovikov" w:date="2025-07-08T21:46:00Z" w16du:dateUtc="2025-07-08T19:46:00Z"/>
        </w:rPr>
        <w:pPrChange w:id="1469" w:author="Valerij Šlovikov" w:date="2025-07-08T21:46:00Z" w16du:dateUtc="2025-07-08T19:46:00Z">
          <w:pPr/>
        </w:pPrChange>
      </w:pPr>
      <w:del w:id="1470" w:author="Valerij Šlovikov" w:date="2025-07-08T21:46:00Z" w16du:dateUtc="2025-07-08T19:46:00Z">
        <w:r w:rsidRPr="0018468E" w:rsidDel="0064500A">
          <w:delText>GPU memory pressure testing pushes hardware limits systematically přidáváním texture resolution a model complexity until performance degradation occurs. Tento approach identificuje practical limits pro different hardware tiers a provides guidance pro content authoring workflows.</w:delText>
        </w:r>
      </w:del>
    </w:p>
    <w:p w14:paraId="2C8E5592" w14:textId="47A18B01" w:rsidR="002272CF" w:rsidRPr="0018468E" w:rsidDel="0064500A" w:rsidRDefault="002272CF" w:rsidP="0064500A">
      <w:pPr>
        <w:rPr>
          <w:del w:id="1471" w:author="Valerij Šlovikov" w:date="2025-07-08T21:46:00Z" w16du:dateUtc="2025-07-08T19:46:00Z"/>
        </w:rPr>
        <w:pPrChange w:id="1472" w:author="Valerij Šlovikov" w:date="2025-07-08T21:46:00Z" w16du:dateUtc="2025-07-08T19:46:00Z">
          <w:pPr/>
        </w:pPrChange>
      </w:pPr>
    </w:p>
    <w:p w14:paraId="6B759C2D" w14:textId="10E15AFC" w:rsidR="002272CF" w:rsidRPr="0018468E" w:rsidDel="0064500A" w:rsidRDefault="002272CF" w:rsidP="0064500A">
      <w:pPr>
        <w:rPr>
          <w:del w:id="1473" w:author="Valerij Šlovikov" w:date="2025-07-08T21:46:00Z" w16du:dateUtc="2025-07-08T19:46:00Z"/>
        </w:rPr>
        <w:pPrChange w:id="1474" w:author="Valerij Šlovikov" w:date="2025-07-08T21:46:00Z" w16du:dateUtc="2025-07-08T19:46:00Z">
          <w:pPr/>
        </w:pPrChange>
      </w:pPr>
      <w:del w:id="1475" w:author="Valerij Šlovikov" w:date="2025-07-08T21:46:00Z" w16du:dateUtc="2025-07-08T19:46:00Z">
        <w:r w:rsidRPr="0018468E" w:rsidDel="0064500A">
          <w:delText>Garbage collection impact analysis monitors JavaScript heap behavior během intensive 3D rendering. WebGL implementations často exhibit periodic performance spikes související s garbage collection events, zatímco WebGPU's lower-level resource management demonstrates more predictable performance characteristics.</w:delText>
        </w:r>
      </w:del>
    </w:p>
    <w:p w14:paraId="19F557E5" w14:textId="306C1FE2" w:rsidR="002272CF" w:rsidRPr="0018468E" w:rsidDel="0064500A" w:rsidRDefault="002272CF" w:rsidP="0064500A">
      <w:pPr>
        <w:rPr>
          <w:del w:id="1476" w:author="Valerij Šlovikov" w:date="2025-07-08T21:46:00Z" w16du:dateUtc="2025-07-08T19:46:00Z"/>
        </w:rPr>
        <w:pPrChange w:id="1477" w:author="Valerij Šlovikov" w:date="2025-07-08T21:46:00Z" w16du:dateUtc="2025-07-08T19:46:00Z">
          <w:pPr/>
        </w:pPrChange>
      </w:pPr>
    </w:p>
    <w:p w14:paraId="7439B53E" w14:textId="4DEA7FFB" w:rsidR="002272CF" w:rsidRPr="0018468E" w:rsidDel="0064500A" w:rsidRDefault="002272CF" w:rsidP="0064500A">
      <w:pPr>
        <w:rPr>
          <w:del w:id="1478" w:author="Valerij Šlovikov" w:date="2025-07-08T21:46:00Z" w16du:dateUtc="2025-07-08T19:46:00Z"/>
        </w:rPr>
        <w:pPrChange w:id="1479" w:author="Valerij Šlovikov" w:date="2025-07-08T21:46:00Z" w16du:dateUtc="2025-07-08T19:46:00Z">
          <w:pPr/>
        </w:pPrChange>
      </w:pPr>
      <w:del w:id="1480" w:author="Valerij Šlovikov" w:date="2025-07-08T21:46:00Z" w16du:dateUtc="2025-07-08T19:46:00Z">
        <w:r w:rsidRPr="0018468E" w:rsidDel="0064500A">
          <w:delText>**Obrázek X: Memory allocation patterns během complex scene rendering**</w:delText>
        </w:r>
      </w:del>
    </w:p>
    <w:p w14:paraId="64EB0F8C" w14:textId="383C9394" w:rsidR="002272CF" w:rsidRPr="0018468E" w:rsidDel="0064500A" w:rsidRDefault="002272CF" w:rsidP="0064500A">
      <w:pPr>
        <w:rPr>
          <w:del w:id="1481" w:author="Valerij Šlovikov" w:date="2025-07-08T21:46:00Z" w16du:dateUtc="2025-07-08T19:46:00Z"/>
        </w:rPr>
        <w:pPrChange w:id="1482" w:author="Valerij Šlovikov" w:date="2025-07-08T21:46:00Z" w16du:dateUtc="2025-07-08T19:46:00Z">
          <w:pPr/>
        </w:pPrChange>
      </w:pPr>
    </w:p>
    <w:p w14:paraId="28C049CC" w14:textId="37F256FD" w:rsidR="002272CF" w:rsidRPr="0018468E" w:rsidDel="0064500A" w:rsidRDefault="002272CF" w:rsidP="0064500A">
      <w:pPr>
        <w:rPr>
          <w:del w:id="1483" w:author="Valerij Šlovikov" w:date="2025-07-08T21:46:00Z" w16du:dateUtc="2025-07-08T19:46:00Z"/>
        </w:rPr>
        <w:pPrChange w:id="1484" w:author="Valerij Šlovikov" w:date="2025-07-08T21:46:00Z" w16du:dateUtc="2025-07-08T19:46:00Z">
          <w:pPr/>
        </w:pPrChange>
      </w:pPr>
      <w:del w:id="1485" w:author="Valerij Šlovikov" w:date="2025-07-08T21:46:00Z" w16du:dateUtc="2025-07-08T19:46:00Z">
        <w:r w:rsidRPr="0018468E" w:rsidDel="0064500A">
          <w:delText>Thermal throttling considerations become relevant při extended benchmarking sessions, especially na mobile hardware. Framework monitors CPU a GPU temperatures a adjusts test duration dynamically pro preventing hardware thermal protection activation which could skew results.</w:delText>
        </w:r>
      </w:del>
    </w:p>
    <w:p w14:paraId="73DBEC13" w14:textId="66FFFC47" w:rsidR="002272CF" w:rsidRPr="0018468E" w:rsidDel="0064500A" w:rsidRDefault="002272CF" w:rsidP="0064500A">
      <w:pPr>
        <w:rPr>
          <w:del w:id="1486" w:author="Valerij Šlovikov" w:date="2025-07-08T21:46:00Z" w16du:dateUtc="2025-07-08T19:46:00Z"/>
        </w:rPr>
        <w:pPrChange w:id="1487" w:author="Valerij Šlovikov" w:date="2025-07-08T21:46:00Z" w16du:dateUtc="2025-07-08T19:46:00Z">
          <w:pPr/>
        </w:pPrChange>
      </w:pPr>
    </w:p>
    <w:p w14:paraId="56FC945B" w14:textId="524C7A9B" w:rsidR="002272CF" w:rsidRPr="0018468E" w:rsidDel="0064500A" w:rsidRDefault="002272CF" w:rsidP="0064500A">
      <w:pPr>
        <w:rPr>
          <w:del w:id="1488" w:author="Valerij Šlovikov" w:date="2025-07-08T21:46:00Z" w16du:dateUtc="2025-07-08T19:46:00Z"/>
        </w:rPr>
        <w:pPrChange w:id="1489" w:author="Valerij Šlovikov" w:date="2025-07-08T21:46:00Z" w16du:dateUtc="2025-07-08T19:46:00Z">
          <w:pPr/>
        </w:pPrChange>
      </w:pPr>
      <w:del w:id="1490" w:author="Valerij Šlovikov" w:date="2025-07-08T21:46:00Z" w16du:dateUtc="2025-07-08T19:46:00Z">
        <w:r w:rsidRPr="0018468E" w:rsidDel="0064500A">
          <w:delText>## 9.3 Comparative performance evaluation</w:delText>
        </w:r>
      </w:del>
    </w:p>
    <w:p w14:paraId="32D43FDA" w14:textId="5B08658C" w:rsidR="002272CF" w:rsidRPr="0018468E" w:rsidDel="0064500A" w:rsidRDefault="002272CF" w:rsidP="0064500A">
      <w:pPr>
        <w:rPr>
          <w:del w:id="1491" w:author="Valerij Šlovikov" w:date="2025-07-08T21:46:00Z" w16du:dateUtc="2025-07-08T19:46:00Z"/>
        </w:rPr>
        <w:pPrChange w:id="1492" w:author="Valerij Šlovikov" w:date="2025-07-08T21:46:00Z" w16du:dateUtc="2025-07-08T19:46:00Z">
          <w:pPr/>
        </w:pPrChange>
      </w:pPr>
    </w:p>
    <w:p w14:paraId="13A24B0A" w14:textId="060522A5" w:rsidR="002272CF" w:rsidRPr="0018468E" w:rsidDel="0064500A" w:rsidRDefault="002272CF" w:rsidP="0064500A">
      <w:pPr>
        <w:rPr>
          <w:del w:id="1493" w:author="Valerij Šlovikov" w:date="2025-07-08T21:46:00Z" w16du:dateUtc="2025-07-08T19:46:00Z"/>
        </w:rPr>
        <w:pPrChange w:id="1494" w:author="Valerij Šlovikov" w:date="2025-07-08T21:46:00Z" w16du:dateUtc="2025-07-08T19:46:00Z">
          <w:pPr/>
        </w:pPrChange>
      </w:pPr>
      <w:del w:id="1495" w:author="Valerij Šlovikov" w:date="2025-07-08T21:46:00Z" w16du:dateUtc="2025-07-08T19:46:00Z">
        <w:r w:rsidRPr="0018468E" w:rsidDel="0064500A">
          <w:delText>Systematic comparison WebGL, WebGL2 a WebGPU across diverse workloads reveals clear performance hierarchies a identifies optimal use cases pro každou technologii. Benchmarking results demonstrate both absolute performance differences a scaling characteristics under various loa</w:delText>
        </w:r>
        <w:r w:rsidR="00F02B8E" w:rsidDel="0064500A">
          <w:delText>d</w:delText>
        </w:r>
        <w:r w:rsidRPr="0018468E" w:rsidDel="0064500A">
          <w:delText xml:space="preserve"> conditions.</w:delText>
        </w:r>
      </w:del>
    </w:p>
    <w:p w14:paraId="542584FD" w14:textId="0E0EC0D4" w:rsidR="002272CF" w:rsidRPr="0018468E" w:rsidDel="0064500A" w:rsidRDefault="002272CF" w:rsidP="0064500A">
      <w:pPr>
        <w:rPr>
          <w:del w:id="1496" w:author="Valerij Šlovikov" w:date="2025-07-08T21:46:00Z" w16du:dateUtc="2025-07-08T19:46:00Z"/>
        </w:rPr>
        <w:pPrChange w:id="1497" w:author="Valerij Šlovikov" w:date="2025-07-08T21:46:00Z" w16du:dateUtc="2025-07-08T19:46:00Z">
          <w:pPr/>
        </w:pPrChange>
      </w:pPr>
    </w:p>
    <w:p w14:paraId="48AE0D4E" w14:textId="4049B882" w:rsidR="002272CF" w:rsidRPr="0018468E" w:rsidDel="0064500A" w:rsidRDefault="002272CF" w:rsidP="0064500A">
      <w:pPr>
        <w:rPr>
          <w:del w:id="1498" w:author="Valerij Šlovikov" w:date="2025-07-08T21:46:00Z" w16du:dateUtc="2025-07-08T19:46:00Z"/>
        </w:rPr>
        <w:pPrChange w:id="1499" w:author="Valerij Šlovikov" w:date="2025-07-08T21:46:00Z" w16du:dateUtc="2025-07-08T19:46:00Z">
          <w:pPr/>
        </w:pPrChange>
      </w:pPr>
      <w:del w:id="1500" w:author="Valerij Šlovikov" w:date="2025-07-08T21:46:00Z" w16du:dateUtc="2025-07-08T19:46:00Z">
        <w:r w:rsidRPr="0018468E" w:rsidDel="0064500A">
          <w:delText>Baseline performance comparison využívá identical rendering algorithms implemented nativně v každé technologii. Simple triangle rendering shows minimal differences, zatímco complex shading workloads begin demonstrating WebGPU's architectural advantages.</w:delText>
        </w:r>
      </w:del>
    </w:p>
    <w:p w14:paraId="5BA3BC8B" w14:textId="70372194" w:rsidR="002272CF" w:rsidRPr="0018468E" w:rsidDel="0064500A" w:rsidRDefault="002272CF" w:rsidP="0064500A">
      <w:pPr>
        <w:rPr>
          <w:del w:id="1501" w:author="Valerij Šlovikov" w:date="2025-07-08T21:46:00Z" w16du:dateUtc="2025-07-08T19:46:00Z"/>
        </w:rPr>
        <w:pPrChange w:id="1502" w:author="Valerij Šlovikov" w:date="2025-07-08T21:46:00Z" w16du:dateUtc="2025-07-08T19:46:00Z">
          <w:pPr/>
        </w:pPrChange>
      </w:pPr>
      <w:del w:id="1503" w:author="Valerij Šlovikov" w:date="2025-07-08T21:46:00Z" w16du:dateUtc="2025-07-08T19:46:00Z">
        <w:r w:rsidRPr="0018468E" w:rsidDel="0064500A">
          <w:delText>**Tabulka X: Baseline performance comparison across simple to complex rendering tasks**</w:delText>
        </w:r>
      </w:del>
    </w:p>
    <w:p w14:paraId="3385055A" w14:textId="1CC06441" w:rsidR="002272CF" w:rsidRPr="0018468E" w:rsidDel="0064500A" w:rsidRDefault="002272CF" w:rsidP="0064500A">
      <w:pPr>
        <w:rPr>
          <w:del w:id="1504" w:author="Valerij Šlovikov" w:date="2025-07-08T21:46:00Z" w16du:dateUtc="2025-07-08T19:46:00Z"/>
        </w:rPr>
        <w:pPrChange w:id="1505" w:author="Valerij Šlovikov" w:date="2025-07-08T21:46:00Z" w16du:dateUtc="2025-07-08T19:46:00Z">
          <w:pPr/>
        </w:pPrChange>
      </w:pPr>
      <w:del w:id="1506" w:author="Valerij Šlovikov" w:date="2025-07-08T21:46:00Z" w16du:dateUtc="2025-07-08T19:46:00Z">
        <w:r w:rsidRPr="0018468E" w:rsidDel="0064500A">
          <w:delText>Draw call efficiency testing exposes fundamental architectural differences mezi technologies. WebGL's stateful API requires expensive state changes mezi draw calls, WebGL2 introduces some optimizations through VAOs, zatímco WebGPU's command buffer architecture virtually eliminates per-draw-call overhead.</w:delText>
        </w:r>
      </w:del>
    </w:p>
    <w:p w14:paraId="112B13E8" w14:textId="1BD2DCB2" w:rsidR="002272CF" w:rsidRPr="0018468E" w:rsidDel="0064500A" w:rsidRDefault="002272CF" w:rsidP="0064500A">
      <w:pPr>
        <w:rPr>
          <w:del w:id="1507" w:author="Valerij Šlovikov" w:date="2025-07-08T21:46:00Z" w16du:dateUtc="2025-07-08T19:46:00Z"/>
        </w:rPr>
        <w:pPrChange w:id="1508" w:author="Valerij Šlovikov" w:date="2025-07-08T21:46:00Z" w16du:dateUtc="2025-07-08T19:46:00Z">
          <w:pPr/>
        </w:pPrChange>
      </w:pPr>
    </w:p>
    <w:p w14:paraId="3CA76653" w14:textId="79A0927D" w:rsidR="002272CF" w:rsidRPr="0018468E" w:rsidDel="0064500A" w:rsidRDefault="002272CF" w:rsidP="0064500A">
      <w:pPr>
        <w:rPr>
          <w:del w:id="1509" w:author="Valerij Šlovikov" w:date="2025-07-08T21:46:00Z" w16du:dateUtc="2025-07-08T19:46:00Z"/>
        </w:rPr>
        <w:pPrChange w:id="1510" w:author="Valerij Šlovikov" w:date="2025-07-08T21:46:00Z" w16du:dateUtc="2025-07-08T19:46:00Z">
          <w:pPr/>
        </w:pPrChange>
      </w:pPr>
      <w:del w:id="1511" w:author="Valerij Šlovikov" w:date="2025-07-08T21:46:00Z" w16du:dateUtc="2025-07-08T19:46:00Z">
        <w:r w:rsidRPr="0018468E" w:rsidDel="0064500A">
          <w:delText>Hardware dependency analysis odhaluje variable performance gains závislé na specific GPU architectures. Modern discrete GPUs with robust compute capabilities show dramatic WebGPU advantages, zatímco older integrated graphics často demonstrate marginal improvements nebo occasionally worse performance due to driver immaturity.</w:delText>
        </w:r>
      </w:del>
    </w:p>
    <w:p w14:paraId="7D0D5D15" w14:textId="2020BCEC" w:rsidR="002272CF" w:rsidRPr="0018468E" w:rsidDel="0064500A" w:rsidRDefault="002272CF" w:rsidP="0064500A">
      <w:pPr>
        <w:rPr>
          <w:del w:id="1512" w:author="Valerij Šlovikov" w:date="2025-07-08T21:46:00Z" w16du:dateUtc="2025-07-08T19:46:00Z"/>
        </w:rPr>
        <w:pPrChange w:id="1513" w:author="Valerij Šlovikov" w:date="2025-07-08T21:46:00Z" w16du:dateUtc="2025-07-08T19:46:00Z">
          <w:pPr/>
        </w:pPrChange>
      </w:pPr>
    </w:p>
    <w:p w14:paraId="04B8F428" w14:textId="4AB282B2" w:rsidR="002272CF" w:rsidRPr="0018468E" w:rsidDel="0064500A" w:rsidRDefault="002272CF" w:rsidP="0064500A">
      <w:pPr>
        <w:rPr>
          <w:del w:id="1514" w:author="Valerij Šlovikov" w:date="2025-07-08T21:46:00Z" w16du:dateUtc="2025-07-08T19:46:00Z"/>
        </w:rPr>
        <w:pPrChange w:id="1515" w:author="Valerij Šlovikov" w:date="2025-07-08T21:46:00Z" w16du:dateUtc="2025-07-08T19:46:00Z">
          <w:pPr/>
        </w:pPrChange>
      </w:pPr>
      <w:del w:id="1516" w:author="Valerij Šlovikov" w:date="2025-07-08T21:46:00Z" w16du:dateUtc="2025-07-08T19:46:00Z">
        <w:r w:rsidRPr="0018468E" w:rsidDel="0064500A">
          <w:delText>**Obrázek X: Performance scaling across different GPU tiers**</w:delText>
        </w:r>
      </w:del>
    </w:p>
    <w:p w14:paraId="467B4A05" w14:textId="3D4CD209" w:rsidR="002272CF" w:rsidRPr="0018468E" w:rsidDel="0064500A" w:rsidRDefault="002272CF" w:rsidP="0064500A">
      <w:pPr>
        <w:rPr>
          <w:del w:id="1517" w:author="Valerij Šlovikov" w:date="2025-07-08T21:46:00Z" w16du:dateUtc="2025-07-08T19:46:00Z"/>
        </w:rPr>
        <w:pPrChange w:id="1518" w:author="Valerij Šlovikov" w:date="2025-07-08T21:46:00Z" w16du:dateUtc="2025-07-08T19:46:00Z">
          <w:pPr/>
        </w:pPrChange>
      </w:pPr>
    </w:p>
    <w:p w14:paraId="02D37118" w14:textId="12D2B994" w:rsidR="002272CF" w:rsidRPr="0018468E" w:rsidDel="0064500A" w:rsidRDefault="002272CF" w:rsidP="0064500A">
      <w:pPr>
        <w:rPr>
          <w:del w:id="1519" w:author="Valerij Šlovikov" w:date="2025-07-08T21:46:00Z" w16du:dateUtc="2025-07-08T19:46:00Z"/>
        </w:rPr>
        <w:pPrChange w:id="1520" w:author="Valerij Šlovikov" w:date="2025-07-08T21:46:00Z" w16du:dateUtc="2025-07-08T19:46:00Z">
          <w:pPr/>
        </w:pPrChange>
      </w:pPr>
      <w:del w:id="1521" w:author="Valerij Šlovikov" w:date="2025-07-08T21:46:00Z" w16du:dateUtc="2025-07-08T19:46:00Z">
        <w:r w:rsidRPr="0018468E" w:rsidDel="0064500A">
          <w:delText>Scaling characteristics reveal non-linear performance relationships as scene complexity increases. WebGL performance often exhibits cliff-like degradation při specific complexity thresholds, zatímco WebGPU maintains more predictable linear scaling patterns.</w:delText>
        </w:r>
      </w:del>
    </w:p>
    <w:p w14:paraId="04A65FF1" w14:textId="39261591" w:rsidR="002272CF" w:rsidRPr="0018468E" w:rsidDel="0064500A" w:rsidRDefault="002272CF" w:rsidP="0064500A">
      <w:pPr>
        <w:rPr>
          <w:del w:id="1522" w:author="Valerij Šlovikov" w:date="2025-07-08T21:46:00Z" w16du:dateUtc="2025-07-08T19:46:00Z"/>
        </w:rPr>
        <w:pPrChange w:id="1523" w:author="Valerij Šlovikov" w:date="2025-07-08T21:46:00Z" w16du:dateUtc="2025-07-08T19:46:00Z">
          <w:pPr/>
        </w:pPrChange>
      </w:pPr>
    </w:p>
    <w:p w14:paraId="7DBB5932" w14:textId="40F0108A" w:rsidR="002272CF" w:rsidRPr="0018468E" w:rsidDel="0064500A" w:rsidRDefault="002272CF" w:rsidP="0064500A">
      <w:pPr>
        <w:rPr>
          <w:del w:id="1524" w:author="Valerij Šlovikov" w:date="2025-07-08T21:46:00Z" w16du:dateUtc="2025-07-08T19:46:00Z"/>
        </w:rPr>
        <w:pPrChange w:id="1525" w:author="Valerij Šlovikov" w:date="2025-07-08T21:46:00Z" w16du:dateUtc="2025-07-08T19:46:00Z">
          <w:pPr/>
        </w:pPrChange>
      </w:pPr>
      <w:del w:id="1526" w:author="Valerij Šlovikov" w:date="2025-07-08T21:46:00Z" w16du:dateUtc="2025-07-08T19:46:00Z">
        <w:r w:rsidRPr="0018468E" w:rsidDel="0064500A">
          <w:delText>CPU bottleneck identification shows significant differences v driver overhead mezi technologies. WebGL implementations often become CPU-bound při high draw call frequencies, limiting utilization modern multi-core hardware. WebGPU's reduced driver overhead enables better CPU core utilization a higher overall throughput.</w:delText>
        </w:r>
      </w:del>
    </w:p>
    <w:p w14:paraId="1759D04A" w14:textId="54B748FC" w:rsidR="002272CF" w:rsidRPr="0018468E" w:rsidDel="0064500A" w:rsidRDefault="002272CF" w:rsidP="0064500A">
      <w:pPr>
        <w:rPr>
          <w:del w:id="1527" w:author="Valerij Šlovikov" w:date="2025-07-08T21:46:00Z" w16du:dateUtc="2025-07-08T19:46:00Z"/>
        </w:rPr>
        <w:pPrChange w:id="1528" w:author="Valerij Šlovikov" w:date="2025-07-08T21:46:00Z" w16du:dateUtc="2025-07-08T19:46:00Z">
          <w:pPr/>
        </w:pPrChange>
      </w:pPr>
    </w:p>
    <w:p w14:paraId="6B985842" w14:textId="0E7FBA40" w:rsidR="002272CF" w:rsidRPr="0018468E" w:rsidDel="0064500A" w:rsidRDefault="002272CF" w:rsidP="0064500A">
      <w:pPr>
        <w:rPr>
          <w:del w:id="1529" w:author="Valerij Šlovikov" w:date="2025-07-08T21:46:00Z" w16du:dateUtc="2025-07-08T19:46:00Z"/>
        </w:rPr>
        <w:pPrChange w:id="1530" w:author="Valerij Šlovikov" w:date="2025-07-08T21:46:00Z" w16du:dateUtc="2025-07-08T19:46:00Z">
          <w:pPr/>
        </w:pPrChange>
      </w:pPr>
      <w:del w:id="1531" w:author="Valerij Šlovikov" w:date="2025-07-08T21:46:00Z" w16du:dateUtc="2025-07-08T19:46:00Z">
        <w:r w:rsidRPr="0018468E" w:rsidDel="0064500A">
          <w:delText>**Tabulka X: CPU utilization patterns across technologies during intensive rendering**</w:delText>
        </w:r>
      </w:del>
    </w:p>
    <w:p w14:paraId="4E7ED0B7" w14:textId="5518D2E9" w:rsidR="002272CF" w:rsidRPr="0018468E" w:rsidDel="0064500A" w:rsidRDefault="002272CF" w:rsidP="0064500A">
      <w:pPr>
        <w:rPr>
          <w:del w:id="1532" w:author="Valerij Šlovikov" w:date="2025-07-08T21:46:00Z" w16du:dateUtc="2025-07-08T19:46:00Z"/>
        </w:rPr>
        <w:pPrChange w:id="1533" w:author="Valerij Šlovikov" w:date="2025-07-08T21:46:00Z" w16du:dateUtc="2025-07-08T19:46:00Z">
          <w:pPr/>
        </w:pPrChange>
      </w:pPr>
    </w:p>
    <w:p w14:paraId="7219D651" w14:textId="640CFD3C" w:rsidR="002272CF" w:rsidRPr="0018468E" w:rsidDel="0064500A" w:rsidRDefault="002272CF" w:rsidP="0064500A">
      <w:pPr>
        <w:rPr>
          <w:del w:id="1534" w:author="Valerij Šlovikov" w:date="2025-07-08T21:46:00Z" w16du:dateUtc="2025-07-08T19:46:00Z"/>
        </w:rPr>
        <w:pPrChange w:id="1535" w:author="Valerij Šlovikov" w:date="2025-07-08T21:46:00Z" w16du:dateUtc="2025-07-08T19:46:00Z">
          <w:pPr/>
        </w:pPrChange>
      </w:pPr>
      <w:del w:id="1536" w:author="Valerij Šlovikov" w:date="2025-07-08T21:46:00Z" w16du:dateUtc="2025-07-08T19:46:00Z">
        <w:r w:rsidRPr="0018468E" w:rsidDel="0064500A">
          <w:delText>Bandwidth utilization analysis reveals differences v memory subsystem efficiency. WebGPU's explicit memory management enables better cache locality a reduced memory bandwidth requirements compared to WebGL's implicit state management approach.</w:delText>
        </w:r>
      </w:del>
    </w:p>
    <w:p w14:paraId="643FD976" w14:textId="615BD0AB" w:rsidR="002272CF" w:rsidRPr="0018468E" w:rsidDel="0064500A" w:rsidRDefault="002272CF" w:rsidP="0064500A">
      <w:pPr>
        <w:rPr>
          <w:del w:id="1537" w:author="Valerij Šlovikov" w:date="2025-07-08T21:46:00Z" w16du:dateUtc="2025-07-08T19:46:00Z"/>
        </w:rPr>
        <w:pPrChange w:id="1538" w:author="Valerij Šlovikov" w:date="2025-07-08T21:46:00Z" w16du:dateUtc="2025-07-08T19:46:00Z">
          <w:pPr/>
        </w:pPrChange>
      </w:pPr>
    </w:p>
    <w:p w14:paraId="3DBA3AF2" w14:textId="1B90A875" w:rsidR="002272CF" w:rsidRPr="0018468E" w:rsidDel="0064500A" w:rsidRDefault="002272CF" w:rsidP="0064500A">
      <w:pPr>
        <w:rPr>
          <w:del w:id="1539" w:author="Valerij Šlovikov" w:date="2025-07-08T21:46:00Z" w16du:dateUtc="2025-07-08T19:46:00Z"/>
        </w:rPr>
        <w:pPrChange w:id="1540" w:author="Valerij Šlovikov" w:date="2025-07-08T21:46:00Z" w16du:dateUtc="2025-07-08T19:46:00Z">
          <w:pPr/>
        </w:pPrChange>
      </w:pPr>
      <w:del w:id="1541" w:author="Valerij Šlovikov" w:date="2025-07-08T21:46:00Z" w16du:dateUtc="2025-07-08T19:46:00Z">
        <w:r w:rsidRPr="0018468E" w:rsidDel="0064500A">
          <w:delText>## 9.4 Real-world application scenarios</w:delText>
        </w:r>
      </w:del>
    </w:p>
    <w:p w14:paraId="7D0042C9" w14:textId="3F1231BD" w:rsidR="002272CF" w:rsidRPr="0018468E" w:rsidDel="0064500A" w:rsidRDefault="002272CF" w:rsidP="0064500A">
      <w:pPr>
        <w:rPr>
          <w:del w:id="1542" w:author="Valerij Šlovikov" w:date="2025-07-08T21:46:00Z" w16du:dateUtc="2025-07-08T19:46:00Z"/>
        </w:rPr>
        <w:pPrChange w:id="1543" w:author="Valerij Šlovikov" w:date="2025-07-08T21:46:00Z" w16du:dateUtc="2025-07-08T19:46:00Z">
          <w:pPr/>
        </w:pPrChange>
      </w:pPr>
      <w:del w:id="1544" w:author="Valerij Šlovikov" w:date="2025-07-08T21:46:00Z" w16du:dateUtc="2025-07-08T19:46:00Z">
        <w:r w:rsidRPr="0018468E" w:rsidDel="0064500A">
          <w:delText>Practical workload simulation extends beyond synthetic benchmarks toward realistic application usage patterns. Test scenarios include interactive model viewers, data visualization applications a simple game implementations representing common WebGL deployment scenarios.</w:delText>
        </w:r>
      </w:del>
    </w:p>
    <w:p w14:paraId="7313DF37" w14:textId="1654E938" w:rsidR="002272CF" w:rsidRPr="0018468E" w:rsidDel="0064500A" w:rsidRDefault="002272CF" w:rsidP="0064500A">
      <w:pPr>
        <w:rPr>
          <w:del w:id="1545" w:author="Valerij Šlovikov" w:date="2025-07-08T21:46:00Z" w16du:dateUtc="2025-07-08T19:46:00Z"/>
        </w:rPr>
        <w:pPrChange w:id="1546" w:author="Valerij Šlovikov" w:date="2025-07-08T21:46:00Z" w16du:dateUtc="2025-07-08T19:46:00Z">
          <w:pPr/>
        </w:pPrChange>
      </w:pPr>
      <w:del w:id="1547" w:author="Valerij Šlovikov" w:date="2025-07-08T21:46:00Z" w16du:dateUtc="2025-07-08T19:46:00Z">
        <w:r w:rsidRPr="0018468E" w:rsidDel="0064500A">
          <w:delText>Interactive model viewer simulation incorporates user input patterns, camera movement a dynamic loading/unloading assets. Performance testing includes worst-case scenarios jako rapid camera movement requiring frequent frustum culling updates a level-of-detail system stress testing.</w:delText>
        </w:r>
      </w:del>
    </w:p>
    <w:p w14:paraId="7D42BC2A" w14:textId="269B8BAC" w:rsidR="002272CF" w:rsidRPr="0018468E" w:rsidDel="0064500A" w:rsidRDefault="002272CF" w:rsidP="0064500A">
      <w:pPr>
        <w:rPr>
          <w:del w:id="1548" w:author="Valerij Šlovikov" w:date="2025-07-08T21:46:00Z" w16du:dateUtc="2025-07-08T19:46:00Z"/>
        </w:rPr>
        <w:pPrChange w:id="1549" w:author="Valerij Šlovikov" w:date="2025-07-08T21:46:00Z" w16du:dateUtc="2025-07-08T19:46:00Z">
          <w:pPr/>
        </w:pPrChange>
      </w:pPr>
      <w:del w:id="1550" w:author="Valerij Šlovikov" w:date="2025-07-08T21:46:00Z" w16du:dateUtc="2025-07-08T19:46:00Z">
        <w:r w:rsidRPr="0018468E" w:rsidDel="0064500A">
          <w:delText>**Obrázek X: Interactive model viewer performance under realistic usage patterns**</w:delText>
        </w:r>
      </w:del>
    </w:p>
    <w:p w14:paraId="2F6907B8" w14:textId="298D0DCE" w:rsidR="002272CF" w:rsidRPr="0018468E" w:rsidDel="0064500A" w:rsidRDefault="002272CF" w:rsidP="0064500A">
      <w:pPr>
        <w:rPr>
          <w:del w:id="1551" w:author="Valerij Šlovikov" w:date="2025-07-08T21:46:00Z" w16du:dateUtc="2025-07-08T19:46:00Z"/>
        </w:rPr>
        <w:pPrChange w:id="1552" w:author="Valerij Šlovikov" w:date="2025-07-08T21:46:00Z" w16du:dateUtc="2025-07-08T19:46:00Z">
          <w:pPr/>
        </w:pPrChange>
      </w:pPr>
      <w:del w:id="1553" w:author="Valerij Šlovikov" w:date="2025-07-08T21:46:00Z" w16du:dateUtc="2025-07-08T19:46:00Z">
        <w:r w:rsidRPr="0018468E" w:rsidDel="0064500A">
          <w:delText>Data visualization workload testing focuses na dynamic content updates a large dataset rendering capabilities. Scenarios include animated charts s thousands data points, geographic visualizations s detailed terrain data a scientific simulation result presentations requiring real-time updates.</w:delText>
        </w:r>
      </w:del>
    </w:p>
    <w:p w14:paraId="71B711D4" w14:textId="6CB68B42" w:rsidR="002272CF" w:rsidRPr="0018468E" w:rsidDel="0064500A" w:rsidRDefault="002272CF" w:rsidP="0064500A">
      <w:pPr>
        <w:rPr>
          <w:del w:id="1554" w:author="Valerij Šlovikov" w:date="2025-07-08T21:46:00Z" w16du:dateUtc="2025-07-08T19:46:00Z"/>
        </w:rPr>
        <w:pPrChange w:id="1555" w:author="Valerij Šlovikov" w:date="2025-07-08T21:46:00Z" w16du:dateUtc="2025-07-08T19:46:00Z">
          <w:pPr/>
        </w:pPrChange>
      </w:pPr>
      <w:del w:id="1556" w:author="Valerij Šlovikov" w:date="2025-07-08T21:46:00Z" w16du:dateUtc="2025-07-08T19:46:00Z">
        <w:r w:rsidRPr="0018468E" w:rsidDel="0064500A">
          <w:delText>Mobile vs desktop performance comparison reveals significant platform-specific optimization requirements. Mobile browsers often employ aggressive power management affecting GPU performance, zatímco thermal constraints limit sustained performance během extended usage sessions.</w:delText>
        </w:r>
      </w:del>
    </w:p>
    <w:p w14:paraId="3A3A15A2" w14:textId="2BE13C76" w:rsidR="002272CF" w:rsidRPr="0018468E" w:rsidDel="0064500A" w:rsidRDefault="002272CF" w:rsidP="0064500A">
      <w:pPr>
        <w:rPr>
          <w:del w:id="1557" w:author="Valerij Šlovikov" w:date="2025-07-08T21:46:00Z" w16du:dateUtc="2025-07-08T19:46:00Z"/>
        </w:rPr>
        <w:pPrChange w:id="1558" w:author="Valerij Šlovikov" w:date="2025-07-08T21:46:00Z" w16du:dateUtc="2025-07-08T19:46:00Z">
          <w:pPr/>
        </w:pPrChange>
      </w:pPr>
      <w:del w:id="1559" w:author="Valerij Šlovikov" w:date="2025-07-08T21:46:00Z" w16du:dateUtc="2025-07-08T19:46:00Z">
        <w:r w:rsidRPr="0018468E" w:rsidDel="0064500A">
          <w:delText>**Tabulka X: Mobile vs desktop performance comparison across test scenarios**</w:delText>
        </w:r>
      </w:del>
    </w:p>
    <w:p w14:paraId="615CB3FA" w14:textId="7C742DDD" w:rsidR="002272CF" w:rsidRPr="0018468E" w:rsidDel="0064500A" w:rsidRDefault="002272CF" w:rsidP="0064500A">
      <w:pPr>
        <w:rPr>
          <w:del w:id="1560" w:author="Valerij Šlovikov" w:date="2025-07-08T21:46:00Z" w16du:dateUtc="2025-07-08T19:46:00Z"/>
        </w:rPr>
        <w:pPrChange w:id="1561" w:author="Valerij Šlovikov" w:date="2025-07-08T21:46:00Z" w16du:dateUtc="2025-07-08T19:46:00Z">
          <w:pPr/>
        </w:pPrChange>
      </w:pPr>
      <w:del w:id="1562" w:author="Valerij Šlovikov" w:date="2025-07-08T21:46:00Z" w16du:dateUtc="2025-07-08T19:46:00Z">
        <w:r w:rsidRPr="0018468E" w:rsidDel="0064500A">
          <w:delText>Network latency impact simulation tests asset loading performance under various connection conditions. Progressive loading strategies a compression effectiveness are evaluated using realistic network conditions including mobile 4G a constrained bandwidth scenarios.</w:delText>
        </w:r>
      </w:del>
    </w:p>
    <w:p w14:paraId="3C716CA4" w14:textId="101082BB" w:rsidR="002272CF" w:rsidRPr="0018468E" w:rsidDel="0064500A" w:rsidRDefault="002272CF" w:rsidP="0064500A">
      <w:pPr>
        <w:rPr>
          <w:del w:id="1563" w:author="Valerij Šlovikov" w:date="2025-07-08T21:46:00Z" w16du:dateUtc="2025-07-08T19:46:00Z"/>
        </w:rPr>
        <w:pPrChange w:id="1564" w:author="Valerij Šlovikov" w:date="2025-07-08T21:46:00Z" w16du:dateUtc="2025-07-08T19:46:00Z">
          <w:pPr/>
        </w:pPrChange>
      </w:pPr>
    </w:p>
    <w:p w14:paraId="66619BDA" w14:textId="4F81927D" w:rsidR="002272CF" w:rsidRPr="0018468E" w:rsidDel="0064500A" w:rsidRDefault="002272CF" w:rsidP="0064500A">
      <w:pPr>
        <w:rPr>
          <w:del w:id="1565" w:author="Valerij Šlovikov" w:date="2025-07-08T21:46:00Z" w16du:dateUtc="2025-07-08T19:46:00Z"/>
        </w:rPr>
        <w:pPrChange w:id="1566" w:author="Valerij Šlovikov" w:date="2025-07-08T21:46:00Z" w16du:dateUtc="2025-07-08T19:46:00Z">
          <w:pPr/>
        </w:pPrChange>
      </w:pPr>
      <w:del w:id="1567" w:author="Valerij Šlovikov" w:date="2025-07-08T21:46:00Z" w16du:dateUtc="2025-07-08T19:46:00Z">
        <w:r w:rsidRPr="0018468E" w:rsidDel="0064500A">
          <w:delText>Production deployment considerations include bundle size impact na initial loading performance, cold start behavior in real browser environments a memory usage patterns during extended application usage. Testing reveals significant differences v resource cleanup behavior mezi different technologies.</w:delText>
        </w:r>
      </w:del>
    </w:p>
    <w:p w14:paraId="49A4F6F3" w14:textId="38DDA159" w:rsidR="002272CF" w:rsidRPr="0018468E" w:rsidDel="0064500A" w:rsidRDefault="002272CF" w:rsidP="0064500A">
      <w:pPr>
        <w:rPr>
          <w:del w:id="1568" w:author="Valerij Šlovikov" w:date="2025-07-08T21:46:00Z" w16du:dateUtc="2025-07-08T19:46:00Z"/>
        </w:rPr>
        <w:pPrChange w:id="1569" w:author="Valerij Šlovikov" w:date="2025-07-08T21:46:00Z" w16du:dateUtc="2025-07-08T19:46:00Z">
          <w:pPr/>
        </w:pPrChange>
      </w:pPr>
    </w:p>
    <w:p w14:paraId="58A2B2AD" w14:textId="3ADC6B10" w:rsidR="002272CF" w:rsidRPr="0018468E" w:rsidDel="0064500A" w:rsidRDefault="002272CF" w:rsidP="0064500A">
      <w:pPr>
        <w:rPr>
          <w:del w:id="1570" w:author="Valerij Šlovikov" w:date="2025-07-08T21:46:00Z" w16du:dateUtc="2025-07-08T19:46:00Z"/>
        </w:rPr>
        <w:pPrChange w:id="1571" w:author="Valerij Šlovikov" w:date="2025-07-08T21:46:00Z" w16du:dateUtc="2025-07-08T19:46:00Z">
          <w:pPr/>
        </w:pPrChange>
      </w:pPr>
      <w:del w:id="1572" w:author="Valerij Šlovikov" w:date="2025-07-08T21:46:00Z" w16du:dateUtc="2025-07-08T19:46:00Z">
        <w:r w:rsidRPr="0018468E" w:rsidDel="0064500A">
          <w:delText>Battery life impact testing na mobile devices shows WebGPU's efficiency advantages během sustained graphics workloads. Lower driver overhead a more efficient GPU utilization translate to measurably improved battery life during graphics-intensive operations.</w:delText>
        </w:r>
      </w:del>
    </w:p>
    <w:p w14:paraId="74AD6DFD" w14:textId="35041D87" w:rsidR="002272CF" w:rsidRPr="0018468E" w:rsidDel="0064500A" w:rsidRDefault="002272CF" w:rsidP="0064500A">
      <w:pPr>
        <w:rPr>
          <w:del w:id="1573" w:author="Valerij Šlovikov" w:date="2025-07-08T21:46:00Z" w16du:dateUtc="2025-07-08T19:46:00Z"/>
        </w:rPr>
        <w:pPrChange w:id="1574" w:author="Valerij Šlovikov" w:date="2025-07-08T21:46:00Z" w16du:dateUtc="2025-07-08T19:46:00Z">
          <w:pPr/>
        </w:pPrChange>
      </w:pPr>
    </w:p>
    <w:p w14:paraId="3C616644" w14:textId="2C2AB4A3" w:rsidR="002272CF" w:rsidRPr="0018468E" w:rsidDel="0064500A" w:rsidRDefault="002272CF" w:rsidP="0064500A">
      <w:pPr>
        <w:rPr>
          <w:del w:id="1575" w:author="Valerij Šlovikov" w:date="2025-07-08T21:46:00Z" w16du:dateUtc="2025-07-08T19:46:00Z"/>
        </w:rPr>
        <w:pPrChange w:id="1576" w:author="Valerij Šlovikov" w:date="2025-07-08T21:46:00Z" w16du:dateUtc="2025-07-08T19:46:00Z">
          <w:pPr/>
        </w:pPrChange>
      </w:pPr>
      <w:del w:id="1577" w:author="Valerij Šlovikov" w:date="2025-07-08T21:46:00Z" w16du:dateUtc="2025-07-08T19:46:00Z">
        <w:r w:rsidRPr="0018468E" w:rsidDel="0064500A">
          <w:delText>**Obrázek X: Battery usage comparison během sustained 3D rendering workloads**</w:delText>
        </w:r>
      </w:del>
    </w:p>
    <w:p w14:paraId="7F9D1325" w14:textId="7D6099F7" w:rsidR="002272CF" w:rsidRPr="0018468E" w:rsidDel="0064500A" w:rsidRDefault="002272CF" w:rsidP="0064500A">
      <w:pPr>
        <w:rPr>
          <w:del w:id="1578" w:author="Valerij Šlovikov" w:date="2025-07-08T21:46:00Z" w16du:dateUtc="2025-07-08T19:46:00Z"/>
        </w:rPr>
        <w:pPrChange w:id="1579" w:author="Valerij Šlovikov" w:date="2025-07-08T21:46:00Z" w16du:dateUtc="2025-07-08T19:46:00Z">
          <w:pPr/>
        </w:pPrChange>
      </w:pPr>
    </w:p>
    <w:p w14:paraId="47F4677B" w14:textId="53BFE1F2" w:rsidR="002272CF" w:rsidRPr="0018468E" w:rsidDel="0064500A" w:rsidRDefault="002272CF" w:rsidP="0064500A">
      <w:pPr>
        <w:rPr>
          <w:del w:id="1580" w:author="Valerij Šlovikov" w:date="2025-07-08T21:46:00Z" w16du:dateUtc="2025-07-08T19:46:00Z"/>
        </w:rPr>
        <w:pPrChange w:id="1581" w:author="Valerij Šlovikov" w:date="2025-07-08T21:46:00Z" w16du:dateUtc="2025-07-08T19:46:00Z">
          <w:pPr/>
        </w:pPrChange>
      </w:pPr>
      <w:del w:id="1582" w:author="Valerij Šlovikov" w:date="2025-07-08T21:46:00Z" w16du:dateUtc="2025-07-08T19:46:00Z">
        <w:r w:rsidRPr="0018468E" w:rsidDel="0064500A">
          <w:delText>Performance consistency across browser updates provides insights do technology stability a long-term viability. Longitudinal testing data shows WebGL performance remaining relatively stable, zatímco WebGPU performance continues improving as browser implementations mature.</w:delText>
        </w:r>
      </w:del>
    </w:p>
    <w:p w14:paraId="0632A909" w14:textId="034BD477" w:rsidR="002272CF" w:rsidRPr="0018468E" w:rsidDel="0064500A" w:rsidRDefault="002272CF" w:rsidP="0064500A">
      <w:pPr>
        <w:rPr>
          <w:del w:id="1583" w:author="Valerij Šlovikov" w:date="2025-07-08T21:46:00Z" w16du:dateUtc="2025-07-08T19:46:00Z"/>
        </w:rPr>
        <w:pPrChange w:id="1584" w:author="Valerij Šlovikov" w:date="2025-07-08T21:46:00Z" w16du:dateUtc="2025-07-08T19:46:00Z">
          <w:pPr/>
        </w:pPrChange>
      </w:pPr>
    </w:p>
    <w:p w14:paraId="608B7F75" w14:textId="38C80C99" w:rsidR="002272CF" w:rsidRPr="0018468E" w:rsidDel="0064500A" w:rsidRDefault="002272CF" w:rsidP="0064500A">
      <w:pPr>
        <w:rPr>
          <w:del w:id="1585" w:author="Valerij Šlovikov" w:date="2025-07-08T21:46:00Z" w16du:dateUtc="2025-07-08T19:46:00Z"/>
        </w:rPr>
        <w:pPrChange w:id="1586" w:author="Valerij Šlovikov" w:date="2025-07-08T21:46:00Z" w16du:dateUtc="2025-07-08T19:46:00Z">
          <w:pPr/>
        </w:pPrChange>
      </w:pPr>
      <w:del w:id="1587" w:author="Valerij Šlovikov" w:date="2025-07-08T21:46:00Z" w16du:dateUtc="2025-07-08T19:46:00Z">
        <w:r w:rsidRPr="0018468E" w:rsidDel="0064500A">
          <w:delText>Production monitoring integration demonstrates deployment real-world performance tracking capabilities. Framework poskytuje integration hooks pro continuous performance monitoring in production environments, enabling data-driven optimization decisions based na actual user experience metrics.</w:delText>
        </w:r>
      </w:del>
    </w:p>
    <w:p w14:paraId="62A58664" w14:textId="6D980F56" w:rsidR="002272CF" w:rsidRPr="0018468E" w:rsidDel="0064500A" w:rsidRDefault="002272CF" w:rsidP="0064500A">
      <w:pPr>
        <w:rPr>
          <w:del w:id="1588" w:author="Valerij Šlovikov" w:date="2025-07-08T21:46:00Z" w16du:dateUtc="2025-07-08T19:46:00Z"/>
        </w:rPr>
        <w:pPrChange w:id="1589" w:author="Valerij Šlovikov" w:date="2025-07-08T21:46:00Z" w16du:dateUtc="2025-07-08T19:46:00Z">
          <w:pPr/>
        </w:pPrChange>
      </w:pPr>
    </w:p>
    <w:p w14:paraId="7C77F83A" w14:textId="5F296953" w:rsidR="009F0D7F" w:rsidDel="00BF76E0" w:rsidRDefault="002272CF" w:rsidP="0064500A">
      <w:pPr>
        <w:rPr>
          <w:del w:id="1590" w:author="Valerij Šlovikov" w:date="2025-07-08T21:48:00Z" w16du:dateUtc="2025-07-08T19:48:00Z"/>
        </w:rPr>
      </w:pPr>
      <w:del w:id="1591" w:author="Valerij Šlovikov" w:date="2025-07-08T21:46:00Z" w16du:dateUtc="2025-07-08T19:46:00Z">
        <w:r w:rsidRPr="0018468E" w:rsidDel="0064500A">
          <w:delText>Tato comprehensive performance analysis poskytuje foundation pro evidence-based technology selection recommendations. Následující kapitola synthesizes tyto findings into practical guidance pro developers a decision makers evaluating WebGPU adoption pro their specific use cases.</w:delText>
        </w:r>
      </w:del>
    </w:p>
    <w:p w14:paraId="33AD7157" w14:textId="584EB4C4" w:rsidR="006C4AF9" w:rsidDel="00BF76E0" w:rsidRDefault="006C4AF9">
      <w:pPr>
        <w:widowControl w:val="0"/>
        <w:autoSpaceDE w:val="0"/>
        <w:autoSpaceDN w:val="0"/>
        <w:spacing w:before="0" w:beforeAutospacing="0" w:after="0" w:afterAutospacing="0" w:line="240" w:lineRule="auto"/>
        <w:jc w:val="left"/>
        <w:rPr>
          <w:del w:id="1592" w:author="Valerij Šlovikov" w:date="2025-07-08T21:48:00Z" w16du:dateUtc="2025-07-08T19:48:00Z"/>
        </w:rPr>
      </w:pPr>
      <w:del w:id="1593" w:author="Valerij Šlovikov" w:date="2025-07-08T21:48:00Z" w16du:dateUtc="2025-07-08T19:48:00Z">
        <w:r w:rsidDel="00BF76E0">
          <w:br w:type="page"/>
        </w:r>
      </w:del>
    </w:p>
    <w:sdt>
      <w:sdtPr>
        <w:rPr>
          <w:rFonts w:eastAsia="Caladea" w:cstheme="minorHAnsi"/>
          <w:b w:val="0"/>
          <w:bCs w:val="0"/>
          <w:sz w:val="24"/>
          <w:szCs w:val="22"/>
        </w:rPr>
        <w:id w:val="810293299"/>
        <w:docPartObj>
          <w:docPartGallery w:val="Bibliographies"/>
          <w:docPartUnique/>
        </w:docPartObj>
      </w:sdtPr>
      <w:sdtContent>
        <w:p w14:paraId="5EBAF679" w14:textId="5A9EC631" w:rsidR="00FF7538" w:rsidRDefault="00FF7538">
          <w:pPr>
            <w:pStyle w:val="Nadpis1"/>
          </w:pPr>
          <w:r>
            <w:t>Reference</w:t>
          </w:r>
        </w:p>
        <w:sdt>
          <w:sdtPr>
            <w:id w:val="-573587230"/>
            <w:bibliography/>
          </w:sdtPr>
          <w:sdtContent>
            <w:p w14:paraId="55CAD6B8" w14:textId="77777777" w:rsidR="00A66F9F" w:rsidRDefault="00FF7538" w:rsidP="00BE0FD5">
              <w:pPr>
                <w:pStyle w:val="Bibliografie"/>
                <w:rPr>
                  <w:szCs w:val="24"/>
                </w:rPr>
              </w:pPr>
              <w:r>
                <w:fldChar w:fldCharType="begin"/>
              </w:r>
              <w:r>
                <w:instrText>BIBLIOGRAPHY</w:instrText>
              </w:r>
              <w:r>
                <w:fldChar w:fldCharType="separate"/>
              </w:r>
              <w:r w:rsidR="00A66F9F">
                <w:rPr>
                  <w:b/>
                  <w:bCs/>
                </w:rPr>
                <w:t>(W3C), World Wide Web Consortium. 2025.</w:t>
              </w:r>
              <w:r w:rsidR="00A66F9F">
                <w:t xml:space="preserve"> WebGPU Explainer. </w:t>
              </w:r>
              <w:r w:rsidR="00A66F9F">
                <w:rPr>
                  <w:i/>
                  <w:iCs/>
                </w:rPr>
                <w:t xml:space="preserve">GPU FOR THE WEB COMMUNITY GROUP. </w:t>
              </w:r>
              <w:r w:rsidR="00A66F9F">
                <w:t>[Online] 2025. [Citace: 02. 07 2025.] https://gpuweb.github.io/gpuweb/explainer/.</w:t>
              </w:r>
            </w:p>
            <w:p w14:paraId="619C3851" w14:textId="77777777" w:rsidR="00A66F9F" w:rsidRDefault="00A66F9F" w:rsidP="00A66F9F">
              <w:pPr>
                <w:pStyle w:val="Bibliografie"/>
              </w:pPr>
              <w:r>
                <w:rPr>
                  <w:b/>
                  <w:bCs/>
                </w:rPr>
                <w:t>Adobe. 2021.</w:t>
              </w:r>
              <w:r>
                <w:t xml:space="preserve"> Adobe Flash Player EOL General Information. </w:t>
              </w:r>
              <w:r>
                <w:rPr>
                  <w:i/>
                  <w:iCs/>
                </w:rPr>
                <w:t xml:space="preserve">Adobe. </w:t>
              </w:r>
              <w:r>
                <w:t>[Online] 13. 1 2021. https://www.adobe.com/products/flashplayer/end-of-life-alternative.html#.</w:t>
              </w:r>
            </w:p>
            <w:p w14:paraId="412975B6" w14:textId="77777777" w:rsidR="00A66F9F" w:rsidRDefault="00A66F9F" w:rsidP="00A66F9F">
              <w:pPr>
                <w:pStyle w:val="Bibliografie"/>
              </w:pPr>
              <w:r>
                <w:rPr>
                  <w:b/>
                  <w:bCs/>
                </w:rPr>
                <w:t>Babylon.js Team. n.d..</w:t>
              </w:r>
              <w:r>
                <w:t xml:space="preserve"> Babylon.js Documentation. </w:t>
              </w:r>
              <w:r>
                <w:rPr>
                  <w:i/>
                  <w:iCs/>
                </w:rPr>
                <w:t xml:space="preserve">doc.babylonjs.com. </w:t>
              </w:r>
              <w:r>
                <w:t>[Online] n.d. [Citace: 03. 05 2025.] https://doc.babylonjs.com/.</w:t>
              </w:r>
            </w:p>
            <w:p w14:paraId="6E958B60" w14:textId="77777777" w:rsidR="00A66F9F" w:rsidRDefault="00A66F9F" w:rsidP="00A66F9F">
              <w:pPr>
                <w:pStyle w:val="Bibliografie"/>
              </w:pPr>
              <w:r>
                <w:rPr>
                  <w:b/>
                  <w:bCs/>
                </w:rPr>
                <w:t>—. n.d..</w:t>
              </w:r>
              <w:r>
                <w:t xml:space="preserve"> WebGPU Support. </w:t>
              </w:r>
              <w:r>
                <w:rPr>
                  <w:i/>
                  <w:iCs/>
                </w:rPr>
                <w:t xml:space="preserve">doc.babylonjs.com. </w:t>
              </w:r>
              <w:r>
                <w:t>[Online] n.d. [Citace: 04. 06 2025.] https://doc.babylonjs.com/setup/support/webGPU.</w:t>
              </w:r>
            </w:p>
            <w:p w14:paraId="7A10CDEB" w14:textId="77777777" w:rsidR="00A66F9F" w:rsidRDefault="00A66F9F" w:rsidP="00A66F9F">
              <w:pPr>
                <w:pStyle w:val="Bibliografie"/>
              </w:pPr>
              <w:r>
                <w:rPr>
                  <w:b/>
                  <w:bCs/>
                </w:rPr>
                <w:t>Beaufort, François a Wallez , Corentin. 2023.</w:t>
              </w:r>
              <w:r>
                <w:t xml:space="preserve"> Chrome ships WebGPU. </w:t>
              </w:r>
              <w:r>
                <w:rPr>
                  <w:i/>
                  <w:iCs/>
                </w:rPr>
                <w:t xml:space="preserve">Chrome for developers. </w:t>
              </w:r>
              <w:r>
                <w:t>[Online] Chrome, 06. 04 2023. https://developer.chrome.com/blog/webgpu-release.</w:t>
              </w:r>
            </w:p>
            <w:p w14:paraId="71B8ADE0" w14:textId="77777777" w:rsidR="00A66F9F" w:rsidRDefault="00A66F9F" w:rsidP="00A66F9F">
              <w:pPr>
                <w:pStyle w:val="Bibliografie"/>
              </w:pPr>
              <w:r>
                <w:rPr>
                  <w:b/>
                  <w:bCs/>
                </w:rPr>
                <w:t>Beaufort, François. 2023.</w:t>
              </w:r>
              <w:r>
                <w:t xml:space="preserve"> WebGPU Fundamentals. </w:t>
              </w:r>
              <w:r>
                <w:rPr>
                  <w:i/>
                  <w:iCs/>
                </w:rPr>
                <w:t xml:space="preserve">Google Developers. </w:t>
              </w:r>
              <w:r>
                <w:t>[Online] 2023. https://developers.google.com/web/updates/2023/webgpu.</w:t>
              </w:r>
            </w:p>
            <w:p w14:paraId="54F34DCE" w14:textId="77777777" w:rsidR="00A66F9F" w:rsidRDefault="00A66F9F" w:rsidP="00A66F9F">
              <w:pPr>
                <w:pStyle w:val="Bibliografie"/>
              </w:pPr>
              <w:r>
                <w:rPr>
                  <w:b/>
                  <w:bCs/>
                </w:rPr>
                <w:t>—. 2023.</w:t>
              </w:r>
              <w:r>
                <w:t xml:space="preserve"> What's New in WebGPU (Chrome 113). </w:t>
              </w:r>
              <w:r>
                <w:rPr>
                  <w:i/>
                  <w:iCs/>
                </w:rPr>
                <w:t xml:space="preserve">Chrome Developers Blog. </w:t>
              </w:r>
              <w:r>
                <w:t>[Online] 2023. https://developer.chrome.com/blog/new-in-webgpu-113/.</w:t>
              </w:r>
            </w:p>
            <w:p w14:paraId="14FCB32D" w14:textId="77777777" w:rsidR="00A66F9F" w:rsidRDefault="00A66F9F" w:rsidP="00A66F9F">
              <w:pPr>
                <w:pStyle w:val="Bibliografie"/>
              </w:pPr>
              <w:r>
                <w:rPr>
                  <w:b/>
                  <w:bCs/>
                </w:rPr>
                <w:t>Bernhardsson, A. 2024.</w:t>
              </w:r>
              <w:r>
                <w:t xml:space="preserve"> Vulkan synchronization for WebGPU. </w:t>
              </w:r>
              <w:r>
                <w:rPr>
                  <w:i/>
                  <w:iCs/>
                </w:rPr>
                <w:t xml:space="preserve">vulkan.org. </w:t>
              </w:r>
              <w:r>
                <w:t>[Online] 2024. https://vulkan.org/user/pages/09.events/vulkanised-2024/vulkanised-2024-albin-bernhardsson-arm.pdf.</w:t>
              </w:r>
            </w:p>
            <w:p w14:paraId="3D7288EF" w14:textId="77777777" w:rsidR="00A66F9F" w:rsidRDefault="00A66F9F" w:rsidP="00A66F9F">
              <w:pPr>
                <w:pStyle w:val="Bibliografie"/>
              </w:pPr>
              <w:r>
                <w:rPr>
                  <w:b/>
                  <w:bCs/>
                </w:rPr>
                <w:t>Cabello, R. et al. 2025.</w:t>
              </w:r>
              <w:r>
                <w:t xml:space="preserve"> Three.js Documentation. </w:t>
              </w:r>
              <w:r>
                <w:rPr>
                  <w:i/>
                  <w:iCs/>
                </w:rPr>
                <w:t xml:space="preserve">threejs.org. </w:t>
              </w:r>
              <w:r>
                <w:t>[Online] 2025. https://threejs.org/docs/.</w:t>
              </w:r>
            </w:p>
            <w:p w14:paraId="6DFC0C84" w14:textId="77777777" w:rsidR="00A66F9F" w:rsidRDefault="00A66F9F" w:rsidP="00A66F9F">
              <w:pPr>
                <w:pStyle w:val="Bibliografie"/>
              </w:pPr>
              <w:r>
                <w:rPr>
                  <w:b/>
                  <w:bCs/>
                </w:rPr>
                <w:t>Can I use. 2024.</w:t>
              </w:r>
              <w:r>
                <w:t xml:space="preserve"> Can I use... Support tables for HTML5, CSS3, etc. [Online] 2024. https://caniuse.com.</w:t>
              </w:r>
            </w:p>
            <w:p w14:paraId="79792008" w14:textId="77777777" w:rsidR="00A66F9F" w:rsidRDefault="00A66F9F" w:rsidP="00A66F9F">
              <w:pPr>
                <w:pStyle w:val="Bibliografie"/>
              </w:pPr>
              <w:r>
                <w:rPr>
                  <w:b/>
                  <w:bCs/>
                </w:rPr>
                <w:lastRenderedPageBreak/>
                <w:t>Chickerur, Satyadhyan. 2024.</w:t>
              </w:r>
              <w:r>
                <w:t xml:space="preserve"> WebGL vs. WebGPU: A Performance Analysis for Web 3.0. </w:t>
              </w:r>
              <w:r>
                <w:rPr>
                  <w:i/>
                  <w:iCs/>
                </w:rPr>
                <w:t xml:space="preserve">Procedia Computer Science. </w:t>
              </w:r>
              <w:r>
                <w:t>2024, stránky 1829-1838.</w:t>
              </w:r>
            </w:p>
            <w:p w14:paraId="36CECB51" w14:textId="77777777" w:rsidR="00A66F9F" w:rsidRDefault="00A66F9F" w:rsidP="00A66F9F">
              <w:pPr>
                <w:pStyle w:val="Bibliografie"/>
              </w:pPr>
              <w:r>
                <w:rPr>
                  <w:b/>
                  <w:bCs/>
                </w:rPr>
                <w:t>Craven, Ben. 2023.</w:t>
              </w:r>
              <w:r>
                <w:t xml:space="preserve"> Web runtime updates are here. </w:t>
              </w:r>
              <w:r>
                <w:rPr>
                  <w:i/>
                  <w:iCs/>
                </w:rPr>
                <w:t xml:space="preserve">Unity Blog. </w:t>
              </w:r>
              <w:r>
                <w:t>[Online] 2023. [Citace: 01. 07 2025.] https://unity.com/blog/engine-platform/web-runtime-updates-enhance-browser-experience.</w:t>
              </w:r>
            </w:p>
            <w:p w14:paraId="365AB85F" w14:textId="77777777" w:rsidR="00A66F9F" w:rsidRDefault="00A66F9F" w:rsidP="00A66F9F">
              <w:pPr>
                <w:pStyle w:val="Bibliografie"/>
              </w:pPr>
              <w:r>
                <w:rPr>
                  <w:b/>
                  <w:bCs/>
                </w:rPr>
                <w:t>Fransson,  E., Hermansson,  J. a  Hu,  Y. 2024.</w:t>
              </w:r>
              <w:r>
                <w:t xml:space="preserve"> A Comparison of Performance on WebGPU and WebGL in the Godot Game Engine. </w:t>
              </w:r>
              <w:r>
                <w:rPr>
                  <w:i/>
                  <w:iCs/>
                </w:rPr>
                <w:t xml:space="preserve">diva-portal. </w:t>
              </w:r>
              <w:r>
                <w:t>[Online] 2024. [Citace: 01. 07 2025.] https://www.diva-portal.org/smash/get/diva2%3A1762429/FULLTEXT01.pdf.</w:t>
              </w:r>
            </w:p>
            <w:p w14:paraId="515FD519" w14:textId="77777777" w:rsidR="00A66F9F" w:rsidRDefault="00A66F9F" w:rsidP="00A66F9F">
              <w:pPr>
                <w:pStyle w:val="Bibliografie"/>
              </w:pPr>
              <w:r>
                <w:rPr>
                  <w:b/>
                  <w:bCs/>
                </w:rPr>
                <w:t>Kenwright, Ben. 2022.</w:t>
              </w:r>
              <w:r>
                <w:t xml:space="preserve"> </w:t>
              </w:r>
              <w:r>
                <w:rPr>
                  <w:i/>
                  <w:iCs/>
                </w:rPr>
                <w:t xml:space="preserve">Introduction to Computer Graphics with WebGL/WebGPU. </w:t>
              </w:r>
              <w:r>
                <w:t>místo neznámé : CRC Press, 2022.</w:t>
              </w:r>
            </w:p>
            <w:p w14:paraId="647F0FF3" w14:textId="77777777" w:rsidR="00A66F9F" w:rsidRDefault="00A66F9F" w:rsidP="00A66F9F">
              <w:pPr>
                <w:pStyle w:val="Bibliografie"/>
              </w:pPr>
              <w:r>
                <w:rPr>
                  <w:b/>
                  <w:bCs/>
                </w:rPr>
                <w:t>kvark. 2017.</w:t>
              </w:r>
              <w:r>
                <w:t xml:space="preserve"> GitHub Issue #27 - WebGPU memory-barrier discussion. </w:t>
              </w:r>
              <w:r>
                <w:rPr>
                  <w:i/>
                  <w:iCs/>
                </w:rPr>
                <w:t xml:space="preserve">GitHub. </w:t>
              </w:r>
              <w:r>
                <w:t>[Online] 2017. [Citace: 02. 07 2025.] https://github.com/gpuweb/gpuweb/issues/27.</w:t>
              </w:r>
            </w:p>
            <w:p w14:paraId="7993BE62" w14:textId="77777777" w:rsidR="00A66F9F" w:rsidRDefault="00A66F9F" w:rsidP="00A66F9F">
              <w:pPr>
                <w:pStyle w:val="Bibliografie"/>
              </w:pPr>
              <w:r>
                <w:rPr>
                  <w:b/>
                  <w:bCs/>
                </w:rPr>
                <w:t>MDN Web Docs. 2025.</w:t>
              </w:r>
              <w:r>
                <w:t xml:space="preserve"> GLSL shaders. </w:t>
              </w:r>
              <w:r>
                <w:rPr>
                  <w:i/>
                  <w:iCs/>
                </w:rPr>
                <w:t xml:space="preserve">MDN Web Docs. </w:t>
              </w:r>
              <w:r>
                <w:t>[Online] 2025. [Citace: 09. 04 2025.] https://developer.mozilla.org/en-US/docs/Games/Techniques/3D_on_the_web/GLSL_Shaders.</w:t>
              </w:r>
            </w:p>
            <w:p w14:paraId="33FB9F07" w14:textId="77777777" w:rsidR="00A66F9F" w:rsidRDefault="00A66F9F" w:rsidP="00A66F9F">
              <w:pPr>
                <w:pStyle w:val="Bibliografie"/>
              </w:pPr>
              <w:r>
                <w:rPr>
                  <w:b/>
                  <w:bCs/>
                </w:rPr>
                <w:t>—. 2024.</w:t>
              </w:r>
              <w:r>
                <w:t xml:space="preserve"> WebGL API. </w:t>
              </w:r>
              <w:r>
                <w:rPr>
                  <w:i/>
                  <w:iCs/>
                </w:rPr>
                <w:t xml:space="preserve">MDN Web Docs. </w:t>
              </w:r>
              <w:r>
                <w:t>[Online] 2024. [Citace: 24. 04 2025 .] https://developer.mozilla.org/en-US/docs/Web/API/WebGL_API.</w:t>
              </w:r>
            </w:p>
            <w:p w14:paraId="571098E6" w14:textId="77777777" w:rsidR="00A66F9F" w:rsidRDefault="00A66F9F" w:rsidP="00A66F9F">
              <w:pPr>
                <w:pStyle w:val="Bibliografie"/>
              </w:pPr>
              <w:r>
                <w:rPr>
                  <w:b/>
                  <w:bCs/>
                </w:rPr>
                <w:t>—. 2025.</w:t>
              </w:r>
              <w:r>
                <w:t xml:space="preserve"> WebGPU API. </w:t>
              </w:r>
              <w:r>
                <w:rPr>
                  <w:i/>
                  <w:iCs/>
                </w:rPr>
                <w:t xml:space="preserve">MDN Web docs. </w:t>
              </w:r>
              <w:r>
                <w:t>[Online] 2025. [Citace: 01. 07 2025.] https://developer.mozilla.org/en-US/docs/Web/API/WebGPU_API.</w:t>
              </w:r>
            </w:p>
            <w:p w14:paraId="32C682BA" w14:textId="77777777" w:rsidR="00A66F9F" w:rsidRDefault="00A66F9F" w:rsidP="00A66F9F">
              <w:pPr>
                <w:pStyle w:val="Bibliografie"/>
              </w:pPr>
              <w:r>
                <w:rPr>
                  <w:b/>
                  <w:bCs/>
                </w:rPr>
                <w:t>Mozilla Security Team. 2024.</w:t>
              </w:r>
              <w:r>
                <w:t xml:space="preserve"> Firefox Release Notes. </w:t>
              </w:r>
              <w:r>
                <w:rPr>
                  <w:i/>
                  <w:iCs/>
                </w:rPr>
                <w:t xml:space="preserve">Mozilla Security Blog. </w:t>
              </w:r>
              <w:r>
                <w:t>[Online] 2024. https://www.mozilla.org/en-US/firefox/110.0/releasenotes/.</w:t>
              </w:r>
            </w:p>
            <w:p w14:paraId="0491E4E1" w14:textId="77777777" w:rsidR="00A66F9F" w:rsidRDefault="00A66F9F" w:rsidP="00A66F9F">
              <w:pPr>
                <w:pStyle w:val="Bibliografie"/>
              </w:pPr>
              <w:r>
                <w:rPr>
                  <w:b/>
                  <w:bCs/>
                </w:rPr>
                <w:t>PlayCanvas. 2025.</w:t>
              </w:r>
              <w:r>
                <w:t xml:space="preserve"> Developer Guide. [Online] 2025. https://developer.playcanvas.com/.</w:t>
              </w:r>
            </w:p>
            <w:p w14:paraId="6C062DE7" w14:textId="77777777" w:rsidR="00A66F9F" w:rsidRDefault="00A66F9F" w:rsidP="00A66F9F">
              <w:pPr>
                <w:pStyle w:val="Bibliografie"/>
              </w:pPr>
              <w:r>
                <w:rPr>
                  <w:b/>
                  <w:bCs/>
                </w:rPr>
                <w:t>The Khronos Group. 2017.</w:t>
              </w:r>
              <w:r>
                <w:t xml:space="preserve"> WebGL 2.0 Specification. </w:t>
              </w:r>
              <w:r>
                <w:rPr>
                  <w:i/>
                  <w:iCs/>
                </w:rPr>
                <w:t xml:space="preserve">Khronos.org. </w:t>
              </w:r>
              <w:r>
                <w:t>[Online] 1 2017. [Citace: 02. 06 2025.] https://www.khronos.org/registry/webgl/specs/latest/2.0/.</w:t>
              </w:r>
            </w:p>
            <w:p w14:paraId="441BF087" w14:textId="77777777" w:rsidR="00A66F9F" w:rsidRDefault="00A66F9F" w:rsidP="00A66F9F">
              <w:pPr>
                <w:pStyle w:val="Bibliografie"/>
              </w:pPr>
              <w:r>
                <w:rPr>
                  <w:b/>
                  <w:bCs/>
                </w:rPr>
                <w:t>—. 2011.</w:t>
              </w:r>
              <w:r>
                <w:t xml:space="preserve"> WebGL Specification Version 1.0. </w:t>
              </w:r>
              <w:r>
                <w:rPr>
                  <w:i/>
                  <w:iCs/>
                </w:rPr>
                <w:t xml:space="preserve">Khronos.org. </w:t>
              </w:r>
              <w:r>
                <w:t>[Online] 3 2011. [Citace: 11. 06 2025.] https://www.khronos.org/registry/webgl/specs/latest/1.0/.</w:t>
              </w:r>
            </w:p>
            <w:p w14:paraId="7EE73D63" w14:textId="77777777" w:rsidR="00A66F9F" w:rsidRDefault="00A66F9F" w:rsidP="00A66F9F">
              <w:pPr>
                <w:pStyle w:val="Bibliografie"/>
              </w:pPr>
              <w:r>
                <w:rPr>
                  <w:b/>
                  <w:bCs/>
                </w:rPr>
                <w:lastRenderedPageBreak/>
                <w:t>The Khronos® Vulkan Working Group. 2025.</w:t>
              </w:r>
              <w:r>
                <w:t xml:space="preserve"> Vulkan® 1.4.320 - A Specification. </w:t>
              </w:r>
              <w:r>
                <w:rPr>
                  <w:i/>
                  <w:iCs/>
                </w:rPr>
                <w:t xml:space="preserve">khronos.org. </w:t>
              </w:r>
              <w:r>
                <w:t>[Online] 2025. https://registry.khronos.org/vulkan/specs/latest/pdf/vkspec.pdf.</w:t>
              </w:r>
            </w:p>
            <w:p w14:paraId="082AF0B6" w14:textId="77777777" w:rsidR="00A66F9F" w:rsidRDefault="00A66F9F" w:rsidP="00A66F9F">
              <w:pPr>
                <w:pStyle w:val="Bibliografie"/>
              </w:pPr>
              <w:r>
                <w:rPr>
                  <w:b/>
                  <w:bCs/>
                </w:rPr>
                <w:t>W3C News. 2024.</w:t>
              </w:r>
              <w:r>
                <w:t xml:space="preserve"> W3C Invites Implementations of WebGPU. </w:t>
              </w:r>
              <w:r>
                <w:rPr>
                  <w:i/>
                  <w:iCs/>
                </w:rPr>
                <w:t xml:space="preserve">W3C News. </w:t>
              </w:r>
              <w:r>
                <w:t>[Online] 2024. https://www.w3.org/news/2024/w3c-invites-implementations-of-webgpu/.</w:t>
              </w:r>
            </w:p>
            <w:p w14:paraId="72611F66" w14:textId="77777777" w:rsidR="00A66F9F" w:rsidRDefault="00A66F9F" w:rsidP="00A66F9F">
              <w:pPr>
                <w:pStyle w:val="Bibliografie"/>
              </w:pPr>
              <w:r>
                <w:rPr>
                  <w:b/>
                  <w:bCs/>
                </w:rPr>
                <w:t>W3C. 2025.</w:t>
              </w:r>
              <w:r>
                <w:t xml:space="preserve"> WebGPU API — Latest Working Draft. </w:t>
              </w:r>
              <w:r>
                <w:rPr>
                  <w:i/>
                  <w:iCs/>
                </w:rPr>
                <w:t xml:space="preserve">w3.org. </w:t>
              </w:r>
              <w:r>
                <w:t>[Online] 2025. https://www.w3.org/TR/webgpu/.</w:t>
              </w:r>
            </w:p>
            <w:p w14:paraId="12FE8F7B" w14:textId="77777777" w:rsidR="00A66F9F" w:rsidRDefault="00A66F9F" w:rsidP="00A66F9F">
              <w:pPr>
                <w:pStyle w:val="Bibliografie"/>
              </w:pPr>
              <w:r>
                <w:rPr>
                  <w:b/>
                  <w:bCs/>
                </w:rPr>
                <w:t>WebGPU Experts. 2024.</w:t>
              </w:r>
              <w:r>
                <w:t xml:space="preserve"> The Best of WebGPU in September 2024. </w:t>
              </w:r>
              <w:r>
                <w:rPr>
                  <w:i/>
                  <w:iCs/>
                </w:rPr>
                <w:t xml:space="preserve">WebGPUExperts.com. </w:t>
              </w:r>
              <w:r>
                <w:t>[Online] 2024. https://www.webgpuexperts.com/best-webgpu-updates-september-2024.</w:t>
              </w:r>
            </w:p>
            <w:p w14:paraId="458E5CCB" w14:textId="532F5A0F" w:rsidR="00FF7538" w:rsidRDefault="00FF7538" w:rsidP="00A66F9F">
              <w:r>
                <w:rPr>
                  <w:b/>
                  <w:bCs/>
                </w:rPr>
                <w:fldChar w:fldCharType="end"/>
              </w:r>
            </w:p>
          </w:sdtContent>
        </w:sdt>
      </w:sdtContent>
    </w:sdt>
    <w:p w14:paraId="38370995" w14:textId="266668F9" w:rsidR="006C4AF9" w:rsidRPr="0018468E" w:rsidRDefault="006C4AF9" w:rsidP="002272CF"/>
    <w:sectPr w:rsidR="006C4AF9" w:rsidRPr="0018468E">
      <w:footerReference w:type="default" r:id="rId21"/>
      <w:pgSz w:w="11900" w:h="16840"/>
      <w:pgMar w:top="1600" w:right="740" w:bottom="280" w:left="1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95E66C" w14:textId="77777777" w:rsidR="00C75D0C" w:rsidRPr="00F3089E" w:rsidRDefault="00C75D0C" w:rsidP="00442C9A">
      <w:r w:rsidRPr="00F3089E">
        <w:separator/>
      </w:r>
    </w:p>
  </w:endnote>
  <w:endnote w:type="continuationSeparator" w:id="0">
    <w:p w14:paraId="1B3658DD" w14:textId="77777777" w:rsidR="00C75D0C" w:rsidRPr="00F3089E" w:rsidRDefault="00C75D0C" w:rsidP="00442C9A">
      <w:r w:rsidRPr="00F308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panose1 w:val="02000506000000020000"/>
    <w:charset w:val="00"/>
    <w:family w:val="roman"/>
    <w:pitch w:val="variable"/>
    <w:sig w:usb0="00000007" w:usb1="00000000" w:usb2="00000000" w:usb3="00000000" w:csb0="00000093" w:csb1="00000000"/>
  </w:font>
  <w:font w:name="Carlito">
    <w:panose1 w:val="020F0502020204030204"/>
    <w:charset w:val="00"/>
    <w:family w:val="swiss"/>
    <w:pitch w:val="variable"/>
    <w:sig w:usb0="E10002FF" w:usb1="5000ECFF" w:usb2="00000009"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FAAE0" w14:textId="24A43EBC" w:rsidR="009E74A2" w:rsidRPr="00F3089E" w:rsidRDefault="009E74A2" w:rsidP="00442C9A">
    <w:pPr>
      <w:pStyle w:val="Zpat"/>
    </w:pPr>
  </w:p>
  <w:p w14:paraId="71BF4937" w14:textId="77777777" w:rsidR="009E74A2" w:rsidRPr="00F3089E" w:rsidRDefault="009E74A2" w:rsidP="00442C9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29D49" w14:textId="77777777" w:rsidR="009E74A2" w:rsidRPr="00F3089E" w:rsidRDefault="009E74A2" w:rsidP="00442C9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6623600"/>
      <w:docPartObj>
        <w:docPartGallery w:val="Page Numbers (Bottom of Page)"/>
        <w:docPartUnique/>
      </w:docPartObj>
    </w:sdtPr>
    <w:sdtContent>
      <w:p w14:paraId="5D250EF7" w14:textId="445EACA0" w:rsidR="004D7DEC" w:rsidRPr="00F3089E" w:rsidRDefault="004D7DEC" w:rsidP="00C512A8">
        <w:pPr>
          <w:pStyle w:val="Zpat"/>
          <w:jc w:val="center"/>
        </w:pPr>
        <w:r w:rsidRPr="00F3089E">
          <w:fldChar w:fldCharType="begin"/>
        </w:r>
        <w:r w:rsidRPr="00F3089E">
          <w:instrText>PAGE   \* MERGEFORMAT</w:instrText>
        </w:r>
        <w:r w:rsidRPr="00F3089E">
          <w:fldChar w:fldCharType="separate"/>
        </w:r>
        <w:r w:rsidRPr="00F3089E">
          <w:t>2</w:t>
        </w:r>
        <w:r w:rsidRPr="00F3089E">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521A1F" w14:textId="77777777" w:rsidR="00C75D0C" w:rsidRPr="00F3089E" w:rsidRDefault="00C75D0C" w:rsidP="00442C9A">
      <w:r w:rsidRPr="00F3089E">
        <w:separator/>
      </w:r>
    </w:p>
  </w:footnote>
  <w:footnote w:type="continuationSeparator" w:id="0">
    <w:p w14:paraId="2DFF2C53" w14:textId="77777777" w:rsidR="00C75D0C" w:rsidRPr="00F3089E" w:rsidRDefault="00C75D0C" w:rsidP="00442C9A">
      <w:r w:rsidRPr="00F3089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03A1"/>
    <w:multiLevelType w:val="multilevel"/>
    <w:tmpl w:val="C9B0DB7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07EB2"/>
    <w:multiLevelType w:val="multilevel"/>
    <w:tmpl w:val="78D4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2153D"/>
    <w:multiLevelType w:val="multilevel"/>
    <w:tmpl w:val="EA76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30736"/>
    <w:multiLevelType w:val="hybridMultilevel"/>
    <w:tmpl w:val="9392D8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904083A"/>
    <w:multiLevelType w:val="multilevel"/>
    <w:tmpl w:val="701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D47E5"/>
    <w:multiLevelType w:val="hybridMultilevel"/>
    <w:tmpl w:val="B0AA09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A3E296D"/>
    <w:multiLevelType w:val="multilevel"/>
    <w:tmpl w:val="E13A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917D3"/>
    <w:multiLevelType w:val="multilevel"/>
    <w:tmpl w:val="4060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804F5"/>
    <w:multiLevelType w:val="multilevel"/>
    <w:tmpl w:val="82C40A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2856F3"/>
    <w:multiLevelType w:val="multilevel"/>
    <w:tmpl w:val="DAA479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016576F"/>
    <w:multiLevelType w:val="multilevel"/>
    <w:tmpl w:val="0AB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357A3B"/>
    <w:multiLevelType w:val="hybridMultilevel"/>
    <w:tmpl w:val="F1C23D6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492591A"/>
    <w:multiLevelType w:val="multilevel"/>
    <w:tmpl w:val="FE2C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633ABC"/>
    <w:multiLevelType w:val="multilevel"/>
    <w:tmpl w:val="D8C8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A909EC"/>
    <w:multiLevelType w:val="multilevel"/>
    <w:tmpl w:val="82B4C8B4"/>
    <w:lvl w:ilvl="0">
      <w:start w:val="1"/>
      <w:numFmt w:val="decimal"/>
      <w:pStyle w:val="Nadpis1"/>
      <w:lvlText w:val="%1."/>
      <w:lvlJc w:val="left"/>
      <w:pPr>
        <w:ind w:left="357" w:hanging="357"/>
      </w:pPr>
      <w:rPr>
        <w:rFonts w:asciiTheme="minorHAnsi" w:hAnsiTheme="minorHAnsi" w:cstheme="minorHAnsi" w:hint="default"/>
        <w:sz w:val="28"/>
        <w:szCs w:val="28"/>
      </w:rPr>
    </w:lvl>
    <w:lvl w:ilvl="1">
      <w:start w:val="1"/>
      <w:numFmt w:val="decimal"/>
      <w:pStyle w:val="Nadpis2"/>
      <w:lvlText w:val="%1.%2."/>
      <w:lvlJc w:val="left"/>
      <w:pPr>
        <w:ind w:left="284" w:hanging="284"/>
      </w:pPr>
      <w:rPr>
        <w:rFonts w:hint="default"/>
      </w:rPr>
    </w:lvl>
    <w:lvl w:ilvl="2">
      <w:start w:val="1"/>
      <w:numFmt w:val="decimal"/>
      <w:pStyle w:val="Nadpis3"/>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5" w15:restartNumberingAfterBreak="0">
    <w:nsid w:val="1B68104E"/>
    <w:multiLevelType w:val="multilevel"/>
    <w:tmpl w:val="4C64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286DC2"/>
    <w:multiLevelType w:val="multilevel"/>
    <w:tmpl w:val="16A6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8F57D2"/>
    <w:multiLevelType w:val="multilevel"/>
    <w:tmpl w:val="C9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E067B7"/>
    <w:multiLevelType w:val="multilevel"/>
    <w:tmpl w:val="23F6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60202C"/>
    <w:multiLevelType w:val="multilevel"/>
    <w:tmpl w:val="3E8CFA04"/>
    <w:lvl w:ilvl="0">
      <w:start w:val="1"/>
      <w:numFmt w:val="decimal"/>
      <w:lvlText w:val="%1."/>
      <w:lvlJc w:val="left"/>
      <w:pPr>
        <w:ind w:left="360" w:hanging="360"/>
      </w:pPr>
      <w:rPr>
        <w:rFonts w:asciiTheme="minorHAnsi" w:hAnsiTheme="minorHAnsi" w:cstheme="minorHAnsi"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07B454B"/>
    <w:multiLevelType w:val="multilevel"/>
    <w:tmpl w:val="0D80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BC7AD7"/>
    <w:multiLevelType w:val="multilevel"/>
    <w:tmpl w:val="BA0C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A11AD6"/>
    <w:multiLevelType w:val="multilevel"/>
    <w:tmpl w:val="441097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BC1084"/>
    <w:multiLevelType w:val="multilevel"/>
    <w:tmpl w:val="926E0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3B1FF4"/>
    <w:multiLevelType w:val="hybridMultilevel"/>
    <w:tmpl w:val="22EACC0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244220E1"/>
    <w:multiLevelType w:val="multilevel"/>
    <w:tmpl w:val="1318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1844F6"/>
    <w:multiLevelType w:val="multilevel"/>
    <w:tmpl w:val="3E8CFA04"/>
    <w:lvl w:ilvl="0">
      <w:start w:val="1"/>
      <w:numFmt w:val="decimal"/>
      <w:lvlText w:val="%1."/>
      <w:lvlJc w:val="left"/>
      <w:pPr>
        <w:ind w:left="360" w:hanging="360"/>
      </w:pPr>
      <w:rPr>
        <w:rFonts w:asciiTheme="minorHAnsi" w:hAnsiTheme="minorHAnsi" w:cstheme="minorHAnsi"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7995213"/>
    <w:multiLevelType w:val="hybridMultilevel"/>
    <w:tmpl w:val="E0965ABA"/>
    <w:lvl w:ilvl="0" w:tplc="5DA882F8">
      <w:start w:val="1"/>
      <w:numFmt w:val="decimal"/>
      <w:lvlText w:val="%1."/>
      <w:lvlJc w:val="left"/>
      <w:pPr>
        <w:ind w:left="720" w:hanging="360"/>
      </w:pPr>
      <w:rPr>
        <w:rFonts w:hint="default"/>
        <w:b/>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28C30E70"/>
    <w:multiLevelType w:val="multilevel"/>
    <w:tmpl w:val="0FE2BC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29" w15:restartNumberingAfterBreak="0">
    <w:nsid w:val="2C2A7B50"/>
    <w:multiLevelType w:val="multilevel"/>
    <w:tmpl w:val="04966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9E5612"/>
    <w:multiLevelType w:val="multilevel"/>
    <w:tmpl w:val="958C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F679B4"/>
    <w:multiLevelType w:val="multilevel"/>
    <w:tmpl w:val="8DFC97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2C86960"/>
    <w:multiLevelType w:val="hybridMultilevel"/>
    <w:tmpl w:val="BA6C713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358030F9"/>
    <w:multiLevelType w:val="multilevel"/>
    <w:tmpl w:val="F328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9A36EF"/>
    <w:multiLevelType w:val="multilevel"/>
    <w:tmpl w:val="3EB04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A261FF"/>
    <w:multiLevelType w:val="multilevel"/>
    <w:tmpl w:val="9C24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A57C8B"/>
    <w:multiLevelType w:val="multilevel"/>
    <w:tmpl w:val="653299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50108FA"/>
    <w:multiLevelType w:val="multilevel"/>
    <w:tmpl w:val="0398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1D1B4E"/>
    <w:multiLevelType w:val="multilevel"/>
    <w:tmpl w:val="6DEA4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F17DD3"/>
    <w:multiLevelType w:val="multilevel"/>
    <w:tmpl w:val="BAD6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D17224"/>
    <w:multiLevelType w:val="multilevel"/>
    <w:tmpl w:val="1ED06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F65102"/>
    <w:multiLevelType w:val="multilevel"/>
    <w:tmpl w:val="02C2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B74C95"/>
    <w:multiLevelType w:val="multilevel"/>
    <w:tmpl w:val="617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1F2D0D"/>
    <w:multiLevelType w:val="multilevel"/>
    <w:tmpl w:val="82C40A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5D0BB6"/>
    <w:multiLevelType w:val="hybridMultilevel"/>
    <w:tmpl w:val="CEFE81B2"/>
    <w:lvl w:ilvl="0" w:tplc="DD4899A4">
      <w:numFmt w:val="bullet"/>
      <w:lvlText w:val="•"/>
      <w:lvlJc w:val="left"/>
      <w:pPr>
        <w:ind w:left="720" w:hanging="360"/>
      </w:pPr>
      <w:rPr>
        <w:rFonts w:ascii="Calibri" w:eastAsia="Calade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52A12894"/>
    <w:multiLevelType w:val="hybridMultilevel"/>
    <w:tmpl w:val="6BBC88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53996394"/>
    <w:multiLevelType w:val="multilevel"/>
    <w:tmpl w:val="D108D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55581F"/>
    <w:multiLevelType w:val="multilevel"/>
    <w:tmpl w:val="E346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9E56EE"/>
    <w:multiLevelType w:val="multilevel"/>
    <w:tmpl w:val="62F4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A6391A"/>
    <w:multiLevelType w:val="hybridMultilevel"/>
    <w:tmpl w:val="B7FA93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59816A2F"/>
    <w:multiLevelType w:val="hybridMultilevel"/>
    <w:tmpl w:val="AEE4F7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15:restartNumberingAfterBreak="0">
    <w:nsid w:val="5AA251F1"/>
    <w:multiLevelType w:val="multilevel"/>
    <w:tmpl w:val="BF1E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BA5685"/>
    <w:multiLevelType w:val="multilevel"/>
    <w:tmpl w:val="0252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4C1DA4"/>
    <w:multiLevelType w:val="multilevel"/>
    <w:tmpl w:val="310C25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5F8F3234"/>
    <w:multiLevelType w:val="multilevel"/>
    <w:tmpl w:val="55B0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5B3398"/>
    <w:multiLevelType w:val="hybridMultilevel"/>
    <w:tmpl w:val="3AFEAE5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6AB329D9"/>
    <w:multiLevelType w:val="hybridMultilevel"/>
    <w:tmpl w:val="504249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6BF9034E"/>
    <w:multiLevelType w:val="multilevel"/>
    <w:tmpl w:val="059E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4852FB"/>
    <w:multiLevelType w:val="multilevel"/>
    <w:tmpl w:val="65BAF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527EAC"/>
    <w:multiLevelType w:val="multilevel"/>
    <w:tmpl w:val="C7AC9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F27637"/>
    <w:multiLevelType w:val="multilevel"/>
    <w:tmpl w:val="E91A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C11437"/>
    <w:multiLevelType w:val="multilevel"/>
    <w:tmpl w:val="9E942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74163DA2"/>
    <w:multiLevelType w:val="multilevel"/>
    <w:tmpl w:val="421E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2B12DA"/>
    <w:multiLevelType w:val="multilevel"/>
    <w:tmpl w:val="C16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67682F"/>
    <w:multiLevelType w:val="multilevel"/>
    <w:tmpl w:val="49804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6B4042"/>
    <w:multiLevelType w:val="multilevel"/>
    <w:tmpl w:val="B1F6B9E0"/>
    <w:lvl w:ilvl="0">
      <w:start w:val="1"/>
      <w:numFmt w:val="decimal"/>
      <w:lvlText w:val="%1."/>
      <w:lvlJc w:val="left"/>
      <w:pPr>
        <w:ind w:left="357" w:hanging="357"/>
      </w:pPr>
      <w:rPr>
        <w:rFonts w:asciiTheme="minorHAnsi" w:hAnsiTheme="minorHAnsi" w:cstheme="minorHAnsi" w:hint="default"/>
        <w:sz w:val="28"/>
        <w:szCs w:val="28"/>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7" w15:restartNumberingAfterBreak="0">
    <w:nsid w:val="7EB11F7D"/>
    <w:multiLevelType w:val="multilevel"/>
    <w:tmpl w:val="7B062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678711">
    <w:abstractNumId w:val="28"/>
  </w:num>
  <w:num w:numId="2" w16cid:durableId="151334690">
    <w:abstractNumId w:val="36"/>
  </w:num>
  <w:num w:numId="3" w16cid:durableId="1303121327">
    <w:abstractNumId w:val="40"/>
  </w:num>
  <w:num w:numId="4" w16cid:durableId="774129665">
    <w:abstractNumId w:val="58"/>
  </w:num>
  <w:num w:numId="5" w16cid:durableId="1254317753">
    <w:abstractNumId w:val="67"/>
  </w:num>
  <w:num w:numId="6" w16cid:durableId="1473139686">
    <w:abstractNumId w:val="8"/>
  </w:num>
  <w:num w:numId="7" w16cid:durableId="2071004182">
    <w:abstractNumId w:val="43"/>
  </w:num>
  <w:num w:numId="8" w16cid:durableId="1206404698">
    <w:abstractNumId w:val="0"/>
  </w:num>
  <w:num w:numId="9" w16cid:durableId="492795377">
    <w:abstractNumId w:val="9"/>
  </w:num>
  <w:num w:numId="10" w16cid:durableId="1597441060">
    <w:abstractNumId w:val="22"/>
  </w:num>
  <w:num w:numId="11" w16cid:durableId="1738895454">
    <w:abstractNumId w:val="65"/>
  </w:num>
  <w:num w:numId="12" w16cid:durableId="1114180441">
    <w:abstractNumId w:val="38"/>
  </w:num>
  <w:num w:numId="13" w16cid:durableId="1721244210">
    <w:abstractNumId w:val="25"/>
  </w:num>
  <w:num w:numId="14" w16cid:durableId="1507935827">
    <w:abstractNumId w:val="34"/>
  </w:num>
  <w:num w:numId="15" w16cid:durableId="1317219964">
    <w:abstractNumId w:val="48"/>
  </w:num>
  <w:num w:numId="16" w16cid:durableId="1821923057">
    <w:abstractNumId w:val="33"/>
  </w:num>
  <w:num w:numId="17" w16cid:durableId="1746032986">
    <w:abstractNumId w:val="14"/>
  </w:num>
  <w:num w:numId="18" w16cid:durableId="711928739">
    <w:abstractNumId w:val="14"/>
    <w:lvlOverride w:ilvl="0">
      <w:startOverride w:val="1"/>
    </w:lvlOverride>
  </w:num>
  <w:num w:numId="19" w16cid:durableId="1086071740">
    <w:abstractNumId w:val="14"/>
  </w:num>
  <w:num w:numId="20" w16cid:durableId="2058819467">
    <w:abstractNumId w:val="62"/>
  </w:num>
  <w:num w:numId="21" w16cid:durableId="5575201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9315502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14361925">
    <w:abstractNumId w:val="39"/>
  </w:num>
  <w:num w:numId="24" w16cid:durableId="1334916453">
    <w:abstractNumId w:val="15"/>
  </w:num>
  <w:num w:numId="25" w16cid:durableId="1063791579">
    <w:abstractNumId w:val="10"/>
  </w:num>
  <w:num w:numId="26" w16cid:durableId="455874809">
    <w:abstractNumId w:val="29"/>
  </w:num>
  <w:num w:numId="27" w16cid:durableId="513227262">
    <w:abstractNumId w:val="41"/>
  </w:num>
  <w:num w:numId="28" w16cid:durableId="1704943483">
    <w:abstractNumId w:val="18"/>
  </w:num>
  <w:num w:numId="29" w16cid:durableId="1214734204">
    <w:abstractNumId w:val="16"/>
  </w:num>
  <w:num w:numId="30" w16cid:durableId="1616713748">
    <w:abstractNumId w:val="63"/>
  </w:num>
  <w:num w:numId="31" w16cid:durableId="1979067205">
    <w:abstractNumId w:val="57"/>
  </w:num>
  <w:num w:numId="32" w16cid:durableId="417600996">
    <w:abstractNumId w:val="21"/>
  </w:num>
  <w:num w:numId="33" w16cid:durableId="707068791">
    <w:abstractNumId w:val="4"/>
  </w:num>
  <w:num w:numId="34" w16cid:durableId="1589070372">
    <w:abstractNumId w:val="17"/>
  </w:num>
  <w:num w:numId="35" w16cid:durableId="889415835">
    <w:abstractNumId w:val="2"/>
  </w:num>
  <w:num w:numId="36" w16cid:durableId="1001272571">
    <w:abstractNumId w:val="54"/>
  </w:num>
  <w:num w:numId="37" w16cid:durableId="224294148">
    <w:abstractNumId w:val="42"/>
  </w:num>
  <w:num w:numId="38" w16cid:durableId="1576747282">
    <w:abstractNumId w:val="64"/>
  </w:num>
  <w:num w:numId="39" w16cid:durableId="531498756">
    <w:abstractNumId w:val="13"/>
  </w:num>
  <w:num w:numId="40" w16cid:durableId="1086805835">
    <w:abstractNumId w:val="37"/>
  </w:num>
  <w:num w:numId="41" w16cid:durableId="187109933">
    <w:abstractNumId w:val="12"/>
  </w:num>
  <w:num w:numId="42" w16cid:durableId="1220674464">
    <w:abstractNumId w:val="26"/>
  </w:num>
  <w:num w:numId="43" w16cid:durableId="74937559">
    <w:abstractNumId w:val="19"/>
  </w:num>
  <w:num w:numId="44" w16cid:durableId="517308292">
    <w:abstractNumId w:val="53"/>
  </w:num>
  <w:num w:numId="45" w16cid:durableId="811098345">
    <w:abstractNumId w:val="5"/>
  </w:num>
  <w:num w:numId="46" w16cid:durableId="1191454764">
    <w:abstractNumId w:val="56"/>
  </w:num>
  <w:num w:numId="47" w16cid:durableId="1077165693">
    <w:abstractNumId w:val="1"/>
  </w:num>
  <w:num w:numId="48" w16cid:durableId="583417154">
    <w:abstractNumId w:val="51"/>
  </w:num>
  <w:num w:numId="49" w16cid:durableId="1351447496">
    <w:abstractNumId w:val="47"/>
  </w:num>
  <w:num w:numId="50" w16cid:durableId="1788281549">
    <w:abstractNumId w:val="6"/>
  </w:num>
  <w:num w:numId="51" w16cid:durableId="1493255897">
    <w:abstractNumId w:val="30"/>
  </w:num>
  <w:num w:numId="52" w16cid:durableId="569996154">
    <w:abstractNumId w:val="35"/>
  </w:num>
  <w:num w:numId="53" w16cid:durableId="1579899078">
    <w:abstractNumId w:val="52"/>
  </w:num>
  <w:num w:numId="54" w16cid:durableId="1092242148">
    <w:abstractNumId w:val="23"/>
  </w:num>
  <w:num w:numId="55" w16cid:durableId="931279374">
    <w:abstractNumId w:val="46"/>
  </w:num>
  <w:num w:numId="56" w16cid:durableId="543249908">
    <w:abstractNumId w:val="7"/>
  </w:num>
  <w:num w:numId="57" w16cid:durableId="1480341176">
    <w:abstractNumId w:val="66"/>
  </w:num>
  <w:num w:numId="58" w16cid:durableId="1349721735">
    <w:abstractNumId w:val="49"/>
  </w:num>
  <w:num w:numId="59" w16cid:durableId="1354922902">
    <w:abstractNumId w:val="3"/>
  </w:num>
  <w:num w:numId="60" w16cid:durableId="1488353684">
    <w:abstractNumId w:val="44"/>
  </w:num>
  <w:num w:numId="64" w16cid:durableId="245193172">
    <w:abstractNumId w:val="55"/>
  </w:num>
  <w:num w:numId="65" w16cid:durableId="1612742266">
    <w:abstractNumId w:val="45"/>
  </w:num>
  <w:num w:numId="66" w16cid:durableId="1124812054">
    <w:abstractNumId w:val="60"/>
  </w:num>
  <w:num w:numId="67" w16cid:durableId="1627814877">
    <w:abstractNumId w:val="24"/>
  </w:num>
  <w:num w:numId="68" w16cid:durableId="718942485">
    <w:abstractNumId w:val="32"/>
  </w:num>
  <w:num w:numId="69" w16cid:durableId="702168421">
    <w:abstractNumId w:val="11"/>
  </w:num>
  <w:num w:numId="70" w16cid:durableId="736827033">
    <w:abstractNumId w:val="27"/>
  </w:num>
  <w:num w:numId="71" w16cid:durableId="1047485223">
    <w:abstractNumId w:val="31"/>
  </w:num>
  <w:num w:numId="72" w16cid:durableId="2128429731">
    <w:abstractNumId w:val="20"/>
  </w:num>
  <w:num w:numId="73" w16cid:durableId="319038915">
    <w:abstractNumId w:val="50"/>
  </w:num>
  <w:num w:numId="74" w16cid:durableId="2078504181">
    <w:abstractNumId w:val="6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alerij Šlovikov">
    <w15:presenceInfo w15:providerId="AD" w15:userId="S::valerij.slovikov@unicornuniversity.net::390d0845-b07c-484b-8c16-e4e48e69be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F13"/>
    <w:rsid w:val="000020D7"/>
    <w:rsid w:val="000058C6"/>
    <w:rsid w:val="0001600C"/>
    <w:rsid w:val="00031C38"/>
    <w:rsid w:val="00031CB4"/>
    <w:rsid w:val="00043622"/>
    <w:rsid w:val="00050032"/>
    <w:rsid w:val="000559AE"/>
    <w:rsid w:val="0007195E"/>
    <w:rsid w:val="0007341C"/>
    <w:rsid w:val="00086413"/>
    <w:rsid w:val="00096E20"/>
    <w:rsid w:val="000A2A97"/>
    <w:rsid w:val="000B30E0"/>
    <w:rsid w:val="000B352C"/>
    <w:rsid w:val="000C09F7"/>
    <w:rsid w:val="000D1B9C"/>
    <w:rsid w:val="000F6C7D"/>
    <w:rsid w:val="00117315"/>
    <w:rsid w:val="00124503"/>
    <w:rsid w:val="00126B8D"/>
    <w:rsid w:val="00132162"/>
    <w:rsid w:val="00133D43"/>
    <w:rsid w:val="00133FEA"/>
    <w:rsid w:val="00137342"/>
    <w:rsid w:val="00144E5B"/>
    <w:rsid w:val="00146F45"/>
    <w:rsid w:val="001557FC"/>
    <w:rsid w:val="00156616"/>
    <w:rsid w:val="00175F2B"/>
    <w:rsid w:val="0018468E"/>
    <w:rsid w:val="00187BB0"/>
    <w:rsid w:val="001B7711"/>
    <w:rsid w:val="001D4F3A"/>
    <w:rsid w:val="001E49A1"/>
    <w:rsid w:val="001F5665"/>
    <w:rsid w:val="002152AF"/>
    <w:rsid w:val="0021706A"/>
    <w:rsid w:val="002272CF"/>
    <w:rsid w:val="0023294A"/>
    <w:rsid w:val="0023722B"/>
    <w:rsid w:val="0023744C"/>
    <w:rsid w:val="00237DCD"/>
    <w:rsid w:val="00242523"/>
    <w:rsid w:val="00243140"/>
    <w:rsid w:val="00244AE1"/>
    <w:rsid w:val="002507FF"/>
    <w:rsid w:val="002526D1"/>
    <w:rsid w:val="00260E53"/>
    <w:rsid w:val="00266E63"/>
    <w:rsid w:val="00281568"/>
    <w:rsid w:val="00297381"/>
    <w:rsid w:val="0029794F"/>
    <w:rsid w:val="002A4547"/>
    <w:rsid w:val="002C6FB5"/>
    <w:rsid w:val="002D0A49"/>
    <w:rsid w:val="002D1CF5"/>
    <w:rsid w:val="002D5AD3"/>
    <w:rsid w:val="002F21E0"/>
    <w:rsid w:val="003026E3"/>
    <w:rsid w:val="00304F2E"/>
    <w:rsid w:val="003236A8"/>
    <w:rsid w:val="00334D85"/>
    <w:rsid w:val="00337593"/>
    <w:rsid w:val="00340814"/>
    <w:rsid w:val="00343CDB"/>
    <w:rsid w:val="00353B92"/>
    <w:rsid w:val="00370D1C"/>
    <w:rsid w:val="003753CF"/>
    <w:rsid w:val="003958FF"/>
    <w:rsid w:val="003A0679"/>
    <w:rsid w:val="003A6338"/>
    <w:rsid w:val="003A7616"/>
    <w:rsid w:val="003B4336"/>
    <w:rsid w:val="003C3CAB"/>
    <w:rsid w:val="003C6BE8"/>
    <w:rsid w:val="003D37B0"/>
    <w:rsid w:val="003D401B"/>
    <w:rsid w:val="004009F1"/>
    <w:rsid w:val="004114FC"/>
    <w:rsid w:val="00411850"/>
    <w:rsid w:val="004129D2"/>
    <w:rsid w:val="0041648C"/>
    <w:rsid w:val="004205AA"/>
    <w:rsid w:val="004339A3"/>
    <w:rsid w:val="00436D09"/>
    <w:rsid w:val="00442C9A"/>
    <w:rsid w:val="00443D4B"/>
    <w:rsid w:val="00445FE7"/>
    <w:rsid w:val="00450552"/>
    <w:rsid w:val="00450624"/>
    <w:rsid w:val="00450940"/>
    <w:rsid w:val="00464B87"/>
    <w:rsid w:val="0048138E"/>
    <w:rsid w:val="00481D08"/>
    <w:rsid w:val="004825F1"/>
    <w:rsid w:val="0049068D"/>
    <w:rsid w:val="004C11FF"/>
    <w:rsid w:val="004C7D0A"/>
    <w:rsid w:val="004D1467"/>
    <w:rsid w:val="004D7DEC"/>
    <w:rsid w:val="004E02BE"/>
    <w:rsid w:val="004E207F"/>
    <w:rsid w:val="004E5855"/>
    <w:rsid w:val="00536C8D"/>
    <w:rsid w:val="005433E2"/>
    <w:rsid w:val="00556674"/>
    <w:rsid w:val="005C3DA7"/>
    <w:rsid w:val="005D0F9A"/>
    <w:rsid w:val="00606C89"/>
    <w:rsid w:val="00611466"/>
    <w:rsid w:val="0061513E"/>
    <w:rsid w:val="00624BA4"/>
    <w:rsid w:val="00625576"/>
    <w:rsid w:val="00630C11"/>
    <w:rsid w:val="00641373"/>
    <w:rsid w:val="00642ED0"/>
    <w:rsid w:val="00642FBD"/>
    <w:rsid w:val="0064500A"/>
    <w:rsid w:val="00665A10"/>
    <w:rsid w:val="006A0B57"/>
    <w:rsid w:val="006A711F"/>
    <w:rsid w:val="006C4AF9"/>
    <w:rsid w:val="006D03FB"/>
    <w:rsid w:val="006D5120"/>
    <w:rsid w:val="007158FC"/>
    <w:rsid w:val="00736C07"/>
    <w:rsid w:val="007418F3"/>
    <w:rsid w:val="007500A0"/>
    <w:rsid w:val="00757EC3"/>
    <w:rsid w:val="007657D4"/>
    <w:rsid w:val="00766527"/>
    <w:rsid w:val="00776CEE"/>
    <w:rsid w:val="00780ECC"/>
    <w:rsid w:val="007924DC"/>
    <w:rsid w:val="007B1C05"/>
    <w:rsid w:val="007D1584"/>
    <w:rsid w:val="007D3A75"/>
    <w:rsid w:val="007D4D59"/>
    <w:rsid w:val="007D7C03"/>
    <w:rsid w:val="007E0BD4"/>
    <w:rsid w:val="007E5DEC"/>
    <w:rsid w:val="007E6543"/>
    <w:rsid w:val="007F2173"/>
    <w:rsid w:val="007F6809"/>
    <w:rsid w:val="008036C4"/>
    <w:rsid w:val="00805593"/>
    <w:rsid w:val="0081369A"/>
    <w:rsid w:val="008207DE"/>
    <w:rsid w:val="0082291D"/>
    <w:rsid w:val="008268DF"/>
    <w:rsid w:val="00830239"/>
    <w:rsid w:val="0084522E"/>
    <w:rsid w:val="008609B5"/>
    <w:rsid w:val="0086329D"/>
    <w:rsid w:val="0086736C"/>
    <w:rsid w:val="0086754E"/>
    <w:rsid w:val="00867B17"/>
    <w:rsid w:val="00867E40"/>
    <w:rsid w:val="00877648"/>
    <w:rsid w:val="00897BB6"/>
    <w:rsid w:val="008C0610"/>
    <w:rsid w:val="008D11C8"/>
    <w:rsid w:val="008D5018"/>
    <w:rsid w:val="008D63DB"/>
    <w:rsid w:val="008F1154"/>
    <w:rsid w:val="00914469"/>
    <w:rsid w:val="00923A57"/>
    <w:rsid w:val="009250E5"/>
    <w:rsid w:val="00953959"/>
    <w:rsid w:val="00963C8B"/>
    <w:rsid w:val="009778A4"/>
    <w:rsid w:val="00981C97"/>
    <w:rsid w:val="0099094A"/>
    <w:rsid w:val="00993D00"/>
    <w:rsid w:val="009974D7"/>
    <w:rsid w:val="009A55FE"/>
    <w:rsid w:val="009B09C5"/>
    <w:rsid w:val="009B46FB"/>
    <w:rsid w:val="009C1BA6"/>
    <w:rsid w:val="009C58C7"/>
    <w:rsid w:val="009D41EA"/>
    <w:rsid w:val="009E4656"/>
    <w:rsid w:val="009E74A2"/>
    <w:rsid w:val="009F0D7F"/>
    <w:rsid w:val="00A032CE"/>
    <w:rsid w:val="00A052F1"/>
    <w:rsid w:val="00A0668B"/>
    <w:rsid w:val="00A076C9"/>
    <w:rsid w:val="00A31E13"/>
    <w:rsid w:val="00A352AB"/>
    <w:rsid w:val="00A42382"/>
    <w:rsid w:val="00A4645B"/>
    <w:rsid w:val="00A4741A"/>
    <w:rsid w:val="00A511BC"/>
    <w:rsid w:val="00A5435A"/>
    <w:rsid w:val="00A54D1C"/>
    <w:rsid w:val="00A60F40"/>
    <w:rsid w:val="00A66F9F"/>
    <w:rsid w:val="00A714AD"/>
    <w:rsid w:val="00A84A12"/>
    <w:rsid w:val="00AA13FC"/>
    <w:rsid w:val="00AB49D8"/>
    <w:rsid w:val="00AC4F53"/>
    <w:rsid w:val="00AC7625"/>
    <w:rsid w:val="00AD2142"/>
    <w:rsid w:val="00AE3168"/>
    <w:rsid w:val="00AF17AC"/>
    <w:rsid w:val="00B0047A"/>
    <w:rsid w:val="00B033B5"/>
    <w:rsid w:val="00B04C89"/>
    <w:rsid w:val="00B11EC7"/>
    <w:rsid w:val="00B136F4"/>
    <w:rsid w:val="00B52014"/>
    <w:rsid w:val="00B523DE"/>
    <w:rsid w:val="00B56F20"/>
    <w:rsid w:val="00B64DCA"/>
    <w:rsid w:val="00B736CF"/>
    <w:rsid w:val="00B7656A"/>
    <w:rsid w:val="00B856C8"/>
    <w:rsid w:val="00B87A03"/>
    <w:rsid w:val="00BA201F"/>
    <w:rsid w:val="00BC0BAD"/>
    <w:rsid w:val="00BC2C99"/>
    <w:rsid w:val="00BC6F73"/>
    <w:rsid w:val="00BD256E"/>
    <w:rsid w:val="00BD3BFF"/>
    <w:rsid w:val="00BE0FD5"/>
    <w:rsid w:val="00BF214F"/>
    <w:rsid w:val="00BF3444"/>
    <w:rsid w:val="00BF6F23"/>
    <w:rsid w:val="00BF76E0"/>
    <w:rsid w:val="00C01191"/>
    <w:rsid w:val="00C0527E"/>
    <w:rsid w:val="00C1187C"/>
    <w:rsid w:val="00C174F2"/>
    <w:rsid w:val="00C24C23"/>
    <w:rsid w:val="00C31AEB"/>
    <w:rsid w:val="00C32F2E"/>
    <w:rsid w:val="00C40A87"/>
    <w:rsid w:val="00C42A9F"/>
    <w:rsid w:val="00C432C0"/>
    <w:rsid w:val="00C51068"/>
    <w:rsid w:val="00C512A8"/>
    <w:rsid w:val="00C61AEB"/>
    <w:rsid w:val="00C67F13"/>
    <w:rsid w:val="00C75D0C"/>
    <w:rsid w:val="00C75F92"/>
    <w:rsid w:val="00C9447D"/>
    <w:rsid w:val="00CB2D36"/>
    <w:rsid w:val="00CC0B51"/>
    <w:rsid w:val="00CC6276"/>
    <w:rsid w:val="00CF354F"/>
    <w:rsid w:val="00CF3F0F"/>
    <w:rsid w:val="00D026DE"/>
    <w:rsid w:val="00D107E3"/>
    <w:rsid w:val="00D1144C"/>
    <w:rsid w:val="00D235AA"/>
    <w:rsid w:val="00D3030D"/>
    <w:rsid w:val="00D32F0D"/>
    <w:rsid w:val="00D4075C"/>
    <w:rsid w:val="00D54EC4"/>
    <w:rsid w:val="00D5601A"/>
    <w:rsid w:val="00D56FFB"/>
    <w:rsid w:val="00D60D7B"/>
    <w:rsid w:val="00D63822"/>
    <w:rsid w:val="00D63874"/>
    <w:rsid w:val="00D9685A"/>
    <w:rsid w:val="00DA18A5"/>
    <w:rsid w:val="00DB271D"/>
    <w:rsid w:val="00DB7E87"/>
    <w:rsid w:val="00DF0350"/>
    <w:rsid w:val="00DF05C6"/>
    <w:rsid w:val="00DF5AFD"/>
    <w:rsid w:val="00E3522E"/>
    <w:rsid w:val="00E4775A"/>
    <w:rsid w:val="00E51757"/>
    <w:rsid w:val="00E577F2"/>
    <w:rsid w:val="00E617C3"/>
    <w:rsid w:val="00E65CCA"/>
    <w:rsid w:val="00E6747C"/>
    <w:rsid w:val="00E715FB"/>
    <w:rsid w:val="00E83123"/>
    <w:rsid w:val="00E9358D"/>
    <w:rsid w:val="00EA03CA"/>
    <w:rsid w:val="00EA177D"/>
    <w:rsid w:val="00EB15EE"/>
    <w:rsid w:val="00EB2EDF"/>
    <w:rsid w:val="00EF42EF"/>
    <w:rsid w:val="00F02B8E"/>
    <w:rsid w:val="00F170BA"/>
    <w:rsid w:val="00F2199D"/>
    <w:rsid w:val="00F3089E"/>
    <w:rsid w:val="00F36B12"/>
    <w:rsid w:val="00F44369"/>
    <w:rsid w:val="00F46C27"/>
    <w:rsid w:val="00F61860"/>
    <w:rsid w:val="00F62154"/>
    <w:rsid w:val="00F652A6"/>
    <w:rsid w:val="00F658CD"/>
    <w:rsid w:val="00F767D3"/>
    <w:rsid w:val="00F80A27"/>
    <w:rsid w:val="00F9640C"/>
    <w:rsid w:val="00F96D2A"/>
    <w:rsid w:val="00FB46CC"/>
    <w:rsid w:val="00FC096E"/>
    <w:rsid w:val="00FC40DB"/>
    <w:rsid w:val="00FD0344"/>
    <w:rsid w:val="00FD5C0D"/>
    <w:rsid w:val="00FF75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1D68A"/>
  <w15:docId w15:val="{48D15C89-E8F2-4C4C-A1E8-C069C34F7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B7E87"/>
    <w:pPr>
      <w:widowControl/>
      <w:autoSpaceDE/>
      <w:autoSpaceDN/>
      <w:spacing w:before="100" w:beforeAutospacing="1" w:after="100" w:afterAutospacing="1" w:line="360" w:lineRule="auto"/>
      <w:jc w:val="both"/>
    </w:pPr>
    <w:rPr>
      <w:rFonts w:eastAsia="Caladea" w:cstheme="minorHAnsi"/>
      <w:noProof/>
      <w:sz w:val="24"/>
      <w:lang w:val="cs-CZ"/>
    </w:rPr>
  </w:style>
  <w:style w:type="paragraph" w:styleId="Nadpis1">
    <w:name w:val="heading 1"/>
    <w:basedOn w:val="Normln"/>
    <w:next w:val="Normln"/>
    <w:link w:val="Nadpis1Char"/>
    <w:autoRedefine/>
    <w:uiPriority w:val="9"/>
    <w:qFormat/>
    <w:rsid w:val="00442C9A"/>
    <w:pPr>
      <w:numPr>
        <w:numId w:val="17"/>
      </w:numPr>
      <w:outlineLvl w:val="0"/>
    </w:pPr>
    <w:rPr>
      <w:rFonts w:eastAsia="Carlito" w:cs="Carlito"/>
      <w:b/>
      <w:bCs/>
      <w:sz w:val="32"/>
      <w:szCs w:val="32"/>
    </w:rPr>
  </w:style>
  <w:style w:type="paragraph" w:styleId="Nadpis2">
    <w:name w:val="heading 2"/>
    <w:basedOn w:val="Nadpis1"/>
    <w:next w:val="Normln"/>
    <w:autoRedefine/>
    <w:uiPriority w:val="9"/>
    <w:unhideWhenUsed/>
    <w:qFormat/>
    <w:rsid w:val="00FD0344"/>
    <w:pPr>
      <w:numPr>
        <w:ilvl w:val="1"/>
      </w:numPr>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Cs w:val="24"/>
    </w:rPr>
  </w:style>
  <w:style w:type="paragraph" w:styleId="Nadpis5">
    <w:name w:val="heading 5"/>
    <w:basedOn w:val="Normln"/>
    <w:uiPriority w:val="9"/>
    <w:unhideWhenUsed/>
    <w:qFormat/>
    <w:pPr>
      <w:numPr>
        <w:ilvl w:val="4"/>
        <w:numId w:val="1"/>
      </w:numPr>
      <w:ind w:right="851"/>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Obsah1">
    <w:name w:val="toc 1"/>
    <w:basedOn w:val="Normln"/>
    <w:uiPriority w:val="39"/>
    <w:qFormat/>
    <w:pPr>
      <w:spacing w:before="228"/>
      <w:ind w:left="328"/>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Zkladntext">
    <w:name w:val="Body Text"/>
    <w:basedOn w:val="Normlnweb"/>
    <w:link w:val="ZkladntextChar"/>
    <w:uiPriority w:val="1"/>
    <w:qFormat/>
    <w:rsid w:val="003D401B"/>
    <w:rPr>
      <w:rFonts w:asciiTheme="minorHAnsi" w:hAnsiTheme="minorHAnsi" w:cstheme="minorHAnsi"/>
      <w:lang w:val="cs-CZ"/>
    </w:r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1"/>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character" w:styleId="Odkaznakoment">
    <w:name w:val="annotation reference"/>
    <w:basedOn w:val="Standardnpsmoodstavce"/>
    <w:uiPriority w:val="99"/>
    <w:semiHidden/>
    <w:unhideWhenUsed/>
    <w:rsid w:val="00244AE1"/>
    <w:rPr>
      <w:sz w:val="16"/>
      <w:szCs w:val="16"/>
    </w:rPr>
  </w:style>
  <w:style w:type="paragraph" w:styleId="Textkomente">
    <w:name w:val="annotation text"/>
    <w:basedOn w:val="Normln"/>
    <w:link w:val="TextkomenteChar"/>
    <w:uiPriority w:val="99"/>
    <w:semiHidden/>
    <w:unhideWhenUsed/>
    <w:rsid w:val="00244AE1"/>
    <w:rPr>
      <w:sz w:val="20"/>
      <w:szCs w:val="20"/>
    </w:rPr>
  </w:style>
  <w:style w:type="character" w:customStyle="1" w:styleId="TextkomenteChar">
    <w:name w:val="Text komentáře Char"/>
    <w:basedOn w:val="Standardnpsmoodstavce"/>
    <w:link w:val="Textkomente"/>
    <w:uiPriority w:val="99"/>
    <w:semiHidden/>
    <w:rsid w:val="00244AE1"/>
    <w:rPr>
      <w:rFonts w:ascii="Caladea" w:eastAsia="Caladea" w:hAnsi="Caladea" w:cs="Caladea"/>
      <w:sz w:val="20"/>
      <w:szCs w:val="20"/>
      <w:lang w:val="cs-CZ"/>
    </w:rPr>
  </w:style>
  <w:style w:type="paragraph" w:styleId="Pedmtkomente">
    <w:name w:val="annotation subject"/>
    <w:basedOn w:val="Textkomente"/>
    <w:next w:val="Textkomente"/>
    <w:link w:val="PedmtkomenteChar"/>
    <w:uiPriority w:val="99"/>
    <w:semiHidden/>
    <w:unhideWhenUsed/>
    <w:rsid w:val="00244AE1"/>
    <w:rPr>
      <w:b/>
      <w:bCs/>
    </w:rPr>
  </w:style>
  <w:style w:type="character" w:customStyle="1" w:styleId="PedmtkomenteChar">
    <w:name w:val="Předmět komentáře Char"/>
    <w:basedOn w:val="TextkomenteChar"/>
    <w:link w:val="Pedmtkomente"/>
    <w:uiPriority w:val="99"/>
    <w:semiHidden/>
    <w:rsid w:val="00244AE1"/>
    <w:rPr>
      <w:rFonts w:ascii="Caladea" w:eastAsia="Caladea" w:hAnsi="Caladea" w:cs="Caladea"/>
      <w:b/>
      <w:bCs/>
      <w:sz w:val="20"/>
      <w:szCs w:val="20"/>
      <w:lang w:val="cs-CZ"/>
    </w:rPr>
  </w:style>
  <w:style w:type="paragraph" w:styleId="Textbubliny">
    <w:name w:val="Balloon Text"/>
    <w:basedOn w:val="Normln"/>
    <w:link w:val="TextbublinyChar"/>
    <w:uiPriority w:val="99"/>
    <w:semiHidden/>
    <w:unhideWhenUsed/>
    <w:rsid w:val="00244AE1"/>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paragraph" w:styleId="Zhlav">
    <w:name w:val="header"/>
    <w:basedOn w:val="Normln"/>
    <w:link w:val="ZhlavChar"/>
    <w:uiPriority w:val="99"/>
    <w:unhideWhenUsed/>
    <w:rsid w:val="003958FF"/>
    <w:pPr>
      <w:tabs>
        <w:tab w:val="center" w:pos="4536"/>
        <w:tab w:val="right" w:pos="9072"/>
      </w:tabs>
    </w:pPr>
  </w:style>
  <w:style w:type="character" w:customStyle="1" w:styleId="ZhlavChar">
    <w:name w:val="Záhlaví Char"/>
    <w:basedOn w:val="Standardnpsmoodstavce"/>
    <w:link w:val="Zhlav"/>
    <w:uiPriority w:val="99"/>
    <w:rsid w:val="003958FF"/>
    <w:rPr>
      <w:rFonts w:ascii="Cambria" w:eastAsia="Caladea" w:hAnsi="Cambria" w:cs="Caladea"/>
      <w:lang w:val="cs-CZ"/>
    </w:rPr>
  </w:style>
  <w:style w:type="paragraph" w:styleId="Zpat">
    <w:name w:val="footer"/>
    <w:basedOn w:val="Normln"/>
    <w:link w:val="ZpatChar"/>
    <w:uiPriority w:val="99"/>
    <w:unhideWhenUsed/>
    <w:rsid w:val="003958FF"/>
    <w:pPr>
      <w:tabs>
        <w:tab w:val="center" w:pos="4536"/>
        <w:tab w:val="right" w:pos="9072"/>
      </w:tabs>
    </w:pPr>
  </w:style>
  <w:style w:type="character" w:customStyle="1" w:styleId="ZpatChar">
    <w:name w:val="Zápatí Char"/>
    <w:basedOn w:val="Standardnpsmoodstavce"/>
    <w:link w:val="Zpat"/>
    <w:uiPriority w:val="99"/>
    <w:rsid w:val="003958FF"/>
    <w:rPr>
      <w:rFonts w:ascii="Cambria" w:eastAsia="Caladea" w:hAnsi="Cambria" w:cs="Caladea"/>
      <w:lang w:val="cs-CZ"/>
    </w:r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dpisobsahu">
    <w:name w:val="TOC Heading"/>
    <w:basedOn w:val="Nadpis1"/>
    <w:next w:val="Normln"/>
    <w:uiPriority w:val="39"/>
    <w:unhideWhenUsed/>
    <w:qFormat/>
    <w:rsid w:val="00F96D2A"/>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lang w:val="en-GB" w:eastAsia="en-GB"/>
    </w:rPr>
  </w:style>
  <w:style w:type="character" w:customStyle="1" w:styleId="Nadpis7Char">
    <w:name w:val="Nadpis 7 Char"/>
    <w:basedOn w:val="Standardnpsmoodstavce"/>
    <w:link w:val="Nadpis7"/>
    <w:uiPriority w:val="9"/>
    <w:semiHidden/>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rsid w:val="003D37B0"/>
    <w:rPr>
      <w:rFonts w:asciiTheme="majorHAnsi" w:eastAsiaTheme="majorEastAsia" w:hAnsiTheme="majorHAnsi" w:cstheme="majorBidi"/>
      <w:i/>
      <w:iCs/>
      <w:color w:val="272727" w:themeColor="text1" w:themeTint="D8"/>
      <w:sz w:val="21"/>
      <w:szCs w:val="21"/>
      <w:lang w:val="cs-CZ"/>
    </w:rPr>
  </w:style>
  <w:style w:type="character" w:customStyle="1" w:styleId="Nadpis1Char">
    <w:name w:val="Nadpis 1 Char"/>
    <w:basedOn w:val="Standardnpsmoodstavce"/>
    <w:link w:val="Nadpis1"/>
    <w:uiPriority w:val="9"/>
    <w:rsid w:val="00442C9A"/>
    <w:rPr>
      <w:rFonts w:eastAsia="Carlito" w:cs="Carlito"/>
      <w:b/>
      <w:bCs/>
      <w:noProof/>
      <w:sz w:val="32"/>
      <w:szCs w:val="32"/>
      <w:lang w:val="cs-CZ"/>
    </w:rPr>
  </w:style>
  <w:style w:type="character" w:customStyle="1" w:styleId="ZkladntextChar">
    <w:name w:val="Základní text Char"/>
    <w:basedOn w:val="Standardnpsmoodstavce"/>
    <w:link w:val="Zkladntext"/>
    <w:uiPriority w:val="1"/>
    <w:rsid w:val="003D401B"/>
    <w:rPr>
      <w:rFonts w:eastAsia="Times New Roman" w:cstheme="minorHAnsi"/>
      <w:noProof/>
      <w:sz w:val="24"/>
      <w:szCs w:val="24"/>
      <w:lang w:val="cs-CZ" w:eastAsia="en-GB"/>
    </w:rPr>
  </w:style>
  <w:style w:type="paragraph" w:styleId="Normlnweb">
    <w:name w:val="Normal (Web)"/>
    <w:basedOn w:val="Normln"/>
    <w:uiPriority w:val="99"/>
    <w:unhideWhenUsed/>
    <w:rsid w:val="009E4656"/>
    <w:rPr>
      <w:rFonts w:ascii="Times New Roman" w:eastAsia="Times New Roman" w:hAnsi="Times New Roman" w:cs="Times New Roman"/>
      <w:szCs w:val="24"/>
      <w:lang w:val="en-GB" w:eastAsia="en-GB"/>
    </w:rPr>
  </w:style>
  <w:style w:type="character" w:styleId="Siln">
    <w:name w:val="Strong"/>
    <w:basedOn w:val="Standardnpsmoodstavce"/>
    <w:uiPriority w:val="22"/>
    <w:qFormat/>
    <w:rsid w:val="009E4656"/>
    <w:rPr>
      <w:b/>
      <w:bCs/>
    </w:rPr>
  </w:style>
  <w:style w:type="character" w:styleId="Zdraznn">
    <w:name w:val="Emphasis"/>
    <w:basedOn w:val="Standardnpsmoodstavce"/>
    <w:uiPriority w:val="20"/>
    <w:qFormat/>
    <w:rsid w:val="009E4656"/>
    <w:rPr>
      <w:i/>
      <w:iCs/>
    </w:rPr>
  </w:style>
  <w:style w:type="character" w:styleId="KdHTML">
    <w:name w:val="HTML Code"/>
    <w:basedOn w:val="Standardnpsmoodstavce"/>
    <w:uiPriority w:val="99"/>
    <w:semiHidden/>
    <w:unhideWhenUsed/>
    <w:rsid w:val="0084522E"/>
    <w:rPr>
      <w:rFonts w:ascii="Courier New" w:eastAsia="Times New Roman" w:hAnsi="Courier New" w:cs="Courier New"/>
      <w:sz w:val="20"/>
      <w:szCs w:val="20"/>
    </w:rPr>
  </w:style>
  <w:style w:type="character" w:styleId="Nevyeenzmnka">
    <w:name w:val="Unresolved Mention"/>
    <w:basedOn w:val="Standardnpsmoodstavce"/>
    <w:uiPriority w:val="99"/>
    <w:semiHidden/>
    <w:unhideWhenUsed/>
    <w:rsid w:val="005C3DA7"/>
    <w:rPr>
      <w:color w:val="605E5C"/>
      <w:shd w:val="clear" w:color="auto" w:fill="E1DFDD"/>
    </w:rPr>
  </w:style>
  <w:style w:type="paragraph" w:customStyle="1" w:styleId="whitespace-normal">
    <w:name w:val="whitespace-normal"/>
    <w:basedOn w:val="Normln"/>
    <w:rsid w:val="00442C9A"/>
    <w:rPr>
      <w:rFonts w:ascii="Times New Roman" w:eastAsia="Times New Roman" w:hAnsi="Times New Roman" w:cs="Times New Roman"/>
      <w:noProof w:val="0"/>
      <w:szCs w:val="24"/>
      <w:lang w:eastAsia="cs-CZ"/>
    </w:rPr>
  </w:style>
  <w:style w:type="character" w:customStyle="1" w:styleId="objectbox-stacktrace">
    <w:name w:val="objectbox-stacktrace"/>
    <w:basedOn w:val="Standardnpsmoodstavce"/>
    <w:rsid w:val="00FD0344"/>
  </w:style>
  <w:style w:type="character" w:customStyle="1" w:styleId="objectbox">
    <w:name w:val="objectbox"/>
    <w:basedOn w:val="Standardnpsmoodstavce"/>
    <w:rsid w:val="00FD0344"/>
  </w:style>
  <w:style w:type="paragraph" w:styleId="Revize">
    <w:name w:val="Revision"/>
    <w:hidden/>
    <w:uiPriority w:val="99"/>
    <w:semiHidden/>
    <w:rsid w:val="00443D4B"/>
    <w:pPr>
      <w:widowControl/>
      <w:autoSpaceDE/>
      <w:autoSpaceDN/>
    </w:pPr>
    <w:rPr>
      <w:rFonts w:eastAsia="Caladea" w:cstheme="minorHAnsi"/>
      <w:noProof/>
      <w:sz w:val="24"/>
      <w:lang w:val="cs-CZ"/>
    </w:rPr>
  </w:style>
  <w:style w:type="table" w:styleId="Svtltabulkasmkou1">
    <w:name w:val="Grid Table 1 Light"/>
    <w:basedOn w:val="Normlntabulka"/>
    <w:uiPriority w:val="46"/>
    <w:rsid w:val="00F02B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rosttabulka4">
    <w:name w:val="Plain Table 4"/>
    <w:basedOn w:val="Normlntabulka"/>
    <w:uiPriority w:val="44"/>
    <w:rsid w:val="00F02B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ulek">
    <w:name w:val="caption"/>
    <w:basedOn w:val="Normln"/>
    <w:next w:val="Normln"/>
    <w:link w:val="TitulekChar"/>
    <w:uiPriority w:val="35"/>
    <w:unhideWhenUsed/>
    <w:qFormat/>
    <w:rsid w:val="009B09C5"/>
    <w:pPr>
      <w:spacing w:before="0" w:after="200" w:line="240" w:lineRule="auto"/>
      <w:jc w:val="center"/>
    </w:pPr>
    <w:rPr>
      <w:i/>
      <w:iCs/>
      <w:szCs w:val="18"/>
    </w:rPr>
  </w:style>
  <w:style w:type="paragraph" w:styleId="Hlavikaobsahu">
    <w:name w:val="toa heading"/>
    <w:basedOn w:val="Normln"/>
    <w:next w:val="Normln"/>
    <w:uiPriority w:val="99"/>
    <w:semiHidden/>
    <w:unhideWhenUsed/>
    <w:rsid w:val="006C4AF9"/>
    <w:pPr>
      <w:spacing w:before="120"/>
    </w:pPr>
    <w:rPr>
      <w:rFonts w:asciiTheme="majorHAnsi" w:eastAsiaTheme="majorEastAsia" w:hAnsiTheme="majorHAnsi" w:cstheme="majorBidi"/>
      <w:b/>
      <w:bCs/>
      <w:szCs w:val="24"/>
    </w:rPr>
  </w:style>
  <w:style w:type="paragraph" w:styleId="Seznamcitac">
    <w:name w:val="table of authorities"/>
    <w:basedOn w:val="Normln"/>
    <w:next w:val="Normln"/>
    <w:uiPriority w:val="99"/>
    <w:semiHidden/>
    <w:unhideWhenUsed/>
    <w:rsid w:val="006C4AF9"/>
    <w:pPr>
      <w:spacing w:after="0"/>
      <w:ind w:left="240" w:hanging="240"/>
    </w:pPr>
  </w:style>
  <w:style w:type="paragraph" w:styleId="Bibliografie">
    <w:name w:val="Bibliography"/>
    <w:basedOn w:val="Normln"/>
    <w:next w:val="Normln"/>
    <w:uiPriority w:val="37"/>
    <w:unhideWhenUsed/>
    <w:rsid w:val="00FF7538"/>
  </w:style>
  <w:style w:type="paragraph" w:customStyle="1" w:styleId="TabulkaCaption">
    <w:name w:val="Tabulka–Caption"/>
    <w:basedOn w:val="Titulek"/>
    <w:link w:val="TabulkaCaptionChar"/>
    <w:qFormat/>
    <w:rsid w:val="00B04C89"/>
    <w:pPr>
      <w:pPrChange w:id="0" w:author="Valerij Šlovikov" w:date="2025-07-08T18:51:00Z">
        <w:pPr>
          <w:spacing w:beforeAutospacing="1" w:after="200" w:afterAutospacing="1"/>
          <w:jc w:val="center"/>
        </w:pPr>
      </w:pPrChange>
    </w:pPr>
    <w:rPr>
      <w:bCs/>
      <w:sz w:val="20"/>
      <w:rPrChange w:id="0" w:author="Valerij Šlovikov" w:date="2025-07-08T18:51:00Z">
        <w:rPr>
          <w:rFonts w:asciiTheme="minorHAnsi" w:eastAsia="Caladea" w:hAnsiTheme="minorHAnsi" w:cstheme="minorHAnsi"/>
          <w:b/>
          <w:bCs/>
          <w:i/>
          <w:iCs/>
          <w:noProof/>
          <w:szCs w:val="18"/>
          <w:lang w:val="cs-CZ" w:eastAsia="en-US" w:bidi="ar-SA"/>
        </w:rPr>
      </w:rPrChange>
    </w:rPr>
  </w:style>
  <w:style w:type="character" w:customStyle="1" w:styleId="TitulekChar">
    <w:name w:val="Titulek Char"/>
    <w:basedOn w:val="Standardnpsmoodstavce"/>
    <w:link w:val="Titulek"/>
    <w:uiPriority w:val="35"/>
    <w:rsid w:val="00A714AD"/>
    <w:rPr>
      <w:rFonts w:eastAsia="Caladea" w:cstheme="minorHAnsi"/>
      <w:i/>
      <w:iCs/>
      <w:noProof/>
      <w:sz w:val="24"/>
      <w:szCs w:val="18"/>
      <w:lang w:val="cs-CZ"/>
    </w:rPr>
  </w:style>
  <w:style w:type="character" w:customStyle="1" w:styleId="TabulkaCaptionChar">
    <w:name w:val="Tabulka–Caption Char"/>
    <w:basedOn w:val="TitulekChar"/>
    <w:link w:val="TabulkaCaption"/>
    <w:rsid w:val="00B04C89"/>
    <w:rPr>
      <w:rFonts w:eastAsia="Caladea" w:cstheme="minorHAnsi"/>
      <w:bCs/>
      <w:i/>
      <w:iCs/>
      <w:noProof/>
      <w:sz w:val="20"/>
      <w:szCs w:val="18"/>
      <w:lang w:val="cs-CZ"/>
    </w:rPr>
  </w:style>
  <w:style w:type="table" w:styleId="Prosttabulka1">
    <w:name w:val="Plain Table 1"/>
    <w:basedOn w:val="Normlntabulka"/>
    <w:uiPriority w:val="41"/>
    <w:rsid w:val="002D5AD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s-1">
    <w:name w:val="ms-1"/>
    <w:basedOn w:val="Standardnpsmoodstavce"/>
    <w:rsid w:val="00F9640C"/>
  </w:style>
  <w:style w:type="character" w:customStyle="1" w:styleId="max-w-full">
    <w:name w:val="max-w-full"/>
    <w:basedOn w:val="Standardnpsmoodstavce"/>
    <w:rsid w:val="00F9640C"/>
  </w:style>
  <w:style w:type="character" w:styleId="Zstupntext">
    <w:name w:val="Placeholder Text"/>
    <w:basedOn w:val="Standardnpsmoodstavce"/>
    <w:uiPriority w:val="99"/>
    <w:semiHidden/>
    <w:rsid w:val="00D6382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8365">
      <w:bodyDiv w:val="1"/>
      <w:marLeft w:val="0"/>
      <w:marRight w:val="0"/>
      <w:marTop w:val="0"/>
      <w:marBottom w:val="0"/>
      <w:divBdr>
        <w:top w:val="none" w:sz="0" w:space="0" w:color="auto"/>
        <w:left w:val="none" w:sz="0" w:space="0" w:color="auto"/>
        <w:bottom w:val="none" w:sz="0" w:space="0" w:color="auto"/>
        <w:right w:val="none" w:sz="0" w:space="0" w:color="auto"/>
      </w:divBdr>
    </w:div>
    <w:div w:id="17438160">
      <w:bodyDiv w:val="1"/>
      <w:marLeft w:val="0"/>
      <w:marRight w:val="0"/>
      <w:marTop w:val="0"/>
      <w:marBottom w:val="0"/>
      <w:divBdr>
        <w:top w:val="none" w:sz="0" w:space="0" w:color="auto"/>
        <w:left w:val="none" w:sz="0" w:space="0" w:color="auto"/>
        <w:bottom w:val="none" w:sz="0" w:space="0" w:color="auto"/>
        <w:right w:val="none" w:sz="0" w:space="0" w:color="auto"/>
      </w:divBdr>
    </w:div>
    <w:div w:id="26416187">
      <w:bodyDiv w:val="1"/>
      <w:marLeft w:val="0"/>
      <w:marRight w:val="0"/>
      <w:marTop w:val="0"/>
      <w:marBottom w:val="0"/>
      <w:divBdr>
        <w:top w:val="none" w:sz="0" w:space="0" w:color="auto"/>
        <w:left w:val="none" w:sz="0" w:space="0" w:color="auto"/>
        <w:bottom w:val="none" w:sz="0" w:space="0" w:color="auto"/>
        <w:right w:val="none" w:sz="0" w:space="0" w:color="auto"/>
      </w:divBdr>
    </w:div>
    <w:div w:id="28456594">
      <w:bodyDiv w:val="1"/>
      <w:marLeft w:val="0"/>
      <w:marRight w:val="0"/>
      <w:marTop w:val="0"/>
      <w:marBottom w:val="0"/>
      <w:divBdr>
        <w:top w:val="none" w:sz="0" w:space="0" w:color="auto"/>
        <w:left w:val="none" w:sz="0" w:space="0" w:color="auto"/>
        <w:bottom w:val="none" w:sz="0" w:space="0" w:color="auto"/>
        <w:right w:val="none" w:sz="0" w:space="0" w:color="auto"/>
      </w:divBdr>
    </w:div>
    <w:div w:id="33316688">
      <w:bodyDiv w:val="1"/>
      <w:marLeft w:val="0"/>
      <w:marRight w:val="0"/>
      <w:marTop w:val="0"/>
      <w:marBottom w:val="0"/>
      <w:divBdr>
        <w:top w:val="none" w:sz="0" w:space="0" w:color="auto"/>
        <w:left w:val="none" w:sz="0" w:space="0" w:color="auto"/>
        <w:bottom w:val="none" w:sz="0" w:space="0" w:color="auto"/>
        <w:right w:val="none" w:sz="0" w:space="0" w:color="auto"/>
      </w:divBdr>
    </w:div>
    <w:div w:id="38476791">
      <w:bodyDiv w:val="1"/>
      <w:marLeft w:val="0"/>
      <w:marRight w:val="0"/>
      <w:marTop w:val="0"/>
      <w:marBottom w:val="0"/>
      <w:divBdr>
        <w:top w:val="none" w:sz="0" w:space="0" w:color="auto"/>
        <w:left w:val="none" w:sz="0" w:space="0" w:color="auto"/>
        <w:bottom w:val="none" w:sz="0" w:space="0" w:color="auto"/>
        <w:right w:val="none" w:sz="0" w:space="0" w:color="auto"/>
      </w:divBdr>
    </w:div>
    <w:div w:id="63573708">
      <w:bodyDiv w:val="1"/>
      <w:marLeft w:val="0"/>
      <w:marRight w:val="0"/>
      <w:marTop w:val="0"/>
      <w:marBottom w:val="0"/>
      <w:divBdr>
        <w:top w:val="none" w:sz="0" w:space="0" w:color="auto"/>
        <w:left w:val="none" w:sz="0" w:space="0" w:color="auto"/>
        <w:bottom w:val="none" w:sz="0" w:space="0" w:color="auto"/>
        <w:right w:val="none" w:sz="0" w:space="0" w:color="auto"/>
      </w:divBdr>
    </w:div>
    <w:div w:id="71509128">
      <w:bodyDiv w:val="1"/>
      <w:marLeft w:val="0"/>
      <w:marRight w:val="0"/>
      <w:marTop w:val="0"/>
      <w:marBottom w:val="0"/>
      <w:divBdr>
        <w:top w:val="none" w:sz="0" w:space="0" w:color="auto"/>
        <w:left w:val="none" w:sz="0" w:space="0" w:color="auto"/>
        <w:bottom w:val="none" w:sz="0" w:space="0" w:color="auto"/>
        <w:right w:val="none" w:sz="0" w:space="0" w:color="auto"/>
      </w:divBdr>
    </w:div>
    <w:div w:id="90898882">
      <w:bodyDiv w:val="1"/>
      <w:marLeft w:val="0"/>
      <w:marRight w:val="0"/>
      <w:marTop w:val="0"/>
      <w:marBottom w:val="0"/>
      <w:divBdr>
        <w:top w:val="none" w:sz="0" w:space="0" w:color="auto"/>
        <w:left w:val="none" w:sz="0" w:space="0" w:color="auto"/>
        <w:bottom w:val="none" w:sz="0" w:space="0" w:color="auto"/>
        <w:right w:val="none" w:sz="0" w:space="0" w:color="auto"/>
      </w:divBdr>
    </w:div>
    <w:div w:id="110370547">
      <w:bodyDiv w:val="1"/>
      <w:marLeft w:val="0"/>
      <w:marRight w:val="0"/>
      <w:marTop w:val="0"/>
      <w:marBottom w:val="0"/>
      <w:divBdr>
        <w:top w:val="none" w:sz="0" w:space="0" w:color="auto"/>
        <w:left w:val="none" w:sz="0" w:space="0" w:color="auto"/>
        <w:bottom w:val="none" w:sz="0" w:space="0" w:color="auto"/>
        <w:right w:val="none" w:sz="0" w:space="0" w:color="auto"/>
      </w:divBdr>
    </w:div>
    <w:div w:id="125394889">
      <w:bodyDiv w:val="1"/>
      <w:marLeft w:val="0"/>
      <w:marRight w:val="0"/>
      <w:marTop w:val="0"/>
      <w:marBottom w:val="0"/>
      <w:divBdr>
        <w:top w:val="none" w:sz="0" w:space="0" w:color="auto"/>
        <w:left w:val="none" w:sz="0" w:space="0" w:color="auto"/>
        <w:bottom w:val="none" w:sz="0" w:space="0" w:color="auto"/>
        <w:right w:val="none" w:sz="0" w:space="0" w:color="auto"/>
      </w:divBdr>
    </w:div>
    <w:div w:id="134294824">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47476832">
      <w:bodyDiv w:val="1"/>
      <w:marLeft w:val="0"/>
      <w:marRight w:val="0"/>
      <w:marTop w:val="0"/>
      <w:marBottom w:val="0"/>
      <w:divBdr>
        <w:top w:val="none" w:sz="0" w:space="0" w:color="auto"/>
        <w:left w:val="none" w:sz="0" w:space="0" w:color="auto"/>
        <w:bottom w:val="none" w:sz="0" w:space="0" w:color="auto"/>
        <w:right w:val="none" w:sz="0" w:space="0" w:color="auto"/>
      </w:divBdr>
    </w:div>
    <w:div w:id="155995657">
      <w:bodyDiv w:val="1"/>
      <w:marLeft w:val="0"/>
      <w:marRight w:val="0"/>
      <w:marTop w:val="0"/>
      <w:marBottom w:val="0"/>
      <w:divBdr>
        <w:top w:val="none" w:sz="0" w:space="0" w:color="auto"/>
        <w:left w:val="none" w:sz="0" w:space="0" w:color="auto"/>
        <w:bottom w:val="none" w:sz="0" w:space="0" w:color="auto"/>
        <w:right w:val="none" w:sz="0" w:space="0" w:color="auto"/>
      </w:divBdr>
    </w:div>
    <w:div w:id="158083761">
      <w:bodyDiv w:val="1"/>
      <w:marLeft w:val="0"/>
      <w:marRight w:val="0"/>
      <w:marTop w:val="0"/>
      <w:marBottom w:val="0"/>
      <w:divBdr>
        <w:top w:val="none" w:sz="0" w:space="0" w:color="auto"/>
        <w:left w:val="none" w:sz="0" w:space="0" w:color="auto"/>
        <w:bottom w:val="none" w:sz="0" w:space="0" w:color="auto"/>
        <w:right w:val="none" w:sz="0" w:space="0" w:color="auto"/>
      </w:divBdr>
    </w:div>
    <w:div w:id="163252712">
      <w:bodyDiv w:val="1"/>
      <w:marLeft w:val="0"/>
      <w:marRight w:val="0"/>
      <w:marTop w:val="0"/>
      <w:marBottom w:val="0"/>
      <w:divBdr>
        <w:top w:val="none" w:sz="0" w:space="0" w:color="auto"/>
        <w:left w:val="none" w:sz="0" w:space="0" w:color="auto"/>
        <w:bottom w:val="none" w:sz="0" w:space="0" w:color="auto"/>
        <w:right w:val="none" w:sz="0" w:space="0" w:color="auto"/>
      </w:divBdr>
    </w:div>
    <w:div w:id="172497630">
      <w:bodyDiv w:val="1"/>
      <w:marLeft w:val="0"/>
      <w:marRight w:val="0"/>
      <w:marTop w:val="0"/>
      <w:marBottom w:val="0"/>
      <w:divBdr>
        <w:top w:val="none" w:sz="0" w:space="0" w:color="auto"/>
        <w:left w:val="none" w:sz="0" w:space="0" w:color="auto"/>
        <w:bottom w:val="none" w:sz="0" w:space="0" w:color="auto"/>
        <w:right w:val="none" w:sz="0" w:space="0" w:color="auto"/>
      </w:divBdr>
    </w:div>
    <w:div w:id="175728783">
      <w:bodyDiv w:val="1"/>
      <w:marLeft w:val="0"/>
      <w:marRight w:val="0"/>
      <w:marTop w:val="0"/>
      <w:marBottom w:val="0"/>
      <w:divBdr>
        <w:top w:val="none" w:sz="0" w:space="0" w:color="auto"/>
        <w:left w:val="none" w:sz="0" w:space="0" w:color="auto"/>
        <w:bottom w:val="none" w:sz="0" w:space="0" w:color="auto"/>
        <w:right w:val="none" w:sz="0" w:space="0" w:color="auto"/>
      </w:divBdr>
    </w:div>
    <w:div w:id="177890702">
      <w:bodyDiv w:val="1"/>
      <w:marLeft w:val="0"/>
      <w:marRight w:val="0"/>
      <w:marTop w:val="0"/>
      <w:marBottom w:val="0"/>
      <w:divBdr>
        <w:top w:val="none" w:sz="0" w:space="0" w:color="auto"/>
        <w:left w:val="none" w:sz="0" w:space="0" w:color="auto"/>
        <w:bottom w:val="none" w:sz="0" w:space="0" w:color="auto"/>
        <w:right w:val="none" w:sz="0" w:space="0" w:color="auto"/>
      </w:divBdr>
    </w:div>
    <w:div w:id="204369003">
      <w:bodyDiv w:val="1"/>
      <w:marLeft w:val="0"/>
      <w:marRight w:val="0"/>
      <w:marTop w:val="0"/>
      <w:marBottom w:val="0"/>
      <w:divBdr>
        <w:top w:val="none" w:sz="0" w:space="0" w:color="auto"/>
        <w:left w:val="none" w:sz="0" w:space="0" w:color="auto"/>
        <w:bottom w:val="none" w:sz="0" w:space="0" w:color="auto"/>
        <w:right w:val="none" w:sz="0" w:space="0" w:color="auto"/>
      </w:divBdr>
      <w:divsChild>
        <w:div w:id="663053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64778">
      <w:bodyDiv w:val="1"/>
      <w:marLeft w:val="0"/>
      <w:marRight w:val="0"/>
      <w:marTop w:val="0"/>
      <w:marBottom w:val="0"/>
      <w:divBdr>
        <w:top w:val="none" w:sz="0" w:space="0" w:color="auto"/>
        <w:left w:val="none" w:sz="0" w:space="0" w:color="auto"/>
        <w:bottom w:val="none" w:sz="0" w:space="0" w:color="auto"/>
        <w:right w:val="none" w:sz="0" w:space="0" w:color="auto"/>
      </w:divBdr>
    </w:div>
    <w:div w:id="218244471">
      <w:bodyDiv w:val="1"/>
      <w:marLeft w:val="0"/>
      <w:marRight w:val="0"/>
      <w:marTop w:val="0"/>
      <w:marBottom w:val="0"/>
      <w:divBdr>
        <w:top w:val="none" w:sz="0" w:space="0" w:color="auto"/>
        <w:left w:val="none" w:sz="0" w:space="0" w:color="auto"/>
        <w:bottom w:val="none" w:sz="0" w:space="0" w:color="auto"/>
        <w:right w:val="none" w:sz="0" w:space="0" w:color="auto"/>
      </w:divBdr>
    </w:div>
    <w:div w:id="224687137">
      <w:bodyDiv w:val="1"/>
      <w:marLeft w:val="0"/>
      <w:marRight w:val="0"/>
      <w:marTop w:val="0"/>
      <w:marBottom w:val="0"/>
      <w:divBdr>
        <w:top w:val="none" w:sz="0" w:space="0" w:color="auto"/>
        <w:left w:val="none" w:sz="0" w:space="0" w:color="auto"/>
        <w:bottom w:val="none" w:sz="0" w:space="0" w:color="auto"/>
        <w:right w:val="none" w:sz="0" w:space="0" w:color="auto"/>
      </w:divBdr>
    </w:div>
    <w:div w:id="233469586">
      <w:bodyDiv w:val="1"/>
      <w:marLeft w:val="0"/>
      <w:marRight w:val="0"/>
      <w:marTop w:val="0"/>
      <w:marBottom w:val="0"/>
      <w:divBdr>
        <w:top w:val="none" w:sz="0" w:space="0" w:color="auto"/>
        <w:left w:val="none" w:sz="0" w:space="0" w:color="auto"/>
        <w:bottom w:val="none" w:sz="0" w:space="0" w:color="auto"/>
        <w:right w:val="none" w:sz="0" w:space="0" w:color="auto"/>
      </w:divBdr>
    </w:div>
    <w:div w:id="245846186">
      <w:bodyDiv w:val="1"/>
      <w:marLeft w:val="0"/>
      <w:marRight w:val="0"/>
      <w:marTop w:val="0"/>
      <w:marBottom w:val="0"/>
      <w:divBdr>
        <w:top w:val="none" w:sz="0" w:space="0" w:color="auto"/>
        <w:left w:val="none" w:sz="0" w:space="0" w:color="auto"/>
        <w:bottom w:val="none" w:sz="0" w:space="0" w:color="auto"/>
        <w:right w:val="none" w:sz="0" w:space="0" w:color="auto"/>
      </w:divBdr>
    </w:div>
    <w:div w:id="252007073">
      <w:bodyDiv w:val="1"/>
      <w:marLeft w:val="0"/>
      <w:marRight w:val="0"/>
      <w:marTop w:val="0"/>
      <w:marBottom w:val="0"/>
      <w:divBdr>
        <w:top w:val="none" w:sz="0" w:space="0" w:color="auto"/>
        <w:left w:val="none" w:sz="0" w:space="0" w:color="auto"/>
        <w:bottom w:val="none" w:sz="0" w:space="0" w:color="auto"/>
        <w:right w:val="none" w:sz="0" w:space="0" w:color="auto"/>
      </w:divBdr>
    </w:div>
    <w:div w:id="254552982">
      <w:bodyDiv w:val="1"/>
      <w:marLeft w:val="0"/>
      <w:marRight w:val="0"/>
      <w:marTop w:val="0"/>
      <w:marBottom w:val="0"/>
      <w:divBdr>
        <w:top w:val="none" w:sz="0" w:space="0" w:color="auto"/>
        <w:left w:val="none" w:sz="0" w:space="0" w:color="auto"/>
        <w:bottom w:val="none" w:sz="0" w:space="0" w:color="auto"/>
        <w:right w:val="none" w:sz="0" w:space="0" w:color="auto"/>
      </w:divBdr>
    </w:div>
    <w:div w:id="255674522">
      <w:bodyDiv w:val="1"/>
      <w:marLeft w:val="0"/>
      <w:marRight w:val="0"/>
      <w:marTop w:val="0"/>
      <w:marBottom w:val="0"/>
      <w:divBdr>
        <w:top w:val="none" w:sz="0" w:space="0" w:color="auto"/>
        <w:left w:val="none" w:sz="0" w:space="0" w:color="auto"/>
        <w:bottom w:val="none" w:sz="0" w:space="0" w:color="auto"/>
        <w:right w:val="none" w:sz="0" w:space="0" w:color="auto"/>
      </w:divBdr>
    </w:div>
    <w:div w:id="256789997">
      <w:bodyDiv w:val="1"/>
      <w:marLeft w:val="0"/>
      <w:marRight w:val="0"/>
      <w:marTop w:val="0"/>
      <w:marBottom w:val="0"/>
      <w:divBdr>
        <w:top w:val="none" w:sz="0" w:space="0" w:color="auto"/>
        <w:left w:val="none" w:sz="0" w:space="0" w:color="auto"/>
        <w:bottom w:val="none" w:sz="0" w:space="0" w:color="auto"/>
        <w:right w:val="none" w:sz="0" w:space="0" w:color="auto"/>
      </w:divBdr>
    </w:div>
    <w:div w:id="257374472">
      <w:bodyDiv w:val="1"/>
      <w:marLeft w:val="0"/>
      <w:marRight w:val="0"/>
      <w:marTop w:val="0"/>
      <w:marBottom w:val="0"/>
      <w:divBdr>
        <w:top w:val="none" w:sz="0" w:space="0" w:color="auto"/>
        <w:left w:val="none" w:sz="0" w:space="0" w:color="auto"/>
        <w:bottom w:val="none" w:sz="0" w:space="0" w:color="auto"/>
        <w:right w:val="none" w:sz="0" w:space="0" w:color="auto"/>
      </w:divBdr>
    </w:div>
    <w:div w:id="259215167">
      <w:bodyDiv w:val="1"/>
      <w:marLeft w:val="0"/>
      <w:marRight w:val="0"/>
      <w:marTop w:val="0"/>
      <w:marBottom w:val="0"/>
      <w:divBdr>
        <w:top w:val="none" w:sz="0" w:space="0" w:color="auto"/>
        <w:left w:val="none" w:sz="0" w:space="0" w:color="auto"/>
        <w:bottom w:val="none" w:sz="0" w:space="0" w:color="auto"/>
        <w:right w:val="none" w:sz="0" w:space="0" w:color="auto"/>
      </w:divBdr>
    </w:div>
    <w:div w:id="259533218">
      <w:bodyDiv w:val="1"/>
      <w:marLeft w:val="0"/>
      <w:marRight w:val="0"/>
      <w:marTop w:val="0"/>
      <w:marBottom w:val="0"/>
      <w:divBdr>
        <w:top w:val="none" w:sz="0" w:space="0" w:color="auto"/>
        <w:left w:val="none" w:sz="0" w:space="0" w:color="auto"/>
        <w:bottom w:val="none" w:sz="0" w:space="0" w:color="auto"/>
        <w:right w:val="none" w:sz="0" w:space="0" w:color="auto"/>
      </w:divBdr>
      <w:divsChild>
        <w:div w:id="1573733414">
          <w:marLeft w:val="0"/>
          <w:marRight w:val="0"/>
          <w:marTop w:val="0"/>
          <w:marBottom w:val="0"/>
          <w:divBdr>
            <w:top w:val="none" w:sz="0" w:space="0" w:color="auto"/>
            <w:left w:val="none" w:sz="0" w:space="0" w:color="auto"/>
            <w:bottom w:val="none" w:sz="0" w:space="0" w:color="auto"/>
            <w:right w:val="none" w:sz="0" w:space="0" w:color="auto"/>
          </w:divBdr>
          <w:divsChild>
            <w:div w:id="1082067454">
              <w:marLeft w:val="0"/>
              <w:marRight w:val="0"/>
              <w:marTop w:val="0"/>
              <w:marBottom w:val="0"/>
              <w:divBdr>
                <w:top w:val="none" w:sz="0" w:space="0" w:color="auto"/>
                <w:left w:val="none" w:sz="0" w:space="0" w:color="auto"/>
                <w:bottom w:val="none" w:sz="0" w:space="0" w:color="auto"/>
                <w:right w:val="none" w:sz="0" w:space="0" w:color="auto"/>
              </w:divBdr>
            </w:div>
            <w:div w:id="17281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8323">
      <w:bodyDiv w:val="1"/>
      <w:marLeft w:val="0"/>
      <w:marRight w:val="0"/>
      <w:marTop w:val="0"/>
      <w:marBottom w:val="0"/>
      <w:divBdr>
        <w:top w:val="none" w:sz="0" w:space="0" w:color="auto"/>
        <w:left w:val="none" w:sz="0" w:space="0" w:color="auto"/>
        <w:bottom w:val="none" w:sz="0" w:space="0" w:color="auto"/>
        <w:right w:val="none" w:sz="0" w:space="0" w:color="auto"/>
      </w:divBdr>
    </w:div>
    <w:div w:id="281696985">
      <w:bodyDiv w:val="1"/>
      <w:marLeft w:val="0"/>
      <w:marRight w:val="0"/>
      <w:marTop w:val="0"/>
      <w:marBottom w:val="0"/>
      <w:divBdr>
        <w:top w:val="none" w:sz="0" w:space="0" w:color="auto"/>
        <w:left w:val="none" w:sz="0" w:space="0" w:color="auto"/>
        <w:bottom w:val="none" w:sz="0" w:space="0" w:color="auto"/>
        <w:right w:val="none" w:sz="0" w:space="0" w:color="auto"/>
      </w:divBdr>
    </w:div>
    <w:div w:id="283078175">
      <w:bodyDiv w:val="1"/>
      <w:marLeft w:val="0"/>
      <w:marRight w:val="0"/>
      <w:marTop w:val="0"/>
      <w:marBottom w:val="0"/>
      <w:divBdr>
        <w:top w:val="none" w:sz="0" w:space="0" w:color="auto"/>
        <w:left w:val="none" w:sz="0" w:space="0" w:color="auto"/>
        <w:bottom w:val="none" w:sz="0" w:space="0" w:color="auto"/>
        <w:right w:val="none" w:sz="0" w:space="0" w:color="auto"/>
      </w:divBdr>
    </w:div>
    <w:div w:id="305011765">
      <w:bodyDiv w:val="1"/>
      <w:marLeft w:val="0"/>
      <w:marRight w:val="0"/>
      <w:marTop w:val="0"/>
      <w:marBottom w:val="0"/>
      <w:divBdr>
        <w:top w:val="none" w:sz="0" w:space="0" w:color="auto"/>
        <w:left w:val="none" w:sz="0" w:space="0" w:color="auto"/>
        <w:bottom w:val="none" w:sz="0" w:space="0" w:color="auto"/>
        <w:right w:val="none" w:sz="0" w:space="0" w:color="auto"/>
      </w:divBdr>
    </w:div>
    <w:div w:id="308555480">
      <w:bodyDiv w:val="1"/>
      <w:marLeft w:val="0"/>
      <w:marRight w:val="0"/>
      <w:marTop w:val="0"/>
      <w:marBottom w:val="0"/>
      <w:divBdr>
        <w:top w:val="none" w:sz="0" w:space="0" w:color="auto"/>
        <w:left w:val="none" w:sz="0" w:space="0" w:color="auto"/>
        <w:bottom w:val="none" w:sz="0" w:space="0" w:color="auto"/>
        <w:right w:val="none" w:sz="0" w:space="0" w:color="auto"/>
      </w:divBdr>
    </w:div>
    <w:div w:id="316540451">
      <w:bodyDiv w:val="1"/>
      <w:marLeft w:val="0"/>
      <w:marRight w:val="0"/>
      <w:marTop w:val="0"/>
      <w:marBottom w:val="0"/>
      <w:divBdr>
        <w:top w:val="none" w:sz="0" w:space="0" w:color="auto"/>
        <w:left w:val="none" w:sz="0" w:space="0" w:color="auto"/>
        <w:bottom w:val="none" w:sz="0" w:space="0" w:color="auto"/>
        <w:right w:val="none" w:sz="0" w:space="0" w:color="auto"/>
      </w:divBdr>
    </w:div>
    <w:div w:id="321660328">
      <w:bodyDiv w:val="1"/>
      <w:marLeft w:val="0"/>
      <w:marRight w:val="0"/>
      <w:marTop w:val="0"/>
      <w:marBottom w:val="0"/>
      <w:divBdr>
        <w:top w:val="none" w:sz="0" w:space="0" w:color="auto"/>
        <w:left w:val="none" w:sz="0" w:space="0" w:color="auto"/>
        <w:bottom w:val="none" w:sz="0" w:space="0" w:color="auto"/>
        <w:right w:val="none" w:sz="0" w:space="0" w:color="auto"/>
      </w:divBdr>
    </w:div>
    <w:div w:id="322319477">
      <w:bodyDiv w:val="1"/>
      <w:marLeft w:val="0"/>
      <w:marRight w:val="0"/>
      <w:marTop w:val="0"/>
      <w:marBottom w:val="0"/>
      <w:divBdr>
        <w:top w:val="none" w:sz="0" w:space="0" w:color="auto"/>
        <w:left w:val="none" w:sz="0" w:space="0" w:color="auto"/>
        <w:bottom w:val="none" w:sz="0" w:space="0" w:color="auto"/>
        <w:right w:val="none" w:sz="0" w:space="0" w:color="auto"/>
      </w:divBdr>
    </w:div>
    <w:div w:id="341981257">
      <w:bodyDiv w:val="1"/>
      <w:marLeft w:val="0"/>
      <w:marRight w:val="0"/>
      <w:marTop w:val="0"/>
      <w:marBottom w:val="0"/>
      <w:divBdr>
        <w:top w:val="none" w:sz="0" w:space="0" w:color="auto"/>
        <w:left w:val="none" w:sz="0" w:space="0" w:color="auto"/>
        <w:bottom w:val="none" w:sz="0" w:space="0" w:color="auto"/>
        <w:right w:val="none" w:sz="0" w:space="0" w:color="auto"/>
      </w:divBdr>
    </w:div>
    <w:div w:id="346369180">
      <w:bodyDiv w:val="1"/>
      <w:marLeft w:val="0"/>
      <w:marRight w:val="0"/>
      <w:marTop w:val="0"/>
      <w:marBottom w:val="0"/>
      <w:divBdr>
        <w:top w:val="none" w:sz="0" w:space="0" w:color="auto"/>
        <w:left w:val="none" w:sz="0" w:space="0" w:color="auto"/>
        <w:bottom w:val="none" w:sz="0" w:space="0" w:color="auto"/>
        <w:right w:val="none" w:sz="0" w:space="0" w:color="auto"/>
      </w:divBdr>
    </w:div>
    <w:div w:id="352148828">
      <w:bodyDiv w:val="1"/>
      <w:marLeft w:val="0"/>
      <w:marRight w:val="0"/>
      <w:marTop w:val="0"/>
      <w:marBottom w:val="0"/>
      <w:divBdr>
        <w:top w:val="none" w:sz="0" w:space="0" w:color="auto"/>
        <w:left w:val="none" w:sz="0" w:space="0" w:color="auto"/>
        <w:bottom w:val="none" w:sz="0" w:space="0" w:color="auto"/>
        <w:right w:val="none" w:sz="0" w:space="0" w:color="auto"/>
      </w:divBdr>
    </w:div>
    <w:div w:id="356196506">
      <w:bodyDiv w:val="1"/>
      <w:marLeft w:val="0"/>
      <w:marRight w:val="0"/>
      <w:marTop w:val="0"/>
      <w:marBottom w:val="0"/>
      <w:divBdr>
        <w:top w:val="none" w:sz="0" w:space="0" w:color="auto"/>
        <w:left w:val="none" w:sz="0" w:space="0" w:color="auto"/>
        <w:bottom w:val="none" w:sz="0" w:space="0" w:color="auto"/>
        <w:right w:val="none" w:sz="0" w:space="0" w:color="auto"/>
      </w:divBdr>
    </w:div>
    <w:div w:id="358823832">
      <w:bodyDiv w:val="1"/>
      <w:marLeft w:val="0"/>
      <w:marRight w:val="0"/>
      <w:marTop w:val="0"/>
      <w:marBottom w:val="0"/>
      <w:divBdr>
        <w:top w:val="none" w:sz="0" w:space="0" w:color="auto"/>
        <w:left w:val="none" w:sz="0" w:space="0" w:color="auto"/>
        <w:bottom w:val="none" w:sz="0" w:space="0" w:color="auto"/>
        <w:right w:val="none" w:sz="0" w:space="0" w:color="auto"/>
      </w:divBdr>
    </w:div>
    <w:div w:id="362479754">
      <w:bodyDiv w:val="1"/>
      <w:marLeft w:val="0"/>
      <w:marRight w:val="0"/>
      <w:marTop w:val="0"/>
      <w:marBottom w:val="0"/>
      <w:divBdr>
        <w:top w:val="none" w:sz="0" w:space="0" w:color="auto"/>
        <w:left w:val="none" w:sz="0" w:space="0" w:color="auto"/>
        <w:bottom w:val="none" w:sz="0" w:space="0" w:color="auto"/>
        <w:right w:val="none" w:sz="0" w:space="0" w:color="auto"/>
      </w:divBdr>
    </w:div>
    <w:div w:id="375545024">
      <w:bodyDiv w:val="1"/>
      <w:marLeft w:val="0"/>
      <w:marRight w:val="0"/>
      <w:marTop w:val="0"/>
      <w:marBottom w:val="0"/>
      <w:divBdr>
        <w:top w:val="none" w:sz="0" w:space="0" w:color="auto"/>
        <w:left w:val="none" w:sz="0" w:space="0" w:color="auto"/>
        <w:bottom w:val="none" w:sz="0" w:space="0" w:color="auto"/>
        <w:right w:val="none" w:sz="0" w:space="0" w:color="auto"/>
      </w:divBdr>
    </w:div>
    <w:div w:id="379090667">
      <w:bodyDiv w:val="1"/>
      <w:marLeft w:val="0"/>
      <w:marRight w:val="0"/>
      <w:marTop w:val="0"/>
      <w:marBottom w:val="0"/>
      <w:divBdr>
        <w:top w:val="none" w:sz="0" w:space="0" w:color="auto"/>
        <w:left w:val="none" w:sz="0" w:space="0" w:color="auto"/>
        <w:bottom w:val="none" w:sz="0" w:space="0" w:color="auto"/>
        <w:right w:val="none" w:sz="0" w:space="0" w:color="auto"/>
      </w:divBdr>
      <w:divsChild>
        <w:div w:id="1173565634">
          <w:marLeft w:val="0"/>
          <w:marRight w:val="0"/>
          <w:marTop w:val="0"/>
          <w:marBottom w:val="0"/>
          <w:divBdr>
            <w:top w:val="none" w:sz="0" w:space="0" w:color="auto"/>
            <w:left w:val="none" w:sz="0" w:space="0" w:color="auto"/>
            <w:bottom w:val="none" w:sz="0" w:space="0" w:color="auto"/>
            <w:right w:val="none" w:sz="0" w:space="0" w:color="auto"/>
          </w:divBdr>
          <w:divsChild>
            <w:div w:id="714505796">
              <w:marLeft w:val="0"/>
              <w:marRight w:val="0"/>
              <w:marTop w:val="0"/>
              <w:marBottom w:val="0"/>
              <w:divBdr>
                <w:top w:val="none" w:sz="0" w:space="0" w:color="auto"/>
                <w:left w:val="none" w:sz="0" w:space="0" w:color="auto"/>
                <w:bottom w:val="none" w:sz="0" w:space="0" w:color="auto"/>
                <w:right w:val="none" w:sz="0" w:space="0" w:color="auto"/>
              </w:divBdr>
            </w:div>
            <w:div w:id="553929177">
              <w:marLeft w:val="0"/>
              <w:marRight w:val="0"/>
              <w:marTop w:val="0"/>
              <w:marBottom w:val="0"/>
              <w:divBdr>
                <w:top w:val="none" w:sz="0" w:space="0" w:color="auto"/>
                <w:left w:val="none" w:sz="0" w:space="0" w:color="auto"/>
                <w:bottom w:val="none" w:sz="0" w:space="0" w:color="auto"/>
                <w:right w:val="none" w:sz="0" w:space="0" w:color="auto"/>
              </w:divBdr>
            </w:div>
            <w:div w:id="734280651">
              <w:marLeft w:val="0"/>
              <w:marRight w:val="0"/>
              <w:marTop w:val="0"/>
              <w:marBottom w:val="0"/>
              <w:divBdr>
                <w:top w:val="none" w:sz="0" w:space="0" w:color="auto"/>
                <w:left w:val="none" w:sz="0" w:space="0" w:color="auto"/>
                <w:bottom w:val="none" w:sz="0" w:space="0" w:color="auto"/>
                <w:right w:val="none" w:sz="0" w:space="0" w:color="auto"/>
              </w:divBdr>
            </w:div>
            <w:div w:id="1641762900">
              <w:marLeft w:val="0"/>
              <w:marRight w:val="0"/>
              <w:marTop w:val="0"/>
              <w:marBottom w:val="0"/>
              <w:divBdr>
                <w:top w:val="none" w:sz="0" w:space="0" w:color="auto"/>
                <w:left w:val="none" w:sz="0" w:space="0" w:color="auto"/>
                <w:bottom w:val="none" w:sz="0" w:space="0" w:color="auto"/>
                <w:right w:val="none" w:sz="0" w:space="0" w:color="auto"/>
              </w:divBdr>
            </w:div>
            <w:div w:id="1390808378">
              <w:marLeft w:val="0"/>
              <w:marRight w:val="0"/>
              <w:marTop w:val="0"/>
              <w:marBottom w:val="0"/>
              <w:divBdr>
                <w:top w:val="none" w:sz="0" w:space="0" w:color="auto"/>
                <w:left w:val="none" w:sz="0" w:space="0" w:color="auto"/>
                <w:bottom w:val="none" w:sz="0" w:space="0" w:color="auto"/>
                <w:right w:val="none" w:sz="0" w:space="0" w:color="auto"/>
              </w:divBdr>
            </w:div>
            <w:div w:id="17887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3514">
      <w:bodyDiv w:val="1"/>
      <w:marLeft w:val="0"/>
      <w:marRight w:val="0"/>
      <w:marTop w:val="0"/>
      <w:marBottom w:val="0"/>
      <w:divBdr>
        <w:top w:val="none" w:sz="0" w:space="0" w:color="auto"/>
        <w:left w:val="none" w:sz="0" w:space="0" w:color="auto"/>
        <w:bottom w:val="none" w:sz="0" w:space="0" w:color="auto"/>
        <w:right w:val="none" w:sz="0" w:space="0" w:color="auto"/>
      </w:divBdr>
    </w:div>
    <w:div w:id="387609124">
      <w:bodyDiv w:val="1"/>
      <w:marLeft w:val="0"/>
      <w:marRight w:val="0"/>
      <w:marTop w:val="0"/>
      <w:marBottom w:val="0"/>
      <w:divBdr>
        <w:top w:val="none" w:sz="0" w:space="0" w:color="auto"/>
        <w:left w:val="none" w:sz="0" w:space="0" w:color="auto"/>
        <w:bottom w:val="none" w:sz="0" w:space="0" w:color="auto"/>
        <w:right w:val="none" w:sz="0" w:space="0" w:color="auto"/>
      </w:divBdr>
    </w:div>
    <w:div w:id="388109837">
      <w:bodyDiv w:val="1"/>
      <w:marLeft w:val="0"/>
      <w:marRight w:val="0"/>
      <w:marTop w:val="0"/>
      <w:marBottom w:val="0"/>
      <w:divBdr>
        <w:top w:val="none" w:sz="0" w:space="0" w:color="auto"/>
        <w:left w:val="none" w:sz="0" w:space="0" w:color="auto"/>
        <w:bottom w:val="none" w:sz="0" w:space="0" w:color="auto"/>
        <w:right w:val="none" w:sz="0" w:space="0" w:color="auto"/>
      </w:divBdr>
    </w:div>
    <w:div w:id="392437186">
      <w:bodyDiv w:val="1"/>
      <w:marLeft w:val="0"/>
      <w:marRight w:val="0"/>
      <w:marTop w:val="0"/>
      <w:marBottom w:val="0"/>
      <w:divBdr>
        <w:top w:val="none" w:sz="0" w:space="0" w:color="auto"/>
        <w:left w:val="none" w:sz="0" w:space="0" w:color="auto"/>
        <w:bottom w:val="none" w:sz="0" w:space="0" w:color="auto"/>
        <w:right w:val="none" w:sz="0" w:space="0" w:color="auto"/>
      </w:divBdr>
    </w:div>
    <w:div w:id="395130966">
      <w:bodyDiv w:val="1"/>
      <w:marLeft w:val="0"/>
      <w:marRight w:val="0"/>
      <w:marTop w:val="0"/>
      <w:marBottom w:val="0"/>
      <w:divBdr>
        <w:top w:val="none" w:sz="0" w:space="0" w:color="auto"/>
        <w:left w:val="none" w:sz="0" w:space="0" w:color="auto"/>
        <w:bottom w:val="none" w:sz="0" w:space="0" w:color="auto"/>
        <w:right w:val="none" w:sz="0" w:space="0" w:color="auto"/>
      </w:divBdr>
    </w:div>
    <w:div w:id="399794836">
      <w:bodyDiv w:val="1"/>
      <w:marLeft w:val="0"/>
      <w:marRight w:val="0"/>
      <w:marTop w:val="0"/>
      <w:marBottom w:val="0"/>
      <w:divBdr>
        <w:top w:val="none" w:sz="0" w:space="0" w:color="auto"/>
        <w:left w:val="none" w:sz="0" w:space="0" w:color="auto"/>
        <w:bottom w:val="none" w:sz="0" w:space="0" w:color="auto"/>
        <w:right w:val="none" w:sz="0" w:space="0" w:color="auto"/>
      </w:divBdr>
    </w:div>
    <w:div w:id="402987832">
      <w:bodyDiv w:val="1"/>
      <w:marLeft w:val="0"/>
      <w:marRight w:val="0"/>
      <w:marTop w:val="0"/>
      <w:marBottom w:val="0"/>
      <w:divBdr>
        <w:top w:val="none" w:sz="0" w:space="0" w:color="auto"/>
        <w:left w:val="none" w:sz="0" w:space="0" w:color="auto"/>
        <w:bottom w:val="none" w:sz="0" w:space="0" w:color="auto"/>
        <w:right w:val="none" w:sz="0" w:space="0" w:color="auto"/>
      </w:divBdr>
    </w:div>
    <w:div w:id="403838831">
      <w:bodyDiv w:val="1"/>
      <w:marLeft w:val="0"/>
      <w:marRight w:val="0"/>
      <w:marTop w:val="0"/>
      <w:marBottom w:val="0"/>
      <w:divBdr>
        <w:top w:val="none" w:sz="0" w:space="0" w:color="auto"/>
        <w:left w:val="none" w:sz="0" w:space="0" w:color="auto"/>
        <w:bottom w:val="none" w:sz="0" w:space="0" w:color="auto"/>
        <w:right w:val="none" w:sz="0" w:space="0" w:color="auto"/>
      </w:divBdr>
    </w:div>
    <w:div w:id="403987004">
      <w:bodyDiv w:val="1"/>
      <w:marLeft w:val="0"/>
      <w:marRight w:val="0"/>
      <w:marTop w:val="0"/>
      <w:marBottom w:val="0"/>
      <w:divBdr>
        <w:top w:val="none" w:sz="0" w:space="0" w:color="auto"/>
        <w:left w:val="none" w:sz="0" w:space="0" w:color="auto"/>
        <w:bottom w:val="none" w:sz="0" w:space="0" w:color="auto"/>
        <w:right w:val="none" w:sz="0" w:space="0" w:color="auto"/>
      </w:divBdr>
    </w:div>
    <w:div w:id="408118474">
      <w:bodyDiv w:val="1"/>
      <w:marLeft w:val="0"/>
      <w:marRight w:val="0"/>
      <w:marTop w:val="0"/>
      <w:marBottom w:val="0"/>
      <w:divBdr>
        <w:top w:val="none" w:sz="0" w:space="0" w:color="auto"/>
        <w:left w:val="none" w:sz="0" w:space="0" w:color="auto"/>
        <w:bottom w:val="none" w:sz="0" w:space="0" w:color="auto"/>
        <w:right w:val="none" w:sz="0" w:space="0" w:color="auto"/>
      </w:divBdr>
    </w:div>
    <w:div w:id="419453795">
      <w:bodyDiv w:val="1"/>
      <w:marLeft w:val="0"/>
      <w:marRight w:val="0"/>
      <w:marTop w:val="0"/>
      <w:marBottom w:val="0"/>
      <w:divBdr>
        <w:top w:val="none" w:sz="0" w:space="0" w:color="auto"/>
        <w:left w:val="none" w:sz="0" w:space="0" w:color="auto"/>
        <w:bottom w:val="none" w:sz="0" w:space="0" w:color="auto"/>
        <w:right w:val="none" w:sz="0" w:space="0" w:color="auto"/>
      </w:divBdr>
    </w:div>
    <w:div w:id="441076086">
      <w:bodyDiv w:val="1"/>
      <w:marLeft w:val="0"/>
      <w:marRight w:val="0"/>
      <w:marTop w:val="0"/>
      <w:marBottom w:val="0"/>
      <w:divBdr>
        <w:top w:val="none" w:sz="0" w:space="0" w:color="auto"/>
        <w:left w:val="none" w:sz="0" w:space="0" w:color="auto"/>
        <w:bottom w:val="none" w:sz="0" w:space="0" w:color="auto"/>
        <w:right w:val="none" w:sz="0" w:space="0" w:color="auto"/>
      </w:divBdr>
    </w:div>
    <w:div w:id="446848015">
      <w:bodyDiv w:val="1"/>
      <w:marLeft w:val="0"/>
      <w:marRight w:val="0"/>
      <w:marTop w:val="0"/>
      <w:marBottom w:val="0"/>
      <w:divBdr>
        <w:top w:val="none" w:sz="0" w:space="0" w:color="auto"/>
        <w:left w:val="none" w:sz="0" w:space="0" w:color="auto"/>
        <w:bottom w:val="none" w:sz="0" w:space="0" w:color="auto"/>
        <w:right w:val="none" w:sz="0" w:space="0" w:color="auto"/>
      </w:divBdr>
    </w:div>
    <w:div w:id="446894228">
      <w:bodyDiv w:val="1"/>
      <w:marLeft w:val="0"/>
      <w:marRight w:val="0"/>
      <w:marTop w:val="0"/>
      <w:marBottom w:val="0"/>
      <w:divBdr>
        <w:top w:val="none" w:sz="0" w:space="0" w:color="auto"/>
        <w:left w:val="none" w:sz="0" w:space="0" w:color="auto"/>
        <w:bottom w:val="none" w:sz="0" w:space="0" w:color="auto"/>
        <w:right w:val="none" w:sz="0" w:space="0" w:color="auto"/>
      </w:divBdr>
    </w:div>
    <w:div w:id="453519809">
      <w:bodyDiv w:val="1"/>
      <w:marLeft w:val="0"/>
      <w:marRight w:val="0"/>
      <w:marTop w:val="0"/>
      <w:marBottom w:val="0"/>
      <w:divBdr>
        <w:top w:val="none" w:sz="0" w:space="0" w:color="auto"/>
        <w:left w:val="none" w:sz="0" w:space="0" w:color="auto"/>
        <w:bottom w:val="none" w:sz="0" w:space="0" w:color="auto"/>
        <w:right w:val="none" w:sz="0" w:space="0" w:color="auto"/>
      </w:divBdr>
    </w:div>
    <w:div w:id="461385217">
      <w:bodyDiv w:val="1"/>
      <w:marLeft w:val="0"/>
      <w:marRight w:val="0"/>
      <w:marTop w:val="0"/>
      <w:marBottom w:val="0"/>
      <w:divBdr>
        <w:top w:val="none" w:sz="0" w:space="0" w:color="auto"/>
        <w:left w:val="none" w:sz="0" w:space="0" w:color="auto"/>
        <w:bottom w:val="none" w:sz="0" w:space="0" w:color="auto"/>
        <w:right w:val="none" w:sz="0" w:space="0" w:color="auto"/>
      </w:divBdr>
    </w:div>
    <w:div w:id="480076889">
      <w:bodyDiv w:val="1"/>
      <w:marLeft w:val="0"/>
      <w:marRight w:val="0"/>
      <w:marTop w:val="0"/>
      <w:marBottom w:val="0"/>
      <w:divBdr>
        <w:top w:val="none" w:sz="0" w:space="0" w:color="auto"/>
        <w:left w:val="none" w:sz="0" w:space="0" w:color="auto"/>
        <w:bottom w:val="none" w:sz="0" w:space="0" w:color="auto"/>
        <w:right w:val="none" w:sz="0" w:space="0" w:color="auto"/>
      </w:divBdr>
    </w:div>
    <w:div w:id="481242848">
      <w:bodyDiv w:val="1"/>
      <w:marLeft w:val="0"/>
      <w:marRight w:val="0"/>
      <w:marTop w:val="0"/>
      <w:marBottom w:val="0"/>
      <w:divBdr>
        <w:top w:val="none" w:sz="0" w:space="0" w:color="auto"/>
        <w:left w:val="none" w:sz="0" w:space="0" w:color="auto"/>
        <w:bottom w:val="none" w:sz="0" w:space="0" w:color="auto"/>
        <w:right w:val="none" w:sz="0" w:space="0" w:color="auto"/>
      </w:divBdr>
    </w:div>
    <w:div w:id="483394402">
      <w:bodyDiv w:val="1"/>
      <w:marLeft w:val="0"/>
      <w:marRight w:val="0"/>
      <w:marTop w:val="0"/>
      <w:marBottom w:val="0"/>
      <w:divBdr>
        <w:top w:val="none" w:sz="0" w:space="0" w:color="auto"/>
        <w:left w:val="none" w:sz="0" w:space="0" w:color="auto"/>
        <w:bottom w:val="none" w:sz="0" w:space="0" w:color="auto"/>
        <w:right w:val="none" w:sz="0" w:space="0" w:color="auto"/>
      </w:divBdr>
    </w:div>
    <w:div w:id="488789648">
      <w:bodyDiv w:val="1"/>
      <w:marLeft w:val="0"/>
      <w:marRight w:val="0"/>
      <w:marTop w:val="0"/>
      <w:marBottom w:val="0"/>
      <w:divBdr>
        <w:top w:val="none" w:sz="0" w:space="0" w:color="auto"/>
        <w:left w:val="none" w:sz="0" w:space="0" w:color="auto"/>
        <w:bottom w:val="none" w:sz="0" w:space="0" w:color="auto"/>
        <w:right w:val="none" w:sz="0" w:space="0" w:color="auto"/>
      </w:divBdr>
    </w:div>
    <w:div w:id="501550990">
      <w:bodyDiv w:val="1"/>
      <w:marLeft w:val="0"/>
      <w:marRight w:val="0"/>
      <w:marTop w:val="0"/>
      <w:marBottom w:val="0"/>
      <w:divBdr>
        <w:top w:val="none" w:sz="0" w:space="0" w:color="auto"/>
        <w:left w:val="none" w:sz="0" w:space="0" w:color="auto"/>
        <w:bottom w:val="none" w:sz="0" w:space="0" w:color="auto"/>
        <w:right w:val="none" w:sz="0" w:space="0" w:color="auto"/>
      </w:divBdr>
    </w:div>
    <w:div w:id="507520180">
      <w:bodyDiv w:val="1"/>
      <w:marLeft w:val="0"/>
      <w:marRight w:val="0"/>
      <w:marTop w:val="0"/>
      <w:marBottom w:val="0"/>
      <w:divBdr>
        <w:top w:val="none" w:sz="0" w:space="0" w:color="auto"/>
        <w:left w:val="none" w:sz="0" w:space="0" w:color="auto"/>
        <w:bottom w:val="none" w:sz="0" w:space="0" w:color="auto"/>
        <w:right w:val="none" w:sz="0" w:space="0" w:color="auto"/>
      </w:divBdr>
    </w:div>
    <w:div w:id="514920647">
      <w:bodyDiv w:val="1"/>
      <w:marLeft w:val="0"/>
      <w:marRight w:val="0"/>
      <w:marTop w:val="0"/>
      <w:marBottom w:val="0"/>
      <w:divBdr>
        <w:top w:val="none" w:sz="0" w:space="0" w:color="auto"/>
        <w:left w:val="none" w:sz="0" w:space="0" w:color="auto"/>
        <w:bottom w:val="none" w:sz="0" w:space="0" w:color="auto"/>
        <w:right w:val="none" w:sz="0" w:space="0" w:color="auto"/>
      </w:divBdr>
    </w:div>
    <w:div w:id="528299798">
      <w:bodyDiv w:val="1"/>
      <w:marLeft w:val="0"/>
      <w:marRight w:val="0"/>
      <w:marTop w:val="0"/>
      <w:marBottom w:val="0"/>
      <w:divBdr>
        <w:top w:val="none" w:sz="0" w:space="0" w:color="auto"/>
        <w:left w:val="none" w:sz="0" w:space="0" w:color="auto"/>
        <w:bottom w:val="none" w:sz="0" w:space="0" w:color="auto"/>
        <w:right w:val="none" w:sz="0" w:space="0" w:color="auto"/>
      </w:divBdr>
    </w:div>
    <w:div w:id="564996768">
      <w:bodyDiv w:val="1"/>
      <w:marLeft w:val="0"/>
      <w:marRight w:val="0"/>
      <w:marTop w:val="0"/>
      <w:marBottom w:val="0"/>
      <w:divBdr>
        <w:top w:val="none" w:sz="0" w:space="0" w:color="auto"/>
        <w:left w:val="none" w:sz="0" w:space="0" w:color="auto"/>
        <w:bottom w:val="none" w:sz="0" w:space="0" w:color="auto"/>
        <w:right w:val="none" w:sz="0" w:space="0" w:color="auto"/>
      </w:divBdr>
    </w:div>
    <w:div w:id="569652291">
      <w:bodyDiv w:val="1"/>
      <w:marLeft w:val="0"/>
      <w:marRight w:val="0"/>
      <w:marTop w:val="0"/>
      <w:marBottom w:val="0"/>
      <w:divBdr>
        <w:top w:val="none" w:sz="0" w:space="0" w:color="auto"/>
        <w:left w:val="none" w:sz="0" w:space="0" w:color="auto"/>
        <w:bottom w:val="none" w:sz="0" w:space="0" w:color="auto"/>
        <w:right w:val="none" w:sz="0" w:space="0" w:color="auto"/>
      </w:divBdr>
    </w:div>
    <w:div w:id="589120605">
      <w:bodyDiv w:val="1"/>
      <w:marLeft w:val="0"/>
      <w:marRight w:val="0"/>
      <w:marTop w:val="0"/>
      <w:marBottom w:val="0"/>
      <w:divBdr>
        <w:top w:val="none" w:sz="0" w:space="0" w:color="auto"/>
        <w:left w:val="none" w:sz="0" w:space="0" w:color="auto"/>
        <w:bottom w:val="none" w:sz="0" w:space="0" w:color="auto"/>
        <w:right w:val="none" w:sz="0" w:space="0" w:color="auto"/>
      </w:divBdr>
    </w:div>
    <w:div w:id="589435048">
      <w:bodyDiv w:val="1"/>
      <w:marLeft w:val="0"/>
      <w:marRight w:val="0"/>
      <w:marTop w:val="0"/>
      <w:marBottom w:val="0"/>
      <w:divBdr>
        <w:top w:val="none" w:sz="0" w:space="0" w:color="auto"/>
        <w:left w:val="none" w:sz="0" w:space="0" w:color="auto"/>
        <w:bottom w:val="none" w:sz="0" w:space="0" w:color="auto"/>
        <w:right w:val="none" w:sz="0" w:space="0" w:color="auto"/>
      </w:divBdr>
    </w:div>
    <w:div w:id="589508829">
      <w:bodyDiv w:val="1"/>
      <w:marLeft w:val="0"/>
      <w:marRight w:val="0"/>
      <w:marTop w:val="0"/>
      <w:marBottom w:val="0"/>
      <w:divBdr>
        <w:top w:val="none" w:sz="0" w:space="0" w:color="auto"/>
        <w:left w:val="none" w:sz="0" w:space="0" w:color="auto"/>
        <w:bottom w:val="none" w:sz="0" w:space="0" w:color="auto"/>
        <w:right w:val="none" w:sz="0" w:space="0" w:color="auto"/>
      </w:divBdr>
    </w:div>
    <w:div w:id="594946170">
      <w:bodyDiv w:val="1"/>
      <w:marLeft w:val="0"/>
      <w:marRight w:val="0"/>
      <w:marTop w:val="0"/>
      <w:marBottom w:val="0"/>
      <w:divBdr>
        <w:top w:val="none" w:sz="0" w:space="0" w:color="auto"/>
        <w:left w:val="none" w:sz="0" w:space="0" w:color="auto"/>
        <w:bottom w:val="none" w:sz="0" w:space="0" w:color="auto"/>
        <w:right w:val="none" w:sz="0" w:space="0" w:color="auto"/>
      </w:divBdr>
    </w:div>
    <w:div w:id="622924449">
      <w:bodyDiv w:val="1"/>
      <w:marLeft w:val="0"/>
      <w:marRight w:val="0"/>
      <w:marTop w:val="0"/>
      <w:marBottom w:val="0"/>
      <w:divBdr>
        <w:top w:val="none" w:sz="0" w:space="0" w:color="auto"/>
        <w:left w:val="none" w:sz="0" w:space="0" w:color="auto"/>
        <w:bottom w:val="none" w:sz="0" w:space="0" w:color="auto"/>
        <w:right w:val="none" w:sz="0" w:space="0" w:color="auto"/>
      </w:divBdr>
    </w:div>
    <w:div w:id="641471745">
      <w:bodyDiv w:val="1"/>
      <w:marLeft w:val="0"/>
      <w:marRight w:val="0"/>
      <w:marTop w:val="0"/>
      <w:marBottom w:val="0"/>
      <w:divBdr>
        <w:top w:val="none" w:sz="0" w:space="0" w:color="auto"/>
        <w:left w:val="none" w:sz="0" w:space="0" w:color="auto"/>
        <w:bottom w:val="none" w:sz="0" w:space="0" w:color="auto"/>
        <w:right w:val="none" w:sz="0" w:space="0" w:color="auto"/>
      </w:divBdr>
    </w:div>
    <w:div w:id="644939790">
      <w:bodyDiv w:val="1"/>
      <w:marLeft w:val="0"/>
      <w:marRight w:val="0"/>
      <w:marTop w:val="0"/>
      <w:marBottom w:val="0"/>
      <w:divBdr>
        <w:top w:val="none" w:sz="0" w:space="0" w:color="auto"/>
        <w:left w:val="none" w:sz="0" w:space="0" w:color="auto"/>
        <w:bottom w:val="none" w:sz="0" w:space="0" w:color="auto"/>
        <w:right w:val="none" w:sz="0" w:space="0" w:color="auto"/>
      </w:divBdr>
    </w:div>
    <w:div w:id="652370921">
      <w:bodyDiv w:val="1"/>
      <w:marLeft w:val="0"/>
      <w:marRight w:val="0"/>
      <w:marTop w:val="0"/>
      <w:marBottom w:val="0"/>
      <w:divBdr>
        <w:top w:val="none" w:sz="0" w:space="0" w:color="auto"/>
        <w:left w:val="none" w:sz="0" w:space="0" w:color="auto"/>
        <w:bottom w:val="none" w:sz="0" w:space="0" w:color="auto"/>
        <w:right w:val="none" w:sz="0" w:space="0" w:color="auto"/>
      </w:divBdr>
    </w:div>
    <w:div w:id="653067276">
      <w:bodyDiv w:val="1"/>
      <w:marLeft w:val="0"/>
      <w:marRight w:val="0"/>
      <w:marTop w:val="0"/>
      <w:marBottom w:val="0"/>
      <w:divBdr>
        <w:top w:val="none" w:sz="0" w:space="0" w:color="auto"/>
        <w:left w:val="none" w:sz="0" w:space="0" w:color="auto"/>
        <w:bottom w:val="none" w:sz="0" w:space="0" w:color="auto"/>
        <w:right w:val="none" w:sz="0" w:space="0" w:color="auto"/>
      </w:divBdr>
    </w:div>
    <w:div w:id="658072036">
      <w:bodyDiv w:val="1"/>
      <w:marLeft w:val="0"/>
      <w:marRight w:val="0"/>
      <w:marTop w:val="0"/>
      <w:marBottom w:val="0"/>
      <w:divBdr>
        <w:top w:val="none" w:sz="0" w:space="0" w:color="auto"/>
        <w:left w:val="none" w:sz="0" w:space="0" w:color="auto"/>
        <w:bottom w:val="none" w:sz="0" w:space="0" w:color="auto"/>
        <w:right w:val="none" w:sz="0" w:space="0" w:color="auto"/>
      </w:divBdr>
    </w:div>
    <w:div w:id="672686473">
      <w:bodyDiv w:val="1"/>
      <w:marLeft w:val="0"/>
      <w:marRight w:val="0"/>
      <w:marTop w:val="0"/>
      <w:marBottom w:val="0"/>
      <w:divBdr>
        <w:top w:val="none" w:sz="0" w:space="0" w:color="auto"/>
        <w:left w:val="none" w:sz="0" w:space="0" w:color="auto"/>
        <w:bottom w:val="none" w:sz="0" w:space="0" w:color="auto"/>
        <w:right w:val="none" w:sz="0" w:space="0" w:color="auto"/>
      </w:divBdr>
    </w:div>
    <w:div w:id="677274464">
      <w:bodyDiv w:val="1"/>
      <w:marLeft w:val="0"/>
      <w:marRight w:val="0"/>
      <w:marTop w:val="0"/>
      <w:marBottom w:val="0"/>
      <w:divBdr>
        <w:top w:val="none" w:sz="0" w:space="0" w:color="auto"/>
        <w:left w:val="none" w:sz="0" w:space="0" w:color="auto"/>
        <w:bottom w:val="none" w:sz="0" w:space="0" w:color="auto"/>
        <w:right w:val="none" w:sz="0" w:space="0" w:color="auto"/>
      </w:divBdr>
    </w:div>
    <w:div w:id="688407072">
      <w:bodyDiv w:val="1"/>
      <w:marLeft w:val="0"/>
      <w:marRight w:val="0"/>
      <w:marTop w:val="0"/>
      <w:marBottom w:val="0"/>
      <w:divBdr>
        <w:top w:val="none" w:sz="0" w:space="0" w:color="auto"/>
        <w:left w:val="none" w:sz="0" w:space="0" w:color="auto"/>
        <w:bottom w:val="none" w:sz="0" w:space="0" w:color="auto"/>
        <w:right w:val="none" w:sz="0" w:space="0" w:color="auto"/>
      </w:divBdr>
    </w:div>
    <w:div w:id="690763834">
      <w:bodyDiv w:val="1"/>
      <w:marLeft w:val="0"/>
      <w:marRight w:val="0"/>
      <w:marTop w:val="0"/>
      <w:marBottom w:val="0"/>
      <w:divBdr>
        <w:top w:val="none" w:sz="0" w:space="0" w:color="auto"/>
        <w:left w:val="none" w:sz="0" w:space="0" w:color="auto"/>
        <w:bottom w:val="none" w:sz="0" w:space="0" w:color="auto"/>
        <w:right w:val="none" w:sz="0" w:space="0" w:color="auto"/>
      </w:divBdr>
    </w:div>
    <w:div w:id="701173645">
      <w:bodyDiv w:val="1"/>
      <w:marLeft w:val="0"/>
      <w:marRight w:val="0"/>
      <w:marTop w:val="0"/>
      <w:marBottom w:val="0"/>
      <w:divBdr>
        <w:top w:val="none" w:sz="0" w:space="0" w:color="auto"/>
        <w:left w:val="none" w:sz="0" w:space="0" w:color="auto"/>
        <w:bottom w:val="none" w:sz="0" w:space="0" w:color="auto"/>
        <w:right w:val="none" w:sz="0" w:space="0" w:color="auto"/>
      </w:divBdr>
    </w:div>
    <w:div w:id="702022865">
      <w:bodyDiv w:val="1"/>
      <w:marLeft w:val="0"/>
      <w:marRight w:val="0"/>
      <w:marTop w:val="0"/>
      <w:marBottom w:val="0"/>
      <w:divBdr>
        <w:top w:val="none" w:sz="0" w:space="0" w:color="auto"/>
        <w:left w:val="none" w:sz="0" w:space="0" w:color="auto"/>
        <w:bottom w:val="none" w:sz="0" w:space="0" w:color="auto"/>
        <w:right w:val="none" w:sz="0" w:space="0" w:color="auto"/>
      </w:divBdr>
      <w:divsChild>
        <w:div w:id="24445344">
          <w:blockQuote w:val="1"/>
          <w:marLeft w:val="720"/>
          <w:marRight w:val="720"/>
          <w:marTop w:val="100"/>
          <w:marBottom w:val="100"/>
          <w:divBdr>
            <w:top w:val="none" w:sz="0" w:space="0" w:color="auto"/>
            <w:left w:val="none" w:sz="0" w:space="0" w:color="auto"/>
            <w:bottom w:val="none" w:sz="0" w:space="0" w:color="auto"/>
            <w:right w:val="none" w:sz="0" w:space="0" w:color="auto"/>
          </w:divBdr>
        </w:div>
        <w:div w:id="925043097">
          <w:marLeft w:val="0"/>
          <w:marRight w:val="0"/>
          <w:marTop w:val="0"/>
          <w:marBottom w:val="0"/>
          <w:divBdr>
            <w:top w:val="none" w:sz="0" w:space="0" w:color="auto"/>
            <w:left w:val="none" w:sz="0" w:space="0" w:color="auto"/>
            <w:bottom w:val="none" w:sz="0" w:space="0" w:color="auto"/>
            <w:right w:val="none" w:sz="0" w:space="0" w:color="auto"/>
          </w:divBdr>
        </w:div>
      </w:divsChild>
    </w:div>
    <w:div w:id="706224777">
      <w:bodyDiv w:val="1"/>
      <w:marLeft w:val="0"/>
      <w:marRight w:val="0"/>
      <w:marTop w:val="0"/>
      <w:marBottom w:val="0"/>
      <w:divBdr>
        <w:top w:val="none" w:sz="0" w:space="0" w:color="auto"/>
        <w:left w:val="none" w:sz="0" w:space="0" w:color="auto"/>
        <w:bottom w:val="none" w:sz="0" w:space="0" w:color="auto"/>
        <w:right w:val="none" w:sz="0" w:space="0" w:color="auto"/>
      </w:divBdr>
    </w:div>
    <w:div w:id="723017680">
      <w:bodyDiv w:val="1"/>
      <w:marLeft w:val="0"/>
      <w:marRight w:val="0"/>
      <w:marTop w:val="0"/>
      <w:marBottom w:val="0"/>
      <w:divBdr>
        <w:top w:val="none" w:sz="0" w:space="0" w:color="auto"/>
        <w:left w:val="none" w:sz="0" w:space="0" w:color="auto"/>
        <w:bottom w:val="none" w:sz="0" w:space="0" w:color="auto"/>
        <w:right w:val="none" w:sz="0" w:space="0" w:color="auto"/>
      </w:divBdr>
    </w:div>
    <w:div w:id="726925790">
      <w:bodyDiv w:val="1"/>
      <w:marLeft w:val="0"/>
      <w:marRight w:val="0"/>
      <w:marTop w:val="0"/>
      <w:marBottom w:val="0"/>
      <w:divBdr>
        <w:top w:val="none" w:sz="0" w:space="0" w:color="auto"/>
        <w:left w:val="none" w:sz="0" w:space="0" w:color="auto"/>
        <w:bottom w:val="none" w:sz="0" w:space="0" w:color="auto"/>
        <w:right w:val="none" w:sz="0" w:space="0" w:color="auto"/>
      </w:divBdr>
    </w:div>
    <w:div w:id="735392412">
      <w:bodyDiv w:val="1"/>
      <w:marLeft w:val="0"/>
      <w:marRight w:val="0"/>
      <w:marTop w:val="0"/>
      <w:marBottom w:val="0"/>
      <w:divBdr>
        <w:top w:val="none" w:sz="0" w:space="0" w:color="auto"/>
        <w:left w:val="none" w:sz="0" w:space="0" w:color="auto"/>
        <w:bottom w:val="none" w:sz="0" w:space="0" w:color="auto"/>
        <w:right w:val="none" w:sz="0" w:space="0" w:color="auto"/>
      </w:divBdr>
    </w:div>
    <w:div w:id="740100628">
      <w:bodyDiv w:val="1"/>
      <w:marLeft w:val="0"/>
      <w:marRight w:val="0"/>
      <w:marTop w:val="0"/>
      <w:marBottom w:val="0"/>
      <w:divBdr>
        <w:top w:val="none" w:sz="0" w:space="0" w:color="auto"/>
        <w:left w:val="none" w:sz="0" w:space="0" w:color="auto"/>
        <w:bottom w:val="none" w:sz="0" w:space="0" w:color="auto"/>
        <w:right w:val="none" w:sz="0" w:space="0" w:color="auto"/>
      </w:divBdr>
    </w:div>
    <w:div w:id="740643290">
      <w:bodyDiv w:val="1"/>
      <w:marLeft w:val="0"/>
      <w:marRight w:val="0"/>
      <w:marTop w:val="0"/>
      <w:marBottom w:val="0"/>
      <w:divBdr>
        <w:top w:val="none" w:sz="0" w:space="0" w:color="auto"/>
        <w:left w:val="none" w:sz="0" w:space="0" w:color="auto"/>
        <w:bottom w:val="none" w:sz="0" w:space="0" w:color="auto"/>
        <w:right w:val="none" w:sz="0" w:space="0" w:color="auto"/>
      </w:divBdr>
      <w:divsChild>
        <w:div w:id="1139344188">
          <w:marLeft w:val="0"/>
          <w:marRight w:val="0"/>
          <w:marTop w:val="0"/>
          <w:marBottom w:val="0"/>
          <w:divBdr>
            <w:top w:val="none" w:sz="0" w:space="0" w:color="auto"/>
            <w:left w:val="none" w:sz="0" w:space="0" w:color="auto"/>
            <w:bottom w:val="none" w:sz="0" w:space="0" w:color="auto"/>
            <w:right w:val="none" w:sz="0" w:space="0" w:color="auto"/>
          </w:divBdr>
          <w:divsChild>
            <w:div w:id="1933120763">
              <w:marLeft w:val="0"/>
              <w:marRight w:val="0"/>
              <w:marTop w:val="0"/>
              <w:marBottom w:val="0"/>
              <w:divBdr>
                <w:top w:val="none" w:sz="0" w:space="0" w:color="auto"/>
                <w:left w:val="none" w:sz="0" w:space="0" w:color="auto"/>
                <w:bottom w:val="none" w:sz="0" w:space="0" w:color="auto"/>
                <w:right w:val="none" w:sz="0" w:space="0" w:color="auto"/>
              </w:divBdr>
            </w:div>
            <w:div w:id="1798063147">
              <w:marLeft w:val="0"/>
              <w:marRight w:val="0"/>
              <w:marTop w:val="0"/>
              <w:marBottom w:val="0"/>
              <w:divBdr>
                <w:top w:val="none" w:sz="0" w:space="0" w:color="auto"/>
                <w:left w:val="none" w:sz="0" w:space="0" w:color="auto"/>
                <w:bottom w:val="none" w:sz="0" w:space="0" w:color="auto"/>
                <w:right w:val="none" w:sz="0" w:space="0" w:color="auto"/>
              </w:divBdr>
            </w:div>
            <w:div w:id="1409883266">
              <w:marLeft w:val="0"/>
              <w:marRight w:val="0"/>
              <w:marTop w:val="0"/>
              <w:marBottom w:val="0"/>
              <w:divBdr>
                <w:top w:val="none" w:sz="0" w:space="0" w:color="auto"/>
                <w:left w:val="none" w:sz="0" w:space="0" w:color="auto"/>
                <w:bottom w:val="none" w:sz="0" w:space="0" w:color="auto"/>
                <w:right w:val="none" w:sz="0" w:space="0" w:color="auto"/>
              </w:divBdr>
            </w:div>
            <w:div w:id="935594981">
              <w:marLeft w:val="0"/>
              <w:marRight w:val="0"/>
              <w:marTop w:val="0"/>
              <w:marBottom w:val="0"/>
              <w:divBdr>
                <w:top w:val="none" w:sz="0" w:space="0" w:color="auto"/>
                <w:left w:val="none" w:sz="0" w:space="0" w:color="auto"/>
                <w:bottom w:val="none" w:sz="0" w:space="0" w:color="auto"/>
                <w:right w:val="none" w:sz="0" w:space="0" w:color="auto"/>
              </w:divBdr>
            </w:div>
            <w:div w:id="1475877158">
              <w:marLeft w:val="0"/>
              <w:marRight w:val="0"/>
              <w:marTop w:val="0"/>
              <w:marBottom w:val="0"/>
              <w:divBdr>
                <w:top w:val="none" w:sz="0" w:space="0" w:color="auto"/>
                <w:left w:val="none" w:sz="0" w:space="0" w:color="auto"/>
                <w:bottom w:val="none" w:sz="0" w:space="0" w:color="auto"/>
                <w:right w:val="none" w:sz="0" w:space="0" w:color="auto"/>
              </w:divBdr>
            </w:div>
            <w:div w:id="1711882163">
              <w:marLeft w:val="0"/>
              <w:marRight w:val="0"/>
              <w:marTop w:val="0"/>
              <w:marBottom w:val="0"/>
              <w:divBdr>
                <w:top w:val="none" w:sz="0" w:space="0" w:color="auto"/>
                <w:left w:val="none" w:sz="0" w:space="0" w:color="auto"/>
                <w:bottom w:val="none" w:sz="0" w:space="0" w:color="auto"/>
                <w:right w:val="none" w:sz="0" w:space="0" w:color="auto"/>
              </w:divBdr>
            </w:div>
            <w:div w:id="1222786954">
              <w:marLeft w:val="0"/>
              <w:marRight w:val="0"/>
              <w:marTop w:val="0"/>
              <w:marBottom w:val="0"/>
              <w:divBdr>
                <w:top w:val="none" w:sz="0" w:space="0" w:color="auto"/>
                <w:left w:val="none" w:sz="0" w:space="0" w:color="auto"/>
                <w:bottom w:val="none" w:sz="0" w:space="0" w:color="auto"/>
                <w:right w:val="none" w:sz="0" w:space="0" w:color="auto"/>
              </w:divBdr>
            </w:div>
            <w:div w:id="666590239">
              <w:marLeft w:val="0"/>
              <w:marRight w:val="0"/>
              <w:marTop w:val="0"/>
              <w:marBottom w:val="0"/>
              <w:divBdr>
                <w:top w:val="none" w:sz="0" w:space="0" w:color="auto"/>
                <w:left w:val="none" w:sz="0" w:space="0" w:color="auto"/>
                <w:bottom w:val="none" w:sz="0" w:space="0" w:color="auto"/>
                <w:right w:val="none" w:sz="0" w:space="0" w:color="auto"/>
              </w:divBdr>
            </w:div>
            <w:div w:id="596405101">
              <w:marLeft w:val="0"/>
              <w:marRight w:val="0"/>
              <w:marTop w:val="0"/>
              <w:marBottom w:val="0"/>
              <w:divBdr>
                <w:top w:val="none" w:sz="0" w:space="0" w:color="auto"/>
                <w:left w:val="none" w:sz="0" w:space="0" w:color="auto"/>
                <w:bottom w:val="none" w:sz="0" w:space="0" w:color="auto"/>
                <w:right w:val="none" w:sz="0" w:space="0" w:color="auto"/>
              </w:divBdr>
            </w:div>
            <w:div w:id="1576548617">
              <w:marLeft w:val="0"/>
              <w:marRight w:val="0"/>
              <w:marTop w:val="0"/>
              <w:marBottom w:val="0"/>
              <w:divBdr>
                <w:top w:val="none" w:sz="0" w:space="0" w:color="auto"/>
                <w:left w:val="none" w:sz="0" w:space="0" w:color="auto"/>
                <w:bottom w:val="none" w:sz="0" w:space="0" w:color="auto"/>
                <w:right w:val="none" w:sz="0" w:space="0" w:color="auto"/>
              </w:divBdr>
            </w:div>
            <w:div w:id="651176346">
              <w:marLeft w:val="0"/>
              <w:marRight w:val="0"/>
              <w:marTop w:val="0"/>
              <w:marBottom w:val="0"/>
              <w:divBdr>
                <w:top w:val="none" w:sz="0" w:space="0" w:color="auto"/>
                <w:left w:val="none" w:sz="0" w:space="0" w:color="auto"/>
                <w:bottom w:val="none" w:sz="0" w:space="0" w:color="auto"/>
                <w:right w:val="none" w:sz="0" w:space="0" w:color="auto"/>
              </w:divBdr>
            </w:div>
            <w:div w:id="99032104">
              <w:marLeft w:val="0"/>
              <w:marRight w:val="0"/>
              <w:marTop w:val="0"/>
              <w:marBottom w:val="0"/>
              <w:divBdr>
                <w:top w:val="none" w:sz="0" w:space="0" w:color="auto"/>
                <w:left w:val="none" w:sz="0" w:space="0" w:color="auto"/>
                <w:bottom w:val="none" w:sz="0" w:space="0" w:color="auto"/>
                <w:right w:val="none" w:sz="0" w:space="0" w:color="auto"/>
              </w:divBdr>
            </w:div>
            <w:div w:id="1045527630">
              <w:marLeft w:val="0"/>
              <w:marRight w:val="0"/>
              <w:marTop w:val="0"/>
              <w:marBottom w:val="0"/>
              <w:divBdr>
                <w:top w:val="none" w:sz="0" w:space="0" w:color="auto"/>
                <w:left w:val="none" w:sz="0" w:space="0" w:color="auto"/>
                <w:bottom w:val="none" w:sz="0" w:space="0" w:color="auto"/>
                <w:right w:val="none" w:sz="0" w:space="0" w:color="auto"/>
              </w:divBdr>
            </w:div>
            <w:div w:id="1998461048">
              <w:marLeft w:val="0"/>
              <w:marRight w:val="0"/>
              <w:marTop w:val="0"/>
              <w:marBottom w:val="0"/>
              <w:divBdr>
                <w:top w:val="none" w:sz="0" w:space="0" w:color="auto"/>
                <w:left w:val="none" w:sz="0" w:space="0" w:color="auto"/>
                <w:bottom w:val="none" w:sz="0" w:space="0" w:color="auto"/>
                <w:right w:val="none" w:sz="0" w:space="0" w:color="auto"/>
              </w:divBdr>
            </w:div>
            <w:div w:id="959530136">
              <w:marLeft w:val="0"/>
              <w:marRight w:val="0"/>
              <w:marTop w:val="0"/>
              <w:marBottom w:val="0"/>
              <w:divBdr>
                <w:top w:val="none" w:sz="0" w:space="0" w:color="auto"/>
                <w:left w:val="none" w:sz="0" w:space="0" w:color="auto"/>
                <w:bottom w:val="none" w:sz="0" w:space="0" w:color="auto"/>
                <w:right w:val="none" w:sz="0" w:space="0" w:color="auto"/>
              </w:divBdr>
            </w:div>
            <w:div w:id="364602385">
              <w:marLeft w:val="0"/>
              <w:marRight w:val="0"/>
              <w:marTop w:val="0"/>
              <w:marBottom w:val="0"/>
              <w:divBdr>
                <w:top w:val="none" w:sz="0" w:space="0" w:color="auto"/>
                <w:left w:val="none" w:sz="0" w:space="0" w:color="auto"/>
                <w:bottom w:val="none" w:sz="0" w:space="0" w:color="auto"/>
                <w:right w:val="none" w:sz="0" w:space="0" w:color="auto"/>
              </w:divBdr>
            </w:div>
            <w:div w:id="252513223">
              <w:marLeft w:val="0"/>
              <w:marRight w:val="0"/>
              <w:marTop w:val="0"/>
              <w:marBottom w:val="0"/>
              <w:divBdr>
                <w:top w:val="none" w:sz="0" w:space="0" w:color="auto"/>
                <w:left w:val="none" w:sz="0" w:space="0" w:color="auto"/>
                <w:bottom w:val="none" w:sz="0" w:space="0" w:color="auto"/>
                <w:right w:val="none" w:sz="0" w:space="0" w:color="auto"/>
              </w:divBdr>
            </w:div>
            <w:div w:id="1619146046">
              <w:marLeft w:val="0"/>
              <w:marRight w:val="0"/>
              <w:marTop w:val="0"/>
              <w:marBottom w:val="0"/>
              <w:divBdr>
                <w:top w:val="none" w:sz="0" w:space="0" w:color="auto"/>
                <w:left w:val="none" w:sz="0" w:space="0" w:color="auto"/>
                <w:bottom w:val="none" w:sz="0" w:space="0" w:color="auto"/>
                <w:right w:val="none" w:sz="0" w:space="0" w:color="auto"/>
              </w:divBdr>
            </w:div>
            <w:div w:id="837503969">
              <w:marLeft w:val="0"/>
              <w:marRight w:val="0"/>
              <w:marTop w:val="0"/>
              <w:marBottom w:val="0"/>
              <w:divBdr>
                <w:top w:val="none" w:sz="0" w:space="0" w:color="auto"/>
                <w:left w:val="none" w:sz="0" w:space="0" w:color="auto"/>
                <w:bottom w:val="none" w:sz="0" w:space="0" w:color="auto"/>
                <w:right w:val="none" w:sz="0" w:space="0" w:color="auto"/>
              </w:divBdr>
            </w:div>
            <w:div w:id="184098912">
              <w:marLeft w:val="0"/>
              <w:marRight w:val="0"/>
              <w:marTop w:val="0"/>
              <w:marBottom w:val="0"/>
              <w:divBdr>
                <w:top w:val="none" w:sz="0" w:space="0" w:color="auto"/>
                <w:left w:val="none" w:sz="0" w:space="0" w:color="auto"/>
                <w:bottom w:val="none" w:sz="0" w:space="0" w:color="auto"/>
                <w:right w:val="none" w:sz="0" w:space="0" w:color="auto"/>
              </w:divBdr>
            </w:div>
            <w:div w:id="422117597">
              <w:marLeft w:val="0"/>
              <w:marRight w:val="0"/>
              <w:marTop w:val="0"/>
              <w:marBottom w:val="0"/>
              <w:divBdr>
                <w:top w:val="none" w:sz="0" w:space="0" w:color="auto"/>
                <w:left w:val="none" w:sz="0" w:space="0" w:color="auto"/>
                <w:bottom w:val="none" w:sz="0" w:space="0" w:color="auto"/>
                <w:right w:val="none" w:sz="0" w:space="0" w:color="auto"/>
              </w:divBdr>
            </w:div>
            <w:div w:id="544414947">
              <w:marLeft w:val="0"/>
              <w:marRight w:val="0"/>
              <w:marTop w:val="0"/>
              <w:marBottom w:val="0"/>
              <w:divBdr>
                <w:top w:val="none" w:sz="0" w:space="0" w:color="auto"/>
                <w:left w:val="none" w:sz="0" w:space="0" w:color="auto"/>
                <w:bottom w:val="none" w:sz="0" w:space="0" w:color="auto"/>
                <w:right w:val="none" w:sz="0" w:space="0" w:color="auto"/>
              </w:divBdr>
            </w:div>
            <w:div w:id="1245527232">
              <w:marLeft w:val="0"/>
              <w:marRight w:val="0"/>
              <w:marTop w:val="0"/>
              <w:marBottom w:val="0"/>
              <w:divBdr>
                <w:top w:val="none" w:sz="0" w:space="0" w:color="auto"/>
                <w:left w:val="none" w:sz="0" w:space="0" w:color="auto"/>
                <w:bottom w:val="none" w:sz="0" w:space="0" w:color="auto"/>
                <w:right w:val="none" w:sz="0" w:space="0" w:color="auto"/>
              </w:divBdr>
            </w:div>
            <w:div w:id="485777699">
              <w:marLeft w:val="0"/>
              <w:marRight w:val="0"/>
              <w:marTop w:val="0"/>
              <w:marBottom w:val="0"/>
              <w:divBdr>
                <w:top w:val="none" w:sz="0" w:space="0" w:color="auto"/>
                <w:left w:val="none" w:sz="0" w:space="0" w:color="auto"/>
                <w:bottom w:val="none" w:sz="0" w:space="0" w:color="auto"/>
                <w:right w:val="none" w:sz="0" w:space="0" w:color="auto"/>
              </w:divBdr>
            </w:div>
            <w:div w:id="495148226">
              <w:marLeft w:val="0"/>
              <w:marRight w:val="0"/>
              <w:marTop w:val="0"/>
              <w:marBottom w:val="0"/>
              <w:divBdr>
                <w:top w:val="none" w:sz="0" w:space="0" w:color="auto"/>
                <w:left w:val="none" w:sz="0" w:space="0" w:color="auto"/>
                <w:bottom w:val="none" w:sz="0" w:space="0" w:color="auto"/>
                <w:right w:val="none" w:sz="0" w:space="0" w:color="auto"/>
              </w:divBdr>
            </w:div>
            <w:div w:id="527329696">
              <w:marLeft w:val="0"/>
              <w:marRight w:val="0"/>
              <w:marTop w:val="0"/>
              <w:marBottom w:val="0"/>
              <w:divBdr>
                <w:top w:val="none" w:sz="0" w:space="0" w:color="auto"/>
                <w:left w:val="none" w:sz="0" w:space="0" w:color="auto"/>
                <w:bottom w:val="none" w:sz="0" w:space="0" w:color="auto"/>
                <w:right w:val="none" w:sz="0" w:space="0" w:color="auto"/>
              </w:divBdr>
            </w:div>
            <w:div w:id="1012340113">
              <w:marLeft w:val="0"/>
              <w:marRight w:val="0"/>
              <w:marTop w:val="0"/>
              <w:marBottom w:val="0"/>
              <w:divBdr>
                <w:top w:val="none" w:sz="0" w:space="0" w:color="auto"/>
                <w:left w:val="none" w:sz="0" w:space="0" w:color="auto"/>
                <w:bottom w:val="none" w:sz="0" w:space="0" w:color="auto"/>
                <w:right w:val="none" w:sz="0" w:space="0" w:color="auto"/>
              </w:divBdr>
            </w:div>
            <w:div w:id="1751077514">
              <w:marLeft w:val="0"/>
              <w:marRight w:val="0"/>
              <w:marTop w:val="0"/>
              <w:marBottom w:val="0"/>
              <w:divBdr>
                <w:top w:val="none" w:sz="0" w:space="0" w:color="auto"/>
                <w:left w:val="none" w:sz="0" w:space="0" w:color="auto"/>
                <w:bottom w:val="none" w:sz="0" w:space="0" w:color="auto"/>
                <w:right w:val="none" w:sz="0" w:space="0" w:color="auto"/>
              </w:divBdr>
            </w:div>
            <w:div w:id="307167749">
              <w:marLeft w:val="0"/>
              <w:marRight w:val="0"/>
              <w:marTop w:val="0"/>
              <w:marBottom w:val="0"/>
              <w:divBdr>
                <w:top w:val="none" w:sz="0" w:space="0" w:color="auto"/>
                <w:left w:val="none" w:sz="0" w:space="0" w:color="auto"/>
                <w:bottom w:val="none" w:sz="0" w:space="0" w:color="auto"/>
                <w:right w:val="none" w:sz="0" w:space="0" w:color="auto"/>
              </w:divBdr>
            </w:div>
            <w:div w:id="2065592622">
              <w:marLeft w:val="0"/>
              <w:marRight w:val="0"/>
              <w:marTop w:val="0"/>
              <w:marBottom w:val="0"/>
              <w:divBdr>
                <w:top w:val="none" w:sz="0" w:space="0" w:color="auto"/>
                <w:left w:val="none" w:sz="0" w:space="0" w:color="auto"/>
                <w:bottom w:val="none" w:sz="0" w:space="0" w:color="auto"/>
                <w:right w:val="none" w:sz="0" w:space="0" w:color="auto"/>
              </w:divBdr>
            </w:div>
            <w:div w:id="657462221">
              <w:marLeft w:val="0"/>
              <w:marRight w:val="0"/>
              <w:marTop w:val="0"/>
              <w:marBottom w:val="0"/>
              <w:divBdr>
                <w:top w:val="none" w:sz="0" w:space="0" w:color="auto"/>
                <w:left w:val="none" w:sz="0" w:space="0" w:color="auto"/>
                <w:bottom w:val="none" w:sz="0" w:space="0" w:color="auto"/>
                <w:right w:val="none" w:sz="0" w:space="0" w:color="auto"/>
              </w:divBdr>
            </w:div>
            <w:div w:id="647899498">
              <w:marLeft w:val="0"/>
              <w:marRight w:val="0"/>
              <w:marTop w:val="0"/>
              <w:marBottom w:val="0"/>
              <w:divBdr>
                <w:top w:val="none" w:sz="0" w:space="0" w:color="auto"/>
                <w:left w:val="none" w:sz="0" w:space="0" w:color="auto"/>
                <w:bottom w:val="none" w:sz="0" w:space="0" w:color="auto"/>
                <w:right w:val="none" w:sz="0" w:space="0" w:color="auto"/>
              </w:divBdr>
            </w:div>
            <w:div w:id="1689989310">
              <w:marLeft w:val="0"/>
              <w:marRight w:val="0"/>
              <w:marTop w:val="0"/>
              <w:marBottom w:val="0"/>
              <w:divBdr>
                <w:top w:val="none" w:sz="0" w:space="0" w:color="auto"/>
                <w:left w:val="none" w:sz="0" w:space="0" w:color="auto"/>
                <w:bottom w:val="none" w:sz="0" w:space="0" w:color="auto"/>
                <w:right w:val="none" w:sz="0" w:space="0" w:color="auto"/>
              </w:divBdr>
            </w:div>
            <w:div w:id="1987931134">
              <w:marLeft w:val="0"/>
              <w:marRight w:val="0"/>
              <w:marTop w:val="0"/>
              <w:marBottom w:val="0"/>
              <w:divBdr>
                <w:top w:val="none" w:sz="0" w:space="0" w:color="auto"/>
                <w:left w:val="none" w:sz="0" w:space="0" w:color="auto"/>
                <w:bottom w:val="none" w:sz="0" w:space="0" w:color="auto"/>
                <w:right w:val="none" w:sz="0" w:space="0" w:color="auto"/>
              </w:divBdr>
            </w:div>
            <w:div w:id="334844711">
              <w:marLeft w:val="0"/>
              <w:marRight w:val="0"/>
              <w:marTop w:val="0"/>
              <w:marBottom w:val="0"/>
              <w:divBdr>
                <w:top w:val="none" w:sz="0" w:space="0" w:color="auto"/>
                <w:left w:val="none" w:sz="0" w:space="0" w:color="auto"/>
                <w:bottom w:val="none" w:sz="0" w:space="0" w:color="auto"/>
                <w:right w:val="none" w:sz="0" w:space="0" w:color="auto"/>
              </w:divBdr>
            </w:div>
            <w:div w:id="365566926">
              <w:marLeft w:val="0"/>
              <w:marRight w:val="0"/>
              <w:marTop w:val="0"/>
              <w:marBottom w:val="0"/>
              <w:divBdr>
                <w:top w:val="none" w:sz="0" w:space="0" w:color="auto"/>
                <w:left w:val="none" w:sz="0" w:space="0" w:color="auto"/>
                <w:bottom w:val="none" w:sz="0" w:space="0" w:color="auto"/>
                <w:right w:val="none" w:sz="0" w:space="0" w:color="auto"/>
              </w:divBdr>
            </w:div>
            <w:div w:id="952594738">
              <w:marLeft w:val="0"/>
              <w:marRight w:val="0"/>
              <w:marTop w:val="0"/>
              <w:marBottom w:val="0"/>
              <w:divBdr>
                <w:top w:val="none" w:sz="0" w:space="0" w:color="auto"/>
                <w:left w:val="none" w:sz="0" w:space="0" w:color="auto"/>
                <w:bottom w:val="none" w:sz="0" w:space="0" w:color="auto"/>
                <w:right w:val="none" w:sz="0" w:space="0" w:color="auto"/>
              </w:divBdr>
            </w:div>
            <w:div w:id="814642219">
              <w:marLeft w:val="0"/>
              <w:marRight w:val="0"/>
              <w:marTop w:val="0"/>
              <w:marBottom w:val="0"/>
              <w:divBdr>
                <w:top w:val="none" w:sz="0" w:space="0" w:color="auto"/>
                <w:left w:val="none" w:sz="0" w:space="0" w:color="auto"/>
                <w:bottom w:val="none" w:sz="0" w:space="0" w:color="auto"/>
                <w:right w:val="none" w:sz="0" w:space="0" w:color="auto"/>
              </w:divBdr>
            </w:div>
            <w:div w:id="1311861020">
              <w:marLeft w:val="0"/>
              <w:marRight w:val="0"/>
              <w:marTop w:val="0"/>
              <w:marBottom w:val="0"/>
              <w:divBdr>
                <w:top w:val="none" w:sz="0" w:space="0" w:color="auto"/>
                <w:left w:val="none" w:sz="0" w:space="0" w:color="auto"/>
                <w:bottom w:val="none" w:sz="0" w:space="0" w:color="auto"/>
                <w:right w:val="none" w:sz="0" w:space="0" w:color="auto"/>
              </w:divBdr>
            </w:div>
            <w:div w:id="1878006968">
              <w:marLeft w:val="0"/>
              <w:marRight w:val="0"/>
              <w:marTop w:val="0"/>
              <w:marBottom w:val="0"/>
              <w:divBdr>
                <w:top w:val="none" w:sz="0" w:space="0" w:color="auto"/>
                <w:left w:val="none" w:sz="0" w:space="0" w:color="auto"/>
                <w:bottom w:val="none" w:sz="0" w:space="0" w:color="auto"/>
                <w:right w:val="none" w:sz="0" w:space="0" w:color="auto"/>
              </w:divBdr>
            </w:div>
            <w:div w:id="1153566717">
              <w:marLeft w:val="0"/>
              <w:marRight w:val="0"/>
              <w:marTop w:val="0"/>
              <w:marBottom w:val="0"/>
              <w:divBdr>
                <w:top w:val="none" w:sz="0" w:space="0" w:color="auto"/>
                <w:left w:val="none" w:sz="0" w:space="0" w:color="auto"/>
                <w:bottom w:val="none" w:sz="0" w:space="0" w:color="auto"/>
                <w:right w:val="none" w:sz="0" w:space="0" w:color="auto"/>
              </w:divBdr>
            </w:div>
            <w:div w:id="2089033095">
              <w:marLeft w:val="0"/>
              <w:marRight w:val="0"/>
              <w:marTop w:val="0"/>
              <w:marBottom w:val="0"/>
              <w:divBdr>
                <w:top w:val="none" w:sz="0" w:space="0" w:color="auto"/>
                <w:left w:val="none" w:sz="0" w:space="0" w:color="auto"/>
                <w:bottom w:val="none" w:sz="0" w:space="0" w:color="auto"/>
                <w:right w:val="none" w:sz="0" w:space="0" w:color="auto"/>
              </w:divBdr>
            </w:div>
            <w:div w:id="1289319346">
              <w:marLeft w:val="0"/>
              <w:marRight w:val="0"/>
              <w:marTop w:val="0"/>
              <w:marBottom w:val="0"/>
              <w:divBdr>
                <w:top w:val="none" w:sz="0" w:space="0" w:color="auto"/>
                <w:left w:val="none" w:sz="0" w:space="0" w:color="auto"/>
                <w:bottom w:val="none" w:sz="0" w:space="0" w:color="auto"/>
                <w:right w:val="none" w:sz="0" w:space="0" w:color="auto"/>
              </w:divBdr>
            </w:div>
            <w:div w:id="714038477">
              <w:marLeft w:val="0"/>
              <w:marRight w:val="0"/>
              <w:marTop w:val="0"/>
              <w:marBottom w:val="0"/>
              <w:divBdr>
                <w:top w:val="none" w:sz="0" w:space="0" w:color="auto"/>
                <w:left w:val="none" w:sz="0" w:space="0" w:color="auto"/>
                <w:bottom w:val="none" w:sz="0" w:space="0" w:color="auto"/>
                <w:right w:val="none" w:sz="0" w:space="0" w:color="auto"/>
              </w:divBdr>
            </w:div>
            <w:div w:id="1173641226">
              <w:marLeft w:val="0"/>
              <w:marRight w:val="0"/>
              <w:marTop w:val="0"/>
              <w:marBottom w:val="0"/>
              <w:divBdr>
                <w:top w:val="none" w:sz="0" w:space="0" w:color="auto"/>
                <w:left w:val="none" w:sz="0" w:space="0" w:color="auto"/>
                <w:bottom w:val="none" w:sz="0" w:space="0" w:color="auto"/>
                <w:right w:val="none" w:sz="0" w:space="0" w:color="auto"/>
              </w:divBdr>
            </w:div>
            <w:div w:id="164906098">
              <w:marLeft w:val="0"/>
              <w:marRight w:val="0"/>
              <w:marTop w:val="0"/>
              <w:marBottom w:val="0"/>
              <w:divBdr>
                <w:top w:val="none" w:sz="0" w:space="0" w:color="auto"/>
                <w:left w:val="none" w:sz="0" w:space="0" w:color="auto"/>
                <w:bottom w:val="none" w:sz="0" w:space="0" w:color="auto"/>
                <w:right w:val="none" w:sz="0" w:space="0" w:color="auto"/>
              </w:divBdr>
            </w:div>
            <w:div w:id="1786776485">
              <w:marLeft w:val="0"/>
              <w:marRight w:val="0"/>
              <w:marTop w:val="0"/>
              <w:marBottom w:val="0"/>
              <w:divBdr>
                <w:top w:val="none" w:sz="0" w:space="0" w:color="auto"/>
                <w:left w:val="none" w:sz="0" w:space="0" w:color="auto"/>
                <w:bottom w:val="none" w:sz="0" w:space="0" w:color="auto"/>
                <w:right w:val="none" w:sz="0" w:space="0" w:color="auto"/>
              </w:divBdr>
            </w:div>
            <w:div w:id="1371422155">
              <w:marLeft w:val="0"/>
              <w:marRight w:val="0"/>
              <w:marTop w:val="0"/>
              <w:marBottom w:val="0"/>
              <w:divBdr>
                <w:top w:val="none" w:sz="0" w:space="0" w:color="auto"/>
                <w:left w:val="none" w:sz="0" w:space="0" w:color="auto"/>
                <w:bottom w:val="none" w:sz="0" w:space="0" w:color="auto"/>
                <w:right w:val="none" w:sz="0" w:space="0" w:color="auto"/>
              </w:divBdr>
            </w:div>
            <w:div w:id="595526215">
              <w:marLeft w:val="0"/>
              <w:marRight w:val="0"/>
              <w:marTop w:val="0"/>
              <w:marBottom w:val="0"/>
              <w:divBdr>
                <w:top w:val="none" w:sz="0" w:space="0" w:color="auto"/>
                <w:left w:val="none" w:sz="0" w:space="0" w:color="auto"/>
                <w:bottom w:val="none" w:sz="0" w:space="0" w:color="auto"/>
                <w:right w:val="none" w:sz="0" w:space="0" w:color="auto"/>
              </w:divBdr>
            </w:div>
            <w:div w:id="1604878105">
              <w:marLeft w:val="0"/>
              <w:marRight w:val="0"/>
              <w:marTop w:val="0"/>
              <w:marBottom w:val="0"/>
              <w:divBdr>
                <w:top w:val="none" w:sz="0" w:space="0" w:color="auto"/>
                <w:left w:val="none" w:sz="0" w:space="0" w:color="auto"/>
                <w:bottom w:val="none" w:sz="0" w:space="0" w:color="auto"/>
                <w:right w:val="none" w:sz="0" w:space="0" w:color="auto"/>
              </w:divBdr>
            </w:div>
            <w:div w:id="347948624">
              <w:marLeft w:val="0"/>
              <w:marRight w:val="0"/>
              <w:marTop w:val="0"/>
              <w:marBottom w:val="0"/>
              <w:divBdr>
                <w:top w:val="none" w:sz="0" w:space="0" w:color="auto"/>
                <w:left w:val="none" w:sz="0" w:space="0" w:color="auto"/>
                <w:bottom w:val="none" w:sz="0" w:space="0" w:color="auto"/>
                <w:right w:val="none" w:sz="0" w:space="0" w:color="auto"/>
              </w:divBdr>
            </w:div>
            <w:div w:id="100345046">
              <w:marLeft w:val="0"/>
              <w:marRight w:val="0"/>
              <w:marTop w:val="0"/>
              <w:marBottom w:val="0"/>
              <w:divBdr>
                <w:top w:val="none" w:sz="0" w:space="0" w:color="auto"/>
                <w:left w:val="none" w:sz="0" w:space="0" w:color="auto"/>
                <w:bottom w:val="none" w:sz="0" w:space="0" w:color="auto"/>
                <w:right w:val="none" w:sz="0" w:space="0" w:color="auto"/>
              </w:divBdr>
            </w:div>
            <w:div w:id="881018943">
              <w:marLeft w:val="0"/>
              <w:marRight w:val="0"/>
              <w:marTop w:val="0"/>
              <w:marBottom w:val="0"/>
              <w:divBdr>
                <w:top w:val="none" w:sz="0" w:space="0" w:color="auto"/>
                <w:left w:val="none" w:sz="0" w:space="0" w:color="auto"/>
                <w:bottom w:val="none" w:sz="0" w:space="0" w:color="auto"/>
                <w:right w:val="none" w:sz="0" w:space="0" w:color="auto"/>
              </w:divBdr>
            </w:div>
            <w:div w:id="700978095">
              <w:marLeft w:val="0"/>
              <w:marRight w:val="0"/>
              <w:marTop w:val="0"/>
              <w:marBottom w:val="0"/>
              <w:divBdr>
                <w:top w:val="none" w:sz="0" w:space="0" w:color="auto"/>
                <w:left w:val="none" w:sz="0" w:space="0" w:color="auto"/>
                <w:bottom w:val="none" w:sz="0" w:space="0" w:color="auto"/>
                <w:right w:val="none" w:sz="0" w:space="0" w:color="auto"/>
              </w:divBdr>
            </w:div>
            <w:div w:id="1072388534">
              <w:marLeft w:val="0"/>
              <w:marRight w:val="0"/>
              <w:marTop w:val="0"/>
              <w:marBottom w:val="0"/>
              <w:divBdr>
                <w:top w:val="none" w:sz="0" w:space="0" w:color="auto"/>
                <w:left w:val="none" w:sz="0" w:space="0" w:color="auto"/>
                <w:bottom w:val="none" w:sz="0" w:space="0" w:color="auto"/>
                <w:right w:val="none" w:sz="0" w:space="0" w:color="auto"/>
              </w:divBdr>
            </w:div>
            <w:div w:id="899947357">
              <w:marLeft w:val="0"/>
              <w:marRight w:val="0"/>
              <w:marTop w:val="0"/>
              <w:marBottom w:val="0"/>
              <w:divBdr>
                <w:top w:val="none" w:sz="0" w:space="0" w:color="auto"/>
                <w:left w:val="none" w:sz="0" w:space="0" w:color="auto"/>
                <w:bottom w:val="none" w:sz="0" w:space="0" w:color="auto"/>
                <w:right w:val="none" w:sz="0" w:space="0" w:color="auto"/>
              </w:divBdr>
            </w:div>
            <w:div w:id="1043560921">
              <w:marLeft w:val="0"/>
              <w:marRight w:val="0"/>
              <w:marTop w:val="0"/>
              <w:marBottom w:val="0"/>
              <w:divBdr>
                <w:top w:val="none" w:sz="0" w:space="0" w:color="auto"/>
                <w:left w:val="none" w:sz="0" w:space="0" w:color="auto"/>
                <w:bottom w:val="none" w:sz="0" w:space="0" w:color="auto"/>
                <w:right w:val="none" w:sz="0" w:space="0" w:color="auto"/>
              </w:divBdr>
            </w:div>
            <w:div w:id="384524993">
              <w:marLeft w:val="0"/>
              <w:marRight w:val="0"/>
              <w:marTop w:val="0"/>
              <w:marBottom w:val="0"/>
              <w:divBdr>
                <w:top w:val="none" w:sz="0" w:space="0" w:color="auto"/>
                <w:left w:val="none" w:sz="0" w:space="0" w:color="auto"/>
                <w:bottom w:val="none" w:sz="0" w:space="0" w:color="auto"/>
                <w:right w:val="none" w:sz="0" w:space="0" w:color="auto"/>
              </w:divBdr>
            </w:div>
            <w:div w:id="987594630">
              <w:marLeft w:val="0"/>
              <w:marRight w:val="0"/>
              <w:marTop w:val="0"/>
              <w:marBottom w:val="0"/>
              <w:divBdr>
                <w:top w:val="none" w:sz="0" w:space="0" w:color="auto"/>
                <w:left w:val="none" w:sz="0" w:space="0" w:color="auto"/>
                <w:bottom w:val="none" w:sz="0" w:space="0" w:color="auto"/>
                <w:right w:val="none" w:sz="0" w:space="0" w:color="auto"/>
              </w:divBdr>
            </w:div>
            <w:div w:id="1752654335">
              <w:marLeft w:val="0"/>
              <w:marRight w:val="0"/>
              <w:marTop w:val="0"/>
              <w:marBottom w:val="0"/>
              <w:divBdr>
                <w:top w:val="none" w:sz="0" w:space="0" w:color="auto"/>
                <w:left w:val="none" w:sz="0" w:space="0" w:color="auto"/>
                <w:bottom w:val="none" w:sz="0" w:space="0" w:color="auto"/>
                <w:right w:val="none" w:sz="0" w:space="0" w:color="auto"/>
              </w:divBdr>
            </w:div>
            <w:div w:id="679550999">
              <w:marLeft w:val="0"/>
              <w:marRight w:val="0"/>
              <w:marTop w:val="0"/>
              <w:marBottom w:val="0"/>
              <w:divBdr>
                <w:top w:val="none" w:sz="0" w:space="0" w:color="auto"/>
                <w:left w:val="none" w:sz="0" w:space="0" w:color="auto"/>
                <w:bottom w:val="none" w:sz="0" w:space="0" w:color="auto"/>
                <w:right w:val="none" w:sz="0" w:space="0" w:color="auto"/>
              </w:divBdr>
            </w:div>
            <w:div w:id="650603822">
              <w:marLeft w:val="0"/>
              <w:marRight w:val="0"/>
              <w:marTop w:val="0"/>
              <w:marBottom w:val="0"/>
              <w:divBdr>
                <w:top w:val="none" w:sz="0" w:space="0" w:color="auto"/>
                <w:left w:val="none" w:sz="0" w:space="0" w:color="auto"/>
                <w:bottom w:val="none" w:sz="0" w:space="0" w:color="auto"/>
                <w:right w:val="none" w:sz="0" w:space="0" w:color="auto"/>
              </w:divBdr>
            </w:div>
            <w:div w:id="582570345">
              <w:marLeft w:val="0"/>
              <w:marRight w:val="0"/>
              <w:marTop w:val="0"/>
              <w:marBottom w:val="0"/>
              <w:divBdr>
                <w:top w:val="none" w:sz="0" w:space="0" w:color="auto"/>
                <w:left w:val="none" w:sz="0" w:space="0" w:color="auto"/>
                <w:bottom w:val="none" w:sz="0" w:space="0" w:color="auto"/>
                <w:right w:val="none" w:sz="0" w:space="0" w:color="auto"/>
              </w:divBdr>
            </w:div>
            <w:div w:id="1381441126">
              <w:marLeft w:val="0"/>
              <w:marRight w:val="0"/>
              <w:marTop w:val="0"/>
              <w:marBottom w:val="0"/>
              <w:divBdr>
                <w:top w:val="none" w:sz="0" w:space="0" w:color="auto"/>
                <w:left w:val="none" w:sz="0" w:space="0" w:color="auto"/>
                <w:bottom w:val="none" w:sz="0" w:space="0" w:color="auto"/>
                <w:right w:val="none" w:sz="0" w:space="0" w:color="auto"/>
              </w:divBdr>
            </w:div>
            <w:div w:id="1089352203">
              <w:marLeft w:val="0"/>
              <w:marRight w:val="0"/>
              <w:marTop w:val="0"/>
              <w:marBottom w:val="0"/>
              <w:divBdr>
                <w:top w:val="none" w:sz="0" w:space="0" w:color="auto"/>
                <w:left w:val="none" w:sz="0" w:space="0" w:color="auto"/>
                <w:bottom w:val="none" w:sz="0" w:space="0" w:color="auto"/>
                <w:right w:val="none" w:sz="0" w:space="0" w:color="auto"/>
              </w:divBdr>
            </w:div>
            <w:div w:id="1697658924">
              <w:marLeft w:val="0"/>
              <w:marRight w:val="0"/>
              <w:marTop w:val="0"/>
              <w:marBottom w:val="0"/>
              <w:divBdr>
                <w:top w:val="none" w:sz="0" w:space="0" w:color="auto"/>
                <w:left w:val="none" w:sz="0" w:space="0" w:color="auto"/>
                <w:bottom w:val="none" w:sz="0" w:space="0" w:color="auto"/>
                <w:right w:val="none" w:sz="0" w:space="0" w:color="auto"/>
              </w:divBdr>
            </w:div>
            <w:div w:id="2069108704">
              <w:marLeft w:val="0"/>
              <w:marRight w:val="0"/>
              <w:marTop w:val="0"/>
              <w:marBottom w:val="0"/>
              <w:divBdr>
                <w:top w:val="none" w:sz="0" w:space="0" w:color="auto"/>
                <w:left w:val="none" w:sz="0" w:space="0" w:color="auto"/>
                <w:bottom w:val="none" w:sz="0" w:space="0" w:color="auto"/>
                <w:right w:val="none" w:sz="0" w:space="0" w:color="auto"/>
              </w:divBdr>
            </w:div>
            <w:div w:id="2096123119">
              <w:marLeft w:val="0"/>
              <w:marRight w:val="0"/>
              <w:marTop w:val="0"/>
              <w:marBottom w:val="0"/>
              <w:divBdr>
                <w:top w:val="none" w:sz="0" w:space="0" w:color="auto"/>
                <w:left w:val="none" w:sz="0" w:space="0" w:color="auto"/>
                <w:bottom w:val="none" w:sz="0" w:space="0" w:color="auto"/>
                <w:right w:val="none" w:sz="0" w:space="0" w:color="auto"/>
              </w:divBdr>
            </w:div>
            <w:div w:id="9524855">
              <w:marLeft w:val="0"/>
              <w:marRight w:val="0"/>
              <w:marTop w:val="0"/>
              <w:marBottom w:val="0"/>
              <w:divBdr>
                <w:top w:val="none" w:sz="0" w:space="0" w:color="auto"/>
                <w:left w:val="none" w:sz="0" w:space="0" w:color="auto"/>
                <w:bottom w:val="none" w:sz="0" w:space="0" w:color="auto"/>
                <w:right w:val="none" w:sz="0" w:space="0" w:color="auto"/>
              </w:divBdr>
            </w:div>
            <w:div w:id="1044715267">
              <w:marLeft w:val="0"/>
              <w:marRight w:val="0"/>
              <w:marTop w:val="0"/>
              <w:marBottom w:val="0"/>
              <w:divBdr>
                <w:top w:val="none" w:sz="0" w:space="0" w:color="auto"/>
                <w:left w:val="none" w:sz="0" w:space="0" w:color="auto"/>
                <w:bottom w:val="none" w:sz="0" w:space="0" w:color="auto"/>
                <w:right w:val="none" w:sz="0" w:space="0" w:color="auto"/>
              </w:divBdr>
            </w:div>
            <w:div w:id="1776054006">
              <w:marLeft w:val="0"/>
              <w:marRight w:val="0"/>
              <w:marTop w:val="0"/>
              <w:marBottom w:val="0"/>
              <w:divBdr>
                <w:top w:val="none" w:sz="0" w:space="0" w:color="auto"/>
                <w:left w:val="none" w:sz="0" w:space="0" w:color="auto"/>
                <w:bottom w:val="none" w:sz="0" w:space="0" w:color="auto"/>
                <w:right w:val="none" w:sz="0" w:space="0" w:color="auto"/>
              </w:divBdr>
            </w:div>
            <w:div w:id="1807893016">
              <w:marLeft w:val="0"/>
              <w:marRight w:val="0"/>
              <w:marTop w:val="0"/>
              <w:marBottom w:val="0"/>
              <w:divBdr>
                <w:top w:val="none" w:sz="0" w:space="0" w:color="auto"/>
                <w:left w:val="none" w:sz="0" w:space="0" w:color="auto"/>
                <w:bottom w:val="none" w:sz="0" w:space="0" w:color="auto"/>
                <w:right w:val="none" w:sz="0" w:space="0" w:color="auto"/>
              </w:divBdr>
            </w:div>
            <w:div w:id="594940984">
              <w:marLeft w:val="0"/>
              <w:marRight w:val="0"/>
              <w:marTop w:val="0"/>
              <w:marBottom w:val="0"/>
              <w:divBdr>
                <w:top w:val="none" w:sz="0" w:space="0" w:color="auto"/>
                <w:left w:val="none" w:sz="0" w:space="0" w:color="auto"/>
                <w:bottom w:val="none" w:sz="0" w:space="0" w:color="auto"/>
                <w:right w:val="none" w:sz="0" w:space="0" w:color="auto"/>
              </w:divBdr>
            </w:div>
            <w:div w:id="1224682804">
              <w:marLeft w:val="0"/>
              <w:marRight w:val="0"/>
              <w:marTop w:val="0"/>
              <w:marBottom w:val="0"/>
              <w:divBdr>
                <w:top w:val="none" w:sz="0" w:space="0" w:color="auto"/>
                <w:left w:val="none" w:sz="0" w:space="0" w:color="auto"/>
                <w:bottom w:val="none" w:sz="0" w:space="0" w:color="auto"/>
                <w:right w:val="none" w:sz="0" w:space="0" w:color="auto"/>
              </w:divBdr>
            </w:div>
            <w:div w:id="713506224">
              <w:marLeft w:val="0"/>
              <w:marRight w:val="0"/>
              <w:marTop w:val="0"/>
              <w:marBottom w:val="0"/>
              <w:divBdr>
                <w:top w:val="none" w:sz="0" w:space="0" w:color="auto"/>
                <w:left w:val="none" w:sz="0" w:space="0" w:color="auto"/>
                <w:bottom w:val="none" w:sz="0" w:space="0" w:color="auto"/>
                <w:right w:val="none" w:sz="0" w:space="0" w:color="auto"/>
              </w:divBdr>
            </w:div>
            <w:div w:id="586420586">
              <w:marLeft w:val="0"/>
              <w:marRight w:val="0"/>
              <w:marTop w:val="0"/>
              <w:marBottom w:val="0"/>
              <w:divBdr>
                <w:top w:val="none" w:sz="0" w:space="0" w:color="auto"/>
                <w:left w:val="none" w:sz="0" w:space="0" w:color="auto"/>
                <w:bottom w:val="none" w:sz="0" w:space="0" w:color="auto"/>
                <w:right w:val="none" w:sz="0" w:space="0" w:color="auto"/>
              </w:divBdr>
            </w:div>
            <w:div w:id="214779675">
              <w:marLeft w:val="0"/>
              <w:marRight w:val="0"/>
              <w:marTop w:val="0"/>
              <w:marBottom w:val="0"/>
              <w:divBdr>
                <w:top w:val="none" w:sz="0" w:space="0" w:color="auto"/>
                <w:left w:val="none" w:sz="0" w:space="0" w:color="auto"/>
                <w:bottom w:val="none" w:sz="0" w:space="0" w:color="auto"/>
                <w:right w:val="none" w:sz="0" w:space="0" w:color="auto"/>
              </w:divBdr>
            </w:div>
            <w:div w:id="1706982570">
              <w:marLeft w:val="0"/>
              <w:marRight w:val="0"/>
              <w:marTop w:val="0"/>
              <w:marBottom w:val="0"/>
              <w:divBdr>
                <w:top w:val="none" w:sz="0" w:space="0" w:color="auto"/>
                <w:left w:val="none" w:sz="0" w:space="0" w:color="auto"/>
                <w:bottom w:val="none" w:sz="0" w:space="0" w:color="auto"/>
                <w:right w:val="none" w:sz="0" w:space="0" w:color="auto"/>
              </w:divBdr>
            </w:div>
            <w:div w:id="807361738">
              <w:marLeft w:val="0"/>
              <w:marRight w:val="0"/>
              <w:marTop w:val="0"/>
              <w:marBottom w:val="0"/>
              <w:divBdr>
                <w:top w:val="none" w:sz="0" w:space="0" w:color="auto"/>
                <w:left w:val="none" w:sz="0" w:space="0" w:color="auto"/>
                <w:bottom w:val="none" w:sz="0" w:space="0" w:color="auto"/>
                <w:right w:val="none" w:sz="0" w:space="0" w:color="auto"/>
              </w:divBdr>
            </w:div>
            <w:div w:id="1739479715">
              <w:marLeft w:val="0"/>
              <w:marRight w:val="0"/>
              <w:marTop w:val="0"/>
              <w:marBottom w:val="0"/>
              <w:divBdr>
                <w:top w:val="none" w:sz="0" w:space="0" w:color="auto"/>
                <w:left w:val="none" w:sz="0" w:space="0" w:color="auto"/>
                <w:bottom w:val="none" w:sz="0" w:space="0" w:color="auto"/>
                <w:right w:val="none" w:sz="0" w:space="0" w:color="auto"/>
              </w:divBdr>
            </w:div>
            <w:div w:id="964191292">
              <w:marLeft w:val="0"/>
              <w:marRight w:val="0"/>
              <w:marTop w:val="0"/>
              <w:marBottom w:val="0"/>
              <w:divBdr>
                <w:top w:val="none" w:sz="0" w:space="0" w:color="auto"/>
                <w:left w:val="none" w:sz="0" w:space="0" w:color="auto"/>
                <w:bottom w:val="none" w:sz="0" w:space="0" w:color="auto"/>
                <w:right w:val="none" w:sz="0" w:space="0" w:color="auto"/>
              </w:divBdr>
            </w:div>
            <w:div w:id="2137946310">
              <w:marLeft w:val="0"/>
              <w:marRight w:val="0"/>
              <w:marTop w:val="0"/>
              <w:marBottom w:val="0"/>
              <w:divBdr>
                <w:top w:val="none" w:sz="0" w:space="0" w:color="auto"/>
                <w:left w:val="none" w:sz="0" w:space="0" w:color="auto"/>
                <w:bottom w:val="none" w:sz="0" w:space="0" w:color="auto"/>
                <w:right w:val="none" w:sz="0" w:space="0" w:color="auto"/>
              </w:divBdr>
            </w:div>
            <w:div w:id="2143303299">
              <w:marLeft w:val="0"/>
              <w:marRight w:val="0"/>
              <w:marTop w:val="0"/>
              <w:marBottom w:val="0"/>
              <w:divBdr>
                <w:top w:val="none" w:sz="0" w:space="0" w:color="auto"/>
                <w:left w:val="none" w:sz="0" w:space="0" w:color="auto"/>
                <w:bottom w:val="none" w:sz="0" w:space="0" w:color="auto"/>
                <w:right w:val="none" w:sz="0" w:space="0" w:color="auto"/>
              </w:divBdr>
            </w:div>
            <w:div w:id="1653827581">
              <w:marLeft w:val="0"/>
              <w:marRight w:val="0"/>
              <w:marTop w:val="0"/>
              <w:marBottom w:val="0"/>
              <w:divBdr>
                <w:top w:val="none" w:sz="0" w:space="0" w:color="auto"/>
                <w:left w:val="none" w:sz="0" w:space="0" w:color="auto"/>
                <w:bottom w:val="none" w:sz="0" w:space="0" w:color="auto"/>
                <w:right w:val="none" w:sz="0" w:space="0" w:color="auto"/>
              </w:divBdr>
            </w:div>
            <w:div w:id="2140684637">
              <w:marLeft w:val="0"/>
              <w:marRight w:val="0"/>
              <w:marTop w:val="0"/>
              <w:marBottom w:val="0"/>
              <w:divBdr>
                <w:top w:val="none" w:sz="0" w:space="0" w:color="auto"/>
                <w:left w:val="none" w:sz="0" w:space="0" w:color="auto"/>
                <w:bottom w:val="none" w:sz="0" w:space="0" w:color="auto"/>
                <w:right w:val="none" w:sz="0" w:space="0" w:color="auto"/>
              </w:divBdr>
            </w:div>
            <w:div w:id="974600821">
              <w:marLeft w:val="0"/>
              <w:marRight w:val="0"/>
              <w:marTop w:val="0"/>
              <w:marBottom w:val="0"/>
              <w:divBdr>
                <w:top w:val="none" w:sz="0" w:space="0" w:color="auto"/>
                <w:left w:val="none" w:sz="0" w:space="0" w:color="auto"/>
                <w:bottom w:val="none" w:sz="0" w:space="0" w:color="auto"/>
                <w:right w:val="none" w:sz="0" w:space="0" w:color="auto"/>
              </w:divBdr>
            </w:div>
            <w:div w:id="1104225184">
              <w:marLeft w:val="0"/>
              <w:marRight w:val="0"/>
              <w:marTop w:val="0"/>
              <w:marBottom w:val="0"/>
              <w:divBdr>
                <w:top w:val="none" w:sz="0" w:space="0" w:color="auto"/>
                <w:left w:val="none" w:sz="0" w:space="0" w:color="auto"/>
                <w:bottom w:val="none" w:sz="0" w:space="0" w:color="auto"/>
                <w:right w:val="none" w:sz="0" w:space="0" w:color="auto"/>
              </w:divBdr>
            </w:div>
            <w:div w:id="1155489224">
              <w:marLeft w:val="0"/>
              <w:marRight w:val="0"/>
              <w:marTop w:val="0"/>
              <w:marBottom w:val="0"/>
              <w:divBdr>
                <w:top w:val="none" w:sz="0" w:space="0" w:color="auto"/>
                <w:left w:val="none" w:sz="0" w:space="0" w:color="auto"/>
                <w:bottom w:val="none" w:sz="0" w:space="0" w:color="auto"/>
                <w:right w:val="none" w:sz="0" w:space="0" w:color="auto"/>
              </w:divBdr>
            </w:div>
            <w:div w:id="1952398258">
              <w:marLeft w:val="0"/>
              <w:marRight w:val="0"/>
              <w:marTop w:val="0"/>
              <w:marBottom w:val="0"/>
              <w:divBdr>
                <w:top w:val="none" w:sz="0" w:space="0" w:color="auto"/>
                <w:left w:val="none" w:sz="0" w:space="0" w:color="auto"/>
                <w:bottom w:val="none" w:sz="0" w:space="0" w:color="auto"/>
                <w:right w:val="none" w:sz="0" w:space="0" w:color="auto"/>
              </w:divBdr>
            </w:div>
            <w:div w:id="1173954413">
              <w:marLeft w:val="0"/>
              <w:marRight w:val="0"/>
              <w:marTop w:val="0"/>
              <w:marBottom w:val="0"/>
              <w:divBdr>
                <w:top w:val="none" w:sz="0" w:space="0" w:color="auto"/>
                <w:left w:val="none" w:sz="0" w:space="0" w:color="auto"/>
                <w:bottom w:val="none" w:sz="0" w:space="0" w:color="auto"/>
                <w:right w:val="none" w:sz="0" w:space="0" w:color="auto"/>
              </w:divBdr>
            </w:div>
            <w:div w:id="740517184">
              <w:marLeft w:val="0"/>
              <w:marRight w:val="0"/>
              <w:marTop w:val="0"/>
              <w:marBottom w:val="0"/>
              <w:divBdr>
                <w:top w:val="none" w:sz="0" w:space="0" w:color="auto"/>
                <w:left w:val="none" w:sz="0" w:space="0" w:color="auto"/>
                <w:bottom w:val="none" w:sz="0" w:space="0" w:color="auto"/>
                <w:right w:val="none" w:sz="0" w:space="0" w:color="auto"/>
              </w:divBdr>
            </w:div>
            <w:div w:id="1830170152">
              <w:marLeft w:val="0"/>
              <w:marRight w:val="0"/>
              <w:marTop w:val="0"/>
              <w:marBottom w:val="0"/>
              <w:divBdr>
                <w:top w:val="none" w:sz="0" w:space="0" w:color="auto"/>
                <w:left w:val="none" w:sz="0" w:space="0" w:color="auto"/>
                <w:bottom w:val="none" w:sz="0" w:space="0" w:color="auto"/>
                <w:right w:val="none" w:sz="0" w:space="0" w:color="auto"/>
              </w:divBdr>
            </w:div>
            <w:div w:id="1283610807">
              <w:marLeft w:val="0"/>
              <w:marRight w:val="0"/>
              <w:marTop w:val="0"/>
              <w:marBottom w:val="0"/>
              <w:divBdr>
                <w:top w:val="none" w:sz="0" w:space="0" w:color="auto"/>
                <w:left w:val="none" w:sz="0" w:space="0" w:color="auto"/>
                <w:bottom w:val="none" w:sz="0" w:space="0" w:color="auto"/>
                <w:right w:val="none" w:sz="0" w:space="0" w:color="auto"/>
              </w:divBdr>
            </w:div>
            <w:div w:id="1973439354">
              <w:marLeft w:val="0"/>
              <w:marRight w:val="0"/>
              <w:marTop w:val="0"/>
              <w:marBottom w:val="0"/>
              <w:divBdr>
                <w:top w:val="none" w:sz="0" w:space="0" w:color="auto"/>
                <w:left w:val="none" w:sz="0" w:space="0" w:color="auto"/>
                <w:bottom w:val="none" w:sz="0" w:space="0" w:color="auto"/>
                <w:right w:val="none" w:sz="0" w:space="0" w:color="auto"/>
              </w:divBdr>
            </w:div>
            <w:div w:id="955603610">
              <w:marLeft w:val="0"/>
              <w:marRight w:val="0"/>
              <w:marTop w:val="0"/>
              <w:marBottom w:val="0"/>
              <w:divBdr>
                <w:top w:val="none" w:sz="0" w:space="0" w:color="auto"/>
                <w:left w:val="none" w:sz="0" w:space="0" w:color="auto"/>
                <w:bottom w:val="none" w:sz="0" w:space="0" w:color="auto"/>
                <w:right w:val="none" w:sz="0" w:space="0" w:color="auto"/>
              </w:divBdr>
            </w:div>
            <w:div w:id="1449544239">
              <w:marLeft w:val="0"/>
              <w:marRight w:val="0"/>
              <w:marTop w:val="0"/>
              <w:marBottom w:val="0"/>
              <w:divBdr>
                <w:top w:val="none" w:sz="0" w:space="0" w:color="auto"/>
                <w:left w:val="none" w:sz="0" w:space="0" w:color="auto"/>
                <w:bottom w:val="none" w:sz="0" w:space="0" w:color="auto"/>
                <w:right w:val="none" w:sz="0" w:space="0" w:color="auto"/>
              </w:divBdr>
            </w:div>
            <w:div w:id="255334168">
              <w:marLeft w:val="0"/>
              <w:marRight w:val="0"/>
              <w:marTop w:val="0"/>
              <w:marBottom w:val="0"/>
              <w:divBdr>
                <w:top w:val="none" w:sz="0" w:space="0" w:color="auto"/>
                <w:left w:val="none" w:sz="0" w:space="0" w:color="auto"/>
                <w:bottom w:val="none" w:sz="0" w:space="0" w:color="auto"/>
                <w:right w:val="none" w:sz="0" w:space="0" w:color="auto"/>
              </w:divBdr>
            </w:div>
            <w:div w:id="282661660">
              <w:marLeft w:val="0"/>
              <w:marRight w:val="0"/>
              <w:marTop w:val="0"/>
              <w:marBottom w:val="0"/>
              <w:divBdr>
                <w:top w:val="none" w:sz="0" w:space="0" w:color="auto"/>
                <w:left w:val="none" w:sz="0" w:space="0" w:color="auto"/>
                <w:bottom w:val="none" w:sz="0" w:space="0" w:color="auto"/>
                <w:right w:val="none" w:sz="0" w:space="0" w:color="auto"/>
              </w:divBdr>
            </w:div>
            <w:div w:id="907308338">
              <w:marLeft w:val="0"/>
              <w:marRight w:val="0"/>
              <w:marTop w:val="0"/>
              <w:marBottom w:val="0"/>
              <w:divBdr>
                <w:top w:val="none" w:sz="0" w:space="0" w:color="auto"/>
                <w:left w:val="none" w:sz="0" w:space="0" w:color="auto"/>
                <w:bottom w:val="none" w:sz="0" w:space="0" w:color="auto"/>
                <w:right w:val="none" w:sz="0" w:space="0" w:color="auto"/>
              </w:divBdr>
            </w:div>
            <w:div w:id="1090852231">
              <w:marLeft w:val="0"/>
              <w:marRight w:val="0"/>
              <w:marTop w:val="0"/>
              <w:marBottom w:val="0"/>
              <w:divBdr>
                <w:top w:val="none" w:sz="0" w:space="0" w:color="auto"/>
                <w:left w:val="none" w:sz="0" w:space="0" w:color="auto"/>
                <w:bottom w:val="none" w:sz="0" w:space="0" w:color="auto"/>
                <w:right w:val="none" w:sz="0" w:space="0" w:color="auto"/>
              </w:divBdr>
            </w:div>
            <w:div w:id="1680425782">
              <w:marLeft w:val="0"/>
              <w:marRight w:val="0"/>
              <w:marTop w:val="0"/>
              <w:marBottom w:val="0"/>
              <w:divBdr>
                <w:top w:val="none" w:sz="0" w:space="0" w:color="auto"/>
                <w:left w:val="none" w:sz="0" w:space="0" w:color="auto"/>
                <w:bottom w:val="none" w:sz="0" w:space="0" w:color="auto"/>
                <w:right w:val="none" w:sz="0" w:space="0" w:color="auto"/>
              </w:divBdr>
            </w:div>
            <w:div w:id="329913238">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712389085">
              <w:marLeft w:val="0"/>
              <w:marRight w:val="0"/>
              <w:marTop w:val="0"/>
              <w:marBottom w:val="0"/>
              <w:divBdr>
                <w:top w:val="none" w:sz="0" w:space="0" w:color="auto"/>
                <w:left w:val="none" w:sz="0" w:space="0" w:color="auto"/>
                <w:bottom w:val="none" w:sz="0" w:space="0" w:color="auto"/>
                <w:right w:val="none" w:sz="0" w:space="0" w:color="auto"/>
              </w:divBdr>
            </w:div>
            <w:div w:id="2103144920">
              <w:marLeft w:val="0"/>
              <w:marRight w:val="0"/>
              <w:marTop w:val="0"/>
              <w:marBottom w:val="0"/>
              <w:divBdr>
                <w:top w:val="none" w:sz="0" w:space="0" w:color="auto"/>
                <w:left w:val="none" w:sz="0" w:space="0" w:color="auto"/>
                <w:bottom w:val="none" w:sz="0" w:space="0" w:color="auto"/>
                <w:right w:val="none" w:sz="0" w:space="0" w:color="auto"/>
              </w:divBdr>
            </w:div>
            <w:div w:id="230849391">
              <w:marLeft w:val="0"/>
              <w:marRight w:val="0"/>
              <w:marTop w:val="0"/>
              <w:marBottom w:val="0"/>
              <w:divBdr>
                <w:top w:val="none" w:sz="0" w:space="0" w:color="auto"/>
                <w:left w:val="none" w:sz="0" w:space="0" w:color="auto"/>
                <w:bottom w:val="none" w:sz="0" w:space="0" w:color="auto"/>
                <w:right w:val="none" w:sz="0" w:space="0" w:color="auto"/>
              </w:divBdr>
            </w:div>
            <w:div w:id="252011031">
              <w:marLeft w:val="0"/>
              <w:marRight w:val="0"/>
              <w:marTop w:val="0"/>
              <w:marBottom w:val="0"/>
              <w:divBdr>
                <w:top w:val="none" w:sz="0" w:space="0" w:color="auto"/>
                <w:left w:val="none" w:sz="0" w:space="0" w:color="auto"/>
                <w:bottom w:val="none" w:sz="0" w:space="0" w:color="auto"/>
                <w:right w:val="none" w:sz="0" w:space="0" w:color="auto"/>
              </w:divBdr>
            </w:div>
            <w:div w:id="967511905">
              <w:marLeft w:val="0"/>
              <w:marRight w:val="0"/>
              <w:marTop w:val="0"/>
              <w:marBottom w:val="0"/>
              <w:divBdr>
                <w:top w:val="none" w:sz="0" w:space="0" w:color="auto"/>
                <w:left w:val="none" w:sz="0" w:space="0" w:color="auto"/>
                <w:bottom w:val="none" w:sz="0" w:space="0" w:color="auto"/>
                <w:right w:val="none" w:sz="0" w:space="0" w:color="auto"/>
              </w:divBdr>
            </w:div>
            <w:div w:id="2091417006">
              <w:marLeft w:val="0"/>
              <w:marRight w:val="0"/>
              <w:marTop w:val="0"/>
              <w:marBottom w:val="0"/>
              <w:divBdr>
                <w:top w:val="none" w:sz="0" w:space="0" w:color="auto"/>
                <w:left w:val="none" w:sz="0" w:space="0" w:color="auto"/>
                <w:bottom w:val="none" w:sz="0" w:space="0" w:color="auto"/>
                <w:right w:val="none" w:sz="0" w:space="0" w:color="auto"/>
              </w:divBdr>
            </w:div>
            <w:div w:id="681395522">
              <w:marLeft w:val="0"/>
              <w:marRight w:val="0"/>
              <w:marTop w:val="0"/>
              <w:marBottom w:val="0"/>
              <w:divBdr>
                <w:top w:val="none" w:sz="0" w:space="0" w:color="auto"/>
                <w:left w:val="none" w:sz="0" w:space="0" w:color="auto"/>
                <w:bottom w:val="none" w:sz="0" w:space="0" w:color="auto"/>
                <w:right w:val="none" w:sz="0" w:space="0" w:color="auto"/>
              </w:divBdr>
            </w:div>
            <w:div w:id="281422926">
              <w:marLeft w:val="0"/>
              <w:marRight w:val="0"/>
              <w:marTop w:val="0"/>
              <w:marBottom w:val="0"/>
              <w:divBdr>
                <w:top w:val="none" w:sz="0" w:space="0" w:color="auto"/>
                <w:left w:val="none" w:sz="0" w:space="0" w:color="auto"/>
                <w:bottom w:val="none" w:sz="0" w:space="0" w:color="auto"/>
                <w:right w:val="none" w:sz="0" w:space="0" w:color="auto"/>
              </w:divBdr>
            </w:div>
            <w:div w:id="948853288">
              <w:marLeft w:val="0"/>
              <w:marRight w:val="0"/>
              <w:marTop w:val="0"/>
              <w:marBottom w:val="0"/>
              <w:divBdr>
                <w:top w:val="none" w:sz="0" w:space="0" w:color="auto"/>
                <w:left w:val="none" w:sz="0" w:space="0" w:color="auto"/>
                <w:bottom w:val="none" w:sz="0" w:space="0" w:color="auto"/>
                <w:right w:val="none" w:sz="0" w:space="0" w:color="auto"/>
              </w:divBdr>
            </w:div>
            <w:div w:id="1380007854">
              <w:marLeft w:val="0"/>
              <w:marRight w:val="0"/>
              <w:marTop w:val="0"/>
              <w:marBottom w:val="0"/>
              <w:divBdr>
                <w:top w:val="none" w:sz="0" w:space="0" w:color="auto"/>
                <w:left w:val="none" w:sz="0" w:space="0" w:color="auto"/>
                <w:bottom w:val="none" w:sz="0" w:space="0" w:color="auto"/>
                <w:right w:val="none" w:sz="0" w:space="0" w:color="auto"/>
              </w:divBdr>
            </w:div>
            <w:div w:id="567880992">
              <w:marLeft w:val="0"/>
              <w:marRight w:val="0"/>
              <w:marTop w:val="0"/>
              <w:marBottom w:val="0"/>
              <w:divBdr>
                <w:top w:val="none" w:sz="0" w:space="0" w:color="auto"/>
                <w:left w:val="none" w:sz="0" w:space="0" w:color="auto"/>
                <w:bottom w:val="none" w:sz="0" w:space="0" w:color="auto"/>
                <w:right w:val="none" w:sz="0" w:space="0" w:color="auto"/>
              </w:divBdr>
            </w:div>
            <w:div w:id="1184779757">
              <w:marLeft w:val="0"/>
              <w:marRight w:val="0"/>
              <w:marTop w:val="0"/>
              <w:marBottom w:val="0"/>
              <w:divBdr>
                <w:top w:val="none" w:sz="0" w:space="0" w:color="auto"/>
                <w:left w:val="none" w:sz="0" w:space="0" w:color="auto"/>
                <w:bottom w:val="none" w:sz="0" w:space="0" w:color="auto"/>
                <w:right w:val="none" w:sz="0" w:space="0" w:color="auto"/>
              </w:divBdr>
            </w:div>
            <w:div w:id="461733358">
              <w:marLeft w:val="0"/>
              <w:marRight w:val="0"/>
              <w:marTop w:val="0"/>
              <w:marBottom w:val="0"/>
              <w:divBdr>
                <w:top w:val="none" w:sz="0" w:space="0" w:color="auto"/>
                <w:left w:val="none" w:sz="0" w:space="0" w:color="auto"/>
                <w:bottom w:val="none" w:sz="0" w:space="0" w:color="auto"/>
                <w:right w:val="none" w:sz="0" w:space="0" w:color="auto"/>
              </w:divBdr>
            </w:div>
            <w:div w:id="1271930249">
              <w:marLeft w:val="0"/>
              <w:marRight w:val="0"/>
              <w:marTop w:val="0"/>
              <w:marBottom w:val="0"/>
              <w:divBdr>
                <w:top w:val="none" w:sz="0" w:space="0" w:color="auto"/>
                <w:left w:val="none" w:sz="0" w:space="0" w:color="auto"/>
                <w:bottom w:val="none" w:sz="0" w:space="0" w:color="auto"/>
                <w:right w:val="none" w:sz="0" w:space="0" w:color="auto"/>
              </w:divBdr>
            </w:div>
            <w:div w:id="716704124">
              <w:marLeft w:val="0"/>
              <w:marRight w:val="0"/>
              <w:marTop w:val="0"/>
              <w:marBottom w:val="0"/>
              <w:divBdr>
                <w:top w:val="none" w:sz="0" w:space="0" w:color="auto"/>
                <w:left w:val="none" w:sz="0" w:space="0" w:color="auto"/>
                <w:bottom w:val="none" w:sz="0" w:space="0" w:color="auto"/>
                <w:right w:val="none" w:sz="0" w:space="0" w:color="auto"/>
              </w:divBdr>
            </w:div>
            <w:div w:id="1846900542">
              <w:marLeft w:val="0"/>
              <w:marRight w:val="0"/>
              <w:marTop w:val="0"/>
              <w:marBottom w:val="0"/>
              <w:divBdr>
                <w:top w:val="none" w:sz="0" w:space="0" w:color="auto"/>
                <w:left w:val="none" w:sz="0" w:space="0" w:color="auto"/>
                <w:bottom w:val="none" w:sz="0" w:space="0" w:color="auto"/>
                <w:right w:val="none" w:sz="0" w:space="0" w:color="auto"/>
              </w:divBdr>
            </w:div>
            <w:div w:id="527645915">
              <w:marLeft w:val="0"/>
              <w:marRight w:val="0"/>
              <w:marTop w:val="0"/>
              <w:marBottom w:val="0"/>
              <w:divBdr>
                <w:top w:val="none" w:sz="0" w:space="0" w:color="auto"/>
                <w:left w:val="none" w:sz="0" w:space="0" w:color="auto"/>
                <w:bottom w:val="none" w:sz="0" w:space="0" w:color="auto"/>
                <w:right w:val="none" w:sz="0" w:space="0" w:color="auto"/>
              </w:divBdr>
            </w:div>
            <w:div w:id="1029451767">
              <w:marLeft w:val="0"/>
              <w:marRight w:val="0"/>
              <w:marTop w:val="0"/>
              <w:marBottom w:val="0"/>
              <w:divBdr>
                <w:top w:val="none" w:sz="0" w:space="0" w:color="auto"/>
                <w:left w:val="none" w:sz="0" w:space="0" w:color="auto"/>
                <w:bottom w:val="none" w:sz="0" w:space="0" w:color="auto"/>
                <w:right w:val="none" w:sz="0" w:space="0" w:color="auto"/>
              </w:divBdr>
            </w:div>
            <w:div w:id="433475890">
              <w:marLeft w:val="0"/>
              <w:marRight w:val="0"/>
              <w:marTop w:val="0"/>
              <w:marBottom w:val="0"/>
              <w:divBdr>
                <w:top w:val="none" w:sz="0" w:space="0" w:color="auto"/>
                <w:left w:val="none" w:sz="0" w:space="0" w:color="auto"/>
                <w:bottom w:val="none" w:sz="0" w:space="0" w:color="auto"/>
                <w:right w:val="none" w:sz="0" w:space="0" w:color="auto"/>
              </w:divBdr>
            </w:div>
            <w:div w:id="198324105">
              <w:marLeft w:val="0"/>
              <w:marRight w:val="0"/>
              <w:marTop w:val="0"/>
              <w:marBottom w:val="0"/>
              <w:divBdr>
                <w:top w:val="none" w:sz="0" w:space="0" w:color="auto"/>
                <w:left w:val="none" w:sz="0" w:space="0" w:color="auto"/>
                <w:bottom w:val="none" w:sz="0" w:space="0" w:color="auto"/>
                <w:right w:val="none" w:sz="0" w:space="0" w:color="auto"/>
              </w:divBdr>
            </w:div>
            <w:div w:id="980812998">
              <w:marLeft w:val="0"/>
              <w:marRight w:val="0"/>
              <w:marTop w:val="0"/>
              <w:marBottom w:val="0"/>
              <w:divBdr>
                <w:top w:val="none" w:sz="0" w:space="0" w:color="auto"/>
                <w:left w:val="none" w:sz="0" w:space="0" w:color="auto"/>
                <w:bottom w:val="none" w:sz="0" w:space="0" w:color="auto"/>
                <w:right w:val="none" w:sz="0" w:space="0" w:color="auto"/>
              </w:divBdr>
            </w:div>
            <w:div w:id="775440551">
              <w:marLeft w:val="0"/>
              <w:marRight w:val="0"/>
              <w:marTop w:val="0"/>
              <w:marBottom w:val="0"/>
              <w:divBdr>
                <w:top w:val="none" w:sz="0" w:space="0" w:color="auto"/>
                <w:left w:val="none" w:sz="0" w:space="0" w:color="auto"/>
                <w:bottom w:val="none" w:sz="0" w:space="0" w:color="auto"/>
                <w:right w:val="none" w:sz="0" w:space="0" w:color="auto"/>
              </w:divBdr>
            </w:div>
            <w:div w:id="1042484949">
              <w:marLeft w:val="0"/>
              <w:marRight w:val="0"/>
              <w:marTop w:val="0"/>
              <w:marBottom w:val="0"/>
              <w:divBdr>
                <w:top w:val="none" w:sz="0" w:space="0" w:color="auto"/>
                <w:left w:val="none" w:sz="0" w:space="0" w:color="auto"/>
                <w:bottom w:val="none" w:sz="0" w:space="0" w:color="auto"/>
                <w:right w:val="none" w:sz="0" w:space="0" w:color="auto"/>
              </w:divBdr>
            </w:div>
            <w:div w:id="442464032">
              <w:marLeft w:val="0"/>
              <w:marRight w:val="0"/>
              <w:marTop w:val="0"/>
              <w:marBottom w:val="0"/>
              <w:divBdr>
                <w:top w:val="none" w:sz="0" w:space="0" w:color="auto"/>
                <w:left w:val="none" w:sz="0" w:space="0" w:color="auto"/>
                <w:bottom w:val="none" w:sz="0" w:space="0" w:color="auto"/>
                <w:right w:val="none" w:sz="0" w:space="0" w:color="auto"/>
              </w:divBdr>
            </w:div>
            <w:div w:id="1071733745">
              <w:marLeft w:val="0"/>
              <w:marRight w:val="0"/>
              <w:marTop w:val="0"/>
              <w:marBottom w:val="0"/>
              <w:divBdr>
                <w:top w:val="none" w:sz="0" w:space="0" w:color="auto"/>
                <w:left w:val="none" w:sz="0" w:space="0" w:color="auto"/>
                <w:bottom w:val="none" w:sz="0" w:space="0" w:color="auto"/>
                <w:right w:val="none" w:sz="0" w:space="0" w:color="auto"/>
              </w:divBdr>
            </w:div>
            <w:div w:id="1121218163">
              <w:marLeft w:val="0"/>
              <w:marRight w:val="0"/>
              <w:marTop w:val="0"/>
              <w:marBottom w:val="0"/>
              <w:divBdr>
                <w:top w:val="none" w:sz="0" w:space="0" w:color="auto"/>
                <w:left w:val="none" w:sz="0" w:space="0" w:color="auto"/>
                <w:bottom w:val="none" w:sz="0" w:space="0" w:color="auto"/>
                <w:right w:val="none" w:sz="0" w:space="0" w:color="auto"/>
              </w:divBdr>
            </w:div>
            <w:div w:id="1280642187">
              <w:marLeft w:val="0"/>
              <w:marRight w:val="0"/>
              <w:marTop w:val="0"/>
              <w:marBottom w:val="0"/>
              <w:divBdr>
                <w:top w:val="none" w:sz="0" w:space="0" w:color="auto"/>
                <w:left w:val="none" w:sz="0" w:space="0" w:color="auto"/>
                <w:bottom w:val="none" w:sz="0" w:space="0" w:color="auto"/>
                <w:right w:val="none" w:sz="0" w:space="0" w:color="auto"/>
              </w:divBdr>
            </w:div>
            <w:div w:id="998385004">
              <w:marLeft w:val="0"/>
              <w:marRight w:val="0"/>
              <w:marTop w:val="0"/>
              <w:marBottom w:val="0"/>
              <w:divBdr>
                <w:top w:val="none" w:sz="0" w:space="0" w:color="auto"/>
                <w:left w:val="none" w:sz="0" w:space="0" w:color="auto"/>
                <w:bottom w:val="none" w:sz="0" w:space="0" w:color="auto"/>
                <w:right w:val="none" w:sz="0" w:space="0" w:color="auto"/>
              </w:divBdr>
            </w:div>
            <w:div w:id="819881813">
              <w:marLeft w:val="0"/>
              <w:marRight w:val="0"/>
              <w:marTop w:val="0"/>
              <w:marBottom w:val="0"/>
              <w:divBdr>
                <w:top w:val="none" w:sz="0" w:space="0" w:color="auto"/>
                <w:left w:val="none" w:sz="0" w:space="0" w:color="auto"/>
                <w:bottom w:val="none" w:sz="0" w:space="0" w:color="auto"/>
                <w:right w:val="none" w:sz="0" w:space="0" w:color="auto"/>
              </w:divBdr>
            </w:div>
            <w:div w:id="1222054202">
              <w:marLeft w:val="0"/>
              <w:marRight w:val="0"/>
              <w:marTop w:val="0"/>
              <w:marBottom w:val="0"/>
              <w:divBdr>
                <w:top w:val="none" w:sz="0" w:space="0" w:color="auto"/>
                <w:left w:val="none" w:sz="0" w:space="0" w:color="auto"/>
                <w:bottom w:val="none" w:sz="0" w:space="0" w:color="auto"/>
                <w:right w:val="none" w:sz="0" w:space="0" w:color="auto"/>
              </w:divBdr>
            </w:div>
            <w:div w:id="1590578404">
              <w:marLeft w:val="0"/>
              <w:marRight w:val="0"/>
              <w:marTop w:val="0"/>
              <w:marBottom w:val="0"/>
              <w:divBdr>
                <w:top w:val="none" w:sz="0" w:space="0" w:color="auto"/>
                <w:left w:val="none" w:sz="0" w:space="0" w:color="auto"/>
                <w:bottom w:val="none" w:sz="0" w:space="0" w:color="auto"/>
                <w:right w:val="none" w:sz="0" w:space="0" w:color="auto"/>
              </w:divBdr>
            </w:div>
            <w:div w:id="1959680533">
              <w:marLeft w:val="0"/>
              <w:marRight w:val="0"/>
              <w:marTop w:val="0"/>
              <w:marBottom w:val="0"/>
              <w:divBdr>
                <w:top w:val="none" w:sz="0" w:space="0" w:color="auto"/>
                <w:left w:val="none" w:sz="0" w:space="0" w:color="auto"/>
                <w:bottom w:val="none" w:sz="0" w:space="0" w:color="auto"/>
                <w:right w:val="none" w:sz="0" w:space="0" w:color="auto"/>
              </w:divBdr>
            </w:div>
            <w:div w:id="1976911382">
              <w:marLeft w:val="0"/>
              <w:marRight w:val="0"/>
              <w:marTop w:val="0"/>
              <w:marBottom w:val="0"/>
              <w:divBdr>
                <w:top w:val="none" w:sz="0" w:space="0" w:color="auto"/>
                <w:left w:val="none" w:sz="0" w:space="0" w:color="auto"/>
                <w:bottom w:val="none" w:sz="0" w:space="0" w:color="auto"/>
                <w:right w:val="none" w:sz="0" w:space="0" w:color="auto"/>
              </w:divBdr>
            </w:div>
            <w:div w:id="1533377587">
              <w:marLeft w:val="0"/>
              <w:marRight w:val="0"/>
              <w:marTop w:val="0"/>
              <w:marBottom w:val="0"/>
              <w:divBdr>
                <w:top w:val="none" w:sz="0" w:space="0" w:color="auto"/>
                <w:left w:val="none" w:sz="0" w:space="0" w:color="auto"/>
                <w:bottom w:val="none" w:sz="0" w:space="0" w:color="auto"/>
                <w:right w:val="none" w:sz="0" w:space="0" w:color="auto"/>
              </w:divBdr>
            </w:div>
            <w:div w:id="1273976128">
              <w:marLeft w:val="0"/>
              <w:marRight w:val="0"/>
              <w:marTop w:val="0"/>
              <w:marBottom w:val="0"/>
              <w:divBdr>
                <w:top w:val="none" w:sz="0" w:space="0" w:color="auto"/>
                <w:left w:val="none" w:sz="0" w:space="0" w:color="auto"/>
                <w:bottom w:val="none" w:sz="0" w:space="0" w:color="auto"/>
                <w:right w:val="none" w:sz="0" w:space="0" w:color="auto"/>
              </w:divBdr>
            </w:div>
            <w:div w:id="575477168">
              <w:marLeft w:val="0"/>
              <w:marRight w:val="0"/>
              <w:marTop w:val="0"/>
              <w:marBottom w:val="0"/>
              <w:divBdr>
                <w:top w:val="none" w:sz="0" w:space="0" w:color="auto"/>
                <w:left w:val="none" w:sz="0" w:space="0" w:color="auto"/>
                <w:bottom w:val="none" w:sz="0" w:space="0" w:color="auto"/>
                <w:right w:val="none" w:sz="0" w:space="0" w:color="auto"/>
              </w:divBdr>
            </w:div>
            <w:div w:id="241842654">
              <w:marLeft w:val="0"/>
              <w:marRight w:val="0"/>
              <w:marTop w:val="0"/>
              <w:marBottom w:val="0"/>
              <w:divBdr>
                <w:top w:val="none" w:sz="0" w:space="0" w:color="auto"/>
                <w:left w:val="none" w:sz="0" w:space="0" w:color="auto"/>
                <w:bottom w:val="none" w:sz="0" w:space="0" w:color="auto"/>
                <w:right w:val="none" w:sz="0" w:space="0" w:color="auto"/>
              </w:divBdr>
            </w:div>
            <w:div w:id="571237616">
              <w:marLeft w:val="0"/>
              <w:marRight w:val="0"/>
              <w:marTop w:val="0"/>
              <w:marBottom w:val="0"/>
              <w:divBdr>
                <w:top w:val="none" w:sz="0" w:space="0" w:color="auto"/>
                <w:left w:val="none" w:sz="0" w:space="0" w:color="auto"/>
                <w:bottom w:val="none" w:sz="0" w:space="0" w:color="auto"/>
                <w:right w:val="none" w:sz="0" w:space="0" w:color="auto"/>
              </w:divBdr>
            </w:div>
            <w:div w:id="2142183307">
              <w:marLeft w:val="0"/>
              <w:marRight w:val="0"/>
              <w:marTop w:val="0"/>
              <w:marBottom w:val="0"/>
              <w:divBdr>
                <w:top w:val="none" w:sz="0" w:space="0" w:color="auto"/>
                <w:left w:val="none" w:sz="0" w:space="0" w:color="auto"/>
                <w:bottom w:val="none" w:sz="0" w:space="0" w:color="auto"/>
                <w:right w:val="none" w:sz="0" w:space="0" w:color="auto"/>
              </w:divBdr>
            </w:div>
            <w:div w:id="724723731">
              <w:marLeft w:val="0"/>
              <w:marRight w:val="0"/>
              <w:marTop w:val="0"/>
              <w:marBottom w:val="0"/>
              <w:divBdr>
                <w:top w:val="none" w:sz="0" w:space="0" w:color="auto"/>
                <w:left w:val="none" w:sz="0" w:space="0" w:color="auto"/>
                <w:bottom w:val="none" w:sz="0" w:space="0" w:color="auto"/>
                <w:right w:val="none" w:sz="0" w:space="0" w:color="auto"/>
              </w:divBdr>
            </w:div>
            <w:div w:id="1348677132">
              <w:marLeft w:val="0"/>
              <w:marRight w:val="0"/>
              <w:marTop w:val="0"/>
              <w:marBottom w:val="0"/>
              <w:divBdr>
                <w:top w:val="none" w:sz="0" w:space="0" w:color="auto"/>
                <w:left w:val="none" w:sz="0" w:space="0" w:color="auto"/>
                <w:bottom w:val="none" w:sz="0" w:space="0" w:color="auto"/>
                <w:right w:val="none" w:sz="0" w:space="0" w:color="auto"/>
              </w:divBdr>
            </w:div>
            <w:div w:id="110784459">
              <w:marLeft w:val="0"/>
              <w:marRight w:val="0"/>
              <w:marTop w:val="0"/>
              <w:marBottom w:val="0"/>
              <w:divBdr>
                <w:top w:val="none" w:sz="0" w:space="0" w:color="auto"/>
                <w:left w:val="none" w:sz="0" w:space="0" w:color="auto"/>
                <w:bottom w:val="none" w:sz="0" w:space="0" w:color="auto"/>
                <w:right w:val="none" w:sz="0" w:space="0" w:color="auto"/>
              </w:divBdr>
            </w:div>
            <w:div w:id="1573344709">
              <w:marLeft w:val="0"/>
              <w:marRight w:val="0"/>
              <w:marTop w:val="0"/>
              <w:marBottom w:val="0"/>
              <w:divBdr>
                <w:top w:val="none" w:sz="0" w:space="0" w:color="auto"/>
                <w:left w:val="none" w:sz="0" w:space="0" w:color="auto"/>
                <w:bottom w:val="none" w:sz="0" w:space="0" w:color="auto"/>
                <w:right w:val="none" w:sz="0" w:space="0" w:color="auto"/>
              </w:divBdr>
            </w:div>
            <w:div w:id="290985388">
              <w:marLeft w:val="0"/>
              <w:marRight w:val="0"/>
              <w:marTop w:val="0"/>
              <w:marBottom w:val="0"/>
              <w:divBdr>
                <w:top w:val="none" w:sz="0" w:space="0" w:color="auto"/>
                <w:left w:val="none" w:sz="0" w:space="0" w:color="auto"/>
                <w:bottom w:val="none" w:sz="0" w:space="0" w:color="auto"/>
                <w:right w:val="none" w:sz="0" w:space="0" w:color="auto"/>
              </w:divBdr>
            </w:div>
            <w:div w:id="1898203923">
              <w:marLeft w:val="0"/>
              <w:marRight w:val="0"/>
              <w:marTop w:val="0"/>
              <w:marBottom w:val="0"/>
              <w:divBdr>
                <w:top w:val="none" w:sz="0" w:space="0" w:color="auto"/>
                <w:left w:val="none" w:sz="0" w:space="0" w:color="auto"/>
                <w:bottom w:val="none" w:sz="0" w:space="0" w:color="auto"/>
                <w:right w:val="none" w:sz="0" w:space="0" w:color="auto"/>
              </w:divBdr>
            </w:div>
            <w:div w:id="1213924718">
              <w:marLeft w:val="0"/>
              <w:marRight w:val="0"/>
              <w:marTop w:val="0"/>
              <w:marBottom w:val="0"/>
              <w:divBdr>
                <w:top w:val="none" w:sz="0" w:space="0" w:color="auto"/>
                <w:left w:val="none" w:sz="0" w:space="0" w:color="auto"/>
                <w:bottom w:val="none" w:sz="0" w:space="0" w:color="auto"/>
                <w:right w:val="none" w:sz="0" w:space="0" w:color="auto"/>
              </w:divBdr>
            </w:div>
            <w:div w:id="1729113854">
              <w:marLeft w:val="0"/>
              <w:marRight w:val="0"/>
              <w:marTop w:val="0"/>
              <w:marBottom w:val="0"/>
              <w:divBdr>
                <w:top w:val="none" w:sz="0" w:space="0" w:color="auto"/>
                <w:left w:val="none" w:sz="0" w:space="0" w:color="auto"/>
                <w:bottom w:val="none" w:sz="0" w:space="0" w:color="auto"/>
                <w:right w:val="none" w:sz="0" w:space="0" w:color="auto"/>
              </w:divBdr>
            </w:div>
            <w:div w:id="1799765231">
              <w:marLeft w:val="0"/>
              <w:marRight w:val="0"/>
              <w:marTop w:val="0"/>
              <w:marBottom w:val="0"/>
              <w:divBdr>
                <w:top w:val="none" w:sz="0" w:space="0" w:color="auto"/>
                <w:left w:val="none" w:sz="0" w:space="0" w:color="auto"/>
                <w:bottom w:val="none" w:sz="0" w:space="0" w:color="auto"/>
                <w:right w:val="none" w:sz="0" w:space="0" w:color="auto"/>
              </w:divBdr>
            </w:div>
            <w:div w:id="1180662492">
              <w:marLeft w:val="0"/>
              <w:marRight w:val="0"/>
              <w:marTop w:val="0"/>
              <w:marBottom w:val="0"/>
              <w:divBdr>
                <w:top w:val="none" w:sz="0" w:space="0" w:color="auto"/>
                <w:left w:val="none" w:sz="0" w:space="0" w:color="auto"/>
                <w:bottom w:val="none" w:sz="0" w:space="0" w:color="auto"/>
                <w:right w:val="none" w:sz="0" w:space="0" w:color="auto"/>
              </w:divBdr>
            </w:div>
            <w:div w:id="2045593239">
              <w:marLeft w:val="0"/>
              <w:marRight w:val="0"/>
              <w:marTop w:val="0"/>
              <w:marBottom w:val="0"/>
              <w:divBdr>
                <w:top w:val="none" w:sz="0" w:space="0" w:color="auto"/>
                <w:left w:val="none" w:sz="0" w:space="0" w:color="auto"/>
                <w:bottom w:val="none" w:sz="0" w:space="0" w:color="auto"/>
                <w:right w:val="none" w:sz="0" w:space="0" w:color="auto"/>
              </w:divBdr>
            </w:div>
            <w:div w:id="931398487">
              <w:marLeft w:val="0"/>
              <w:marRight w:val="0"/>
              <w:marTop w:val="0"/>
              <w:marBottom w:val="0"/>
              <w:divBdr>
                <w:top w:val="none" w:sz="0" w:space="0" w:color="auto"/>
                <w:left w:val="none" w:sz="0" w:space="0" w:color="auto"/>
                <w:bottom w:val="none" w:sz="0" w:space="0" w:color="auto"/>
                <w:right w:val="none" w:sz="0" w:space="0" w:color="auto"/>
              </w:divBdr>
            </w:div>
            <w:div w:id="882057975">
              <w:marLeft w:val="0"/>
              <w:marRight w:val="0"/>
              <w:marTop w:val="0"/>
              <w:marBottom w:val="0"/>
              <w:divBdr>
                <w:top w:val="none" w:sz="0" w:space="0" w:color="auto"/>
                <w:left w:val="none" w:sz="0" w:space="0" w:color="auto"/>
                <w:bottom w:val="none" w:sz="0" w:space="0" w:color="auto"/>
                <w:right w:val="none" w:sz="0" w:space="0" w:color="auto"/>
              </w:divBdr>
            </w:div>
            <w:div w:id="1742942021">
              <w:marLeft w:val="0"/>
              <w:marRight w:val="0"/>
              <w:marTop w:val="0"/>
              <w:marBottom w:val="0"/>
              <w:divBdr>
                <w:top w:val="none" w:sz="0" w:space="0" w:color="auto"/>
                <w:left w:val="none" w:sz="0" w:space="0" w:color="auto"/>
                <w:bottom w:val="none" w:sz="0" w:space="0" w:color="auto"/>
                <w:right w:val="none" w:sz="0" w:space="0" w:color="auto"/>
              </w:divBdr>
            </w:div>
            <w:div w:id="2000963781">
              <w:marLeft w:val="0"/>
              <w:marRight w:val="0"/>
              <w:marTop w:val="0"/>
              <w:marBottom w:val="0"/>
              <w:divBdr>
                <w:top w:val="none" w:sz="0" w:space="0" w:color="auto"/>
                <w:left w:val="none" w:sz="0" w:space="0" w:color="auto"/>
                <w:bottom w:val="none" w:sz="0" w:space="0" w:color="auto"/>
                <w:right w:val="none" w:sz="0" w:space="0" w:color="auto"/>
              </w:divBdr>
            </w:div>
            <w:div w:id="1554273486">
              <w:marLeft w:val="0"/>
              <w:marRight w:val="0"/>
              <w:marTop w:val="0"/>
              <w:marBottom w:val="0"/>
              <w:divBdr>
                <w:top w:val="none" w:sz="0" w:space="0" w:color="auto"/>
                <w:left w:val="none" w:sz="0" w:space="0" w:color="auto"/>
                <w:bottom w:val="none" w:sz="0" w:space="0" w:color="auto"/>
                <w:right w:val="none" w:sz="0" w:space="0" w:color="auto"/>
              </w:divBdr>
            </w:div>
            <w:div w:id="314266452">
              <w:marLeft w:val="0"/>
              <w:marRight w:val="0"/>
              <w:marTop w:val="0"/>
              <w:marBottom w:val="0"/>
              <w:divBdr>
                <w:top w:val="none" w:sz="0" w:space="0" w:color="auto"/>
                <w:left w:val="none" w:sz="0" w:space="0" w:color="auto"/>
                <w:bottom w:val="none" w:sz="0" w:space="0" w:color="auto"/>
                <w:right w:val="none" w:sz="0" w:space="0" w:color="auto"/>
              </w:divBdr>
            </w:div>
            <w:div w:id="1895584771">
              <w:marLeft w:val="0"/>
              <w:marRight w:val="0"/>
              <w:marTop w:val="0"/>
              <w:marBottom w:val="0"/>
              <w:divBdr>
                <w:top w:val="none" w:sz="0" w:space="0" w:color="auto"/>
                <w:left w:val="none" w:sz="0" w:space="0" w:color="auto"/>
                <w:bottom w:val="none" w:sz="0" w:space="0" w:color="auto"/>
                <w:right w:val="none" w:sz="0" w:space="0" w:color="auto"/>
              </w:divBdr>
            </w:div>
            <w:div w:id="171258980">
              <w:marLeft w:val="0"/>
              <w:marRight w:val="0"/>
              <w:marTop w:val="0"/>
              <w:marBottom w:val="0"/>
              <w:divBdr>
                <w:top w:val="none" w:sz="0" w:space="0" w:color="auto"/>
                <w:left w:val="none" w:sz="0" w:space="0" w:color="auto"/>
                <w:bottom w:val="none" w:sz="0" w:space="0" w:color="auto"/>
                <w:right w:val="none" w:sz="0" w:space="0" w:color="auto"/>
              </w:divBdr>
            </w:div>
            <w:div w:id="1964072637">
              <w:marLeft w:val="0"/>
              <w:marRight w:val="0"/>
              <w:marTop w:val="0"/>
              <w:marBottom w:val="0"/>
              <w:divBdr>
                <w:top w:val="none" w:sz="0" w:space="0" w:color="auto"/>
                <w:left w:val="none" w:sz="0" w:space="0" w:color="auto"/>
                <w:bottom w:val="none" w:sz="0" w:space="0" w:color="auto"/>
                <w:right w:val="none" w:sz="0" w:space="0" w:color="auto"/>
              </w:divBdr>
            </w:div>
            <w:div w:id="407115683">
              <w:marLeft w:val="0"/>
              <w:marRight w:val="0"/>
              <w:marTop w:val="0"/>
              <w:marBottom w:val="0"/>
              <w:divBdr>
                <w:top w:val="none" w:sz="0" w:space="0" w:color="auto"/>
                <w:left w:val="none" w:sz="0" w:space="0" w:color="auto"/>
                <w:bottom w:val="none" w:sz="0" w:space="0" w:color="auto"/>
                <w:right w:val="none" w:sz="0" w:space="0" w:color="auto"/>
              </w:divBdr>
            </w:div>
            <w:div w:id="1477332905">
              <w:marLeft w:val="0"/>
              <w:marRight w:val="0"/>
              <w:marTop w:val="0"/>
              <w:marBottom w:val="0"/>
              <w:divBdr>
                <w:top w:val="none" w:sz="0" w:space="0" w:color="auto"/>
                <w:left w:val="none" w:sz="0" w:space="0" w:color="auto"/>
                <w:bottom w:val="none" w:sz="0" w:space="0" w:color="auto"/>
                <w:right w:val="none" w:sz="0" w:space="0" w:color="auto"/>
              </w:divBdr>
            </w:div>
            <w:div w:id="478228334">
              <w:marLeft w:val="0"/>
              <w:marRight w:val="0"/>
              <w:marTop w:val="0"/>
              <w:marBottom w:val="0"/>
              <w:divBdr>
                <w:top w:val="none" w:sz="0" w:space="0" w:color="auto"/>
                <w:left w:val="none" w:sz="0" w:space="0" w:color="auto"/>
                <w:bottom w:val="none" w:sz="0" w:space="0" w:color="auto"/>
                <w:right w:val="none" w:sz="0" w:space="0" w:color="auto"/>
              </w:divBdr>
            </w:div>
            <w:div w:id="781342443">
              <w:marLeft w:val="0"/>
              <w:marRight w:val="0"/>
              <w:marTop w:val="0"/>
              <w:marBottom w:val="0"/>
              <w:divBdr>
                <w:top w:val="none" w:sz="0" w:space="0" w:color="auto"/>
                <w:left w:val="none" w:sz="0" w:space="0" w:color="auto"/>
                <w:bottom w:val="none" w:sz="0" w:space="0" w:color="auto"/>
                <w:right w:val="none" w:sz="0" w:space="0" w:color="auto"/>
              </w:divBdr>
            </w:div>
            <w:div w:id="577592729">
              <w:marLeft w:val="0"/>
              <w:marRight w:val="0"/>
              <w:marTop w:val="0"/>
              <w:marBottom w:val="0"/>
              <w:divBdr>
                <w:top w:val="none" w:sz="0" w:space="0" w:color="auto"/>
                <w:left w:val="none" w:sz="0" w:space="0" w:color="auto"/>
                <w:bottom w:val="none" w:sz="0" w:space="0" w:color="auto"/>
                <w:right w:val="none" w:sz="0" w:space="0" w:color="auto"/>
              </w:divBdr>
            </w:div>
            <w:div w:id="1464664179">
              <w:marLeft w:val="0"/>
              <w:marRight w:val="0"/>
              <w:marTop w:val="0"/>
              <w:marBottom w:val="0"/>
              <w:divBdr>
                <w:top w:val="none" w:sz="0" w:space="0" w:color="auto"/>
                <w:left w:val="none" w:sz="0" w:space="0" w:color="auto"/>
                <w:bottom w:val="none" w:sz="0" w:space="0" w:color="auto"/>
                <w:right w:val="none" w:sz="0" w:space="0" w:color="auto"/>
              </w:divBdr>
            </w:div>
            <w:div w:id="1163937246">
              <w:marLeft w:val="0"/>
              <w:marRight w:val="0"/>
              <w:marTop w:val="0"/>
              <w:marBottom w:val="0"/>
              <w:divBdr>
                <w:top w:val="none" w:sz="0" w:space="0" w:color="auto"/>
                <w:left w:val="none" w:sz="0" w:space="0" w:color="auto"/>
                <w:bottom w:val="none" w:sz="0" w:space="0" w:color="auto"/>
                <w:right w:val="none" w:sz="0" w:space="0" w:color="auto"/>
              </w:divBdr>
            </w:div>
            <w:div w:id="1818720850">
              <w:marLeft w:val="0"/>
              <w:marRight w:val="0"/>
              <w:marTop w:val="0"/>
              <w:marBottom w:val="0"/>
              <w:divBdr>
                <w:top w:val="none" w:sz="0" w:space="0" w:color="auto"/>
                <w:left w:val="none" w:sz="0" w:space="0" w:color="auto"/>
                <w:bottom w:val="none" w:sz="0" w:space="0" w:color="auto"/>
                <w:right w:val="none" w:sz="0" w:space="0" w:color="auto"/>
              </w:divBdr>
            </w:div>
            <w:div w:id="1241712805">
              <w:marLeft w:val="0"/>
              <w:marRight w:val="0"/>
              <w:marTop w:val="0"/>
              <w:marBottom w:val="0"/>
              <w:divBdr>
                <w:top w:val="none" w:sz="0" w:space="0" w:color="auto"/>
                <w:left w:val="none" w:sz="0" w:space="0" w:color="auto"/>
                <w:bottom w:val="none" w:sz="0" w:space="0" w:color="auto"/>
                <w:right w:val="none" w:sz="0" w:space="0" w:color="auto"/>
              </w:divBdr>
            </w:div>
            <w:div w:id="750200595">
              <w:marLeft w:val="0"/>
              <w:marRight w:val="0"/>
              <w:marTop w:val="0"/>
              <w:marBottom w:val="0"/>
              <w:divBdr>
                <w:top w:val="none" w:sz="0" w:space="0" w:color="auto"/>
                <w:left w:val="none" w:sz="0" w:space="0" w:color="auto"/>
                <w:bottom w:val="none" w:sz="0" w:space="0" w:color="auto"/>
                <w:right w:val="none" w:sz="0" w:space="0" w:color="auto"/>
              </w:divBdr>
            </w:div>
            <w:div w:id="269094712">
              <w:marLeft w:val="0"/>
              <w:marRight w:val="0"/>
              <w:marTop w:val="0"/>
              <w:marBottom w:val="0"/>
              <w:divBdr>
                <w:top w:val="none" w:sz="0" w:space="0" w:color="auto"/>
                <w:left w:val="none" w:sz="0" w:space="0" w:color="auto"/>
                <w:bottom w:val="none" w:sz="0" w:space="0" w:color="auto"/>
                <w:right w:val="none" w:sz="0" w:space="0" w:color="auto"/>
              </w:divBdr>
            </w:div>
            <w:div w:id="1883251833">
              <w:marLeft w:val="0"/>
              <w:marRight w:val="0"/>
              <w:marTop w:val="0"/>
              <w:marBottom w:val="0"/>
              <w:divBdr>
                <w:top w:val="none" w:sz="0" w:space="0" w:color="auto"/>
                <w:left w:val="none" w:sz="0" w:space="0" w:color="auto"/>
                <w:bottom w:val="none" w:sz="0" w:space="0" w:color="auto"/>
                <w:right w:val="none" w:sz="0" w:space="0" w:color="auto"/>
              </w:divBdr>
            </w:div>
            <w:div w:id="1411926065">
              <w:marLeft w:val="0"/>
              <w:marRight w:val="0"/>
              <w:marTop w:val="0"/>
              <w:marBottom w:val="0"/>
              <w:divBdr>
                <w:top w:val="none" w:sz="0" w:space="0" w:color="auto"/>
                <w:left w:val="none" w:sz="0" w:space="0" w:color="auto"/>
                <w:bottom w:val="none" w:sz="0" w:space="0" w:color="auto"/>
                <w:right w:val="none" w:sz="0" w:space="0" w:color="auto"/>
              </w:divBdr>
            </w:div>
            <w:div w:id="478572321">
              <w:marLeft w:val="0"/>
              <w:marRight w:val="0"/>
              <w:marTop w:val="0"/>
              <w:marBottom w:val="0"/>
              <w:divBdr>
                <w:top w:val="none" w:sz="0" w:space="0" w:color="auto"/>
                <w:left w:val="none" w:sz="0" w:space="0" w:color="auto"/>
                <w:bottom w:val="none" w:sz="0" w:space="0" w:color="auto"/>
                <w:right w:val="none" w:sz="0" w:space="0" w:color="auto"/>
              </w:divBdr>
            </w:div>
            <w:div w:id="1781148425">
              <w:marLeft w:val="0"/>
              <w:marRight w:val="0"/>
              <w:marTop w:val="0"/>
              <w:marBottom w:val="0"/>
              <w:divBdr>
                <w:top w:val="none" w:sz="0" w:space="0" w:color="auto"/>
                <w:left w:val="none" w:sz="0" w:space="0" w:color="auto"/>
                <w:bottom w:val="none" w:sz="0" w:space="0" w:color="auto"/>
                <w:right w:val="none" w:sz="0" w:space="0" w:color="auto"/>
              </w:divBdr>
            </w:div>
            <w:div w:id="215513611">
              <w:marLeft w:val="0"/>
              <w:marRight w:val="0"/>
              <w:marTop w:val="0"/>
              <w:marBottom w:val="0"/>
              <w:divBdr>
                <w:top w:val="none" w:sz="0" w:space="0" w:color="auto"/>
                <w:left w:val="none" w:sz="0" w:space="0" w:color="auto"/>
                <w:bottom w:val="none" w:sz="0" w:space="0" w:color="auto"/>
                <w:right w:val="none" w:sz="0" w:space="0" w:color="auto"/>
              </w:divBdr>
            </w:div>
            <w:div w:id="831062146">
              <w:marLeft w:val="0"/>
              <w:marRight w:val="0"/>
              <w:marTop w:val="0"/>
              <w:marBottom w:val="0"/>
              <w:divBdr>
                <w:top w:val="none" w:sz="0" w:space="0" w:color="auto"/>
                <w:left w:val="none" w:sz="0" w:space="0" w:color="auto"/>
                <w:bottom w:val="none" w:sz="0" w:space="0" w:color="auto"/>
                <w:right w:val="none" w:sz="0" w:space="0" w:color="auto"/>
              </w:divBdr>
            </w:div>
            <w:div w:id="2098820289">
              <w:marLeft w:val="0"/>
              <w:marRight w:val="0"/>
              <w:marTop w:val="0"/>
              <w:marBottom w:val="0"/>
              <w:divBdr>
                <w:top w:val="none" w:sz="0" w:space="0" w:color="auto"/>
                <w:left w:val="none" w:sz="0" w:space="0" w:color="auto"/>
                <w:bottom w:val="none" w:sz="0" w:space="0" w:color="auto"/>
                <w:right w:val="none" w:sz="0" w:space="0" w:color="auto"/>
              </w:divBdr>
            </w:div>
            <w:div w:id="1220434224">
              <w:marLeft w:val="0"/>
              <w:marRight w:val="0"/>
              <w:marTop w:val="0"/>
              <w:marBottom w:val="0"/>
              <w:divBdr>
                <w:top w:val="none" w:sz="0" w:space="0" w:color="auto"/>
                <w:left w:val="none" w:sz="0" w:space="0" w:color="auto"/>
                <w:bottom w:val="none" w:sz="0" w:space="0" w:color="auto"/>
                <w:right w:val="none" w:sz="0" w:space="0" w:color="auto"/>
              </w:divBdr>
            </w:div>
            <w:div w:id="604776371">
              <w:marLeft w:val="0"/>
              <w:marRight w:val="0"/>
              <w:marTop w:val="0"/>
              <w:marBottom w:val="0"/>
              <w:divBdr>
                <w:top w:val="none" w:sz="0" w:space="0" w:color="auto"/>
                <w:left w:val="none" w:sz="0" w:space="0" w:color="auto"/>
                <w:bottom w:val="none" w:sz="0" w:space="0" w:color="auto"/>
                <w:right w:val="none" w:sz="0" w:space="0" w:color="auto"/>
              </w:divBdr>
            </w:div>
            <w:div w:id="561217533">
              <w:marLeft w:val="0"/>
              <w:marRight w:val="0"/>
              <w:marTop w:val="0"/>
              <w:marBottom w:val="0"/>
              <w:divBdr>
                <w:top w:val="none" w:sz="0" w:space="0" w:color="auto"/>
                <w:left w:val="none" w:sz="0" w:space="0" w:color="auto"/>
                <w:bottom w:val="none" w:sz="0" w:space="0" w:color="auto"/>
                <w:right w:val="none" w:sz="0" w:space="0" w:color="auto"/>
              </w:divBdr>
            </w:div>
            <w:div w:id="1116410223">
              <w:marLeft w:val="0"/>
              <w:marRight w:val="0"/>
              <w:marTop w:val="0"/>
              <w:marBottom w:val="0"/>
              <w:divBdr>
                <w:top w:val="none" w:sz="0" w:space="0" w:color="auto"/>
                <w:left w:val="none" w:sz="0" w:space="0" w:color="auto"/>
                <w:bottom w:val="none" w:sz="0" w:space="0" w:color="auto"/>
                <w:right w:val="none" w:sz="0" w:space="0" w:color="auto"/>
              </w:divBdr>
            </w:div>
            <w:div w:id="1814129510">
              <w:marLeft w:val="0"/>
              <w:marRight w:val="0"/>
              <w:marTop w:val="0"/>
              <w:marBottom w:val="0"/>
              <w:divBdr>
                <w:top w:val="none" w:sz="0" w:space="0" w:color="auto"/>
                <w:left w:val="none" w:sz="0" w:space="0" w:color="auto"/>
                <w:bottom w:val="none" w:sz="0" w:space="0" w:color="auto"/>
                <w:right w:val="none" w:sz="0" w:space="0" w:color="auto"/>
              </w:divBdr>
            </w:div>
            <w:div w:id="1267494149">
              <w:marLeft w:val="0"/>
              <w:marRight w:val="0"/>
              <w:marTop w:val="0"/>
              <w:marBottom w:val="0"/>
              <w:divBdr>
                <w:top w:val="none" w:sz="0" w:space="0" w:color="auto"/>
                <w:left w:val="none" w:sz="0" w:space="0" w:color="auto"/>
                <w:bottom w:val="none" w:sz="0" w:space="0" w:color="auto"/>
                <w:right w:val="none" w:sz="0" w:space="0" w:color="auto"/>
              </w:divBdr>
            </w:div>
            <w:div w:id="55514424">
              <w:marLeft w:val="0"/>
              <w:marRight w:val="0"/>
              <w:marTop w:val="0"/>
              <w:marBottom w:val="0"/>
              <w:divBdr>
                <w:top w:val="none" w:sz="0" w:space="0" w:color="auto"/>
                <w:left w:val="none" w:sz="0" w:space="0" w:color="auto"/>
                <w:bottom w:val="none" w:sz="0" w:space="0" w:color="auto"/>
                <w:right w:val="none" w:sz="0" w:space="0" w:color="auto"/>
              </w:divBdr>
            </w:div>
            <w:div w:id="586815186">
              <w:marLeft w:val="0"/>
              <w:marRight w:val="0"/>
              <w:marTop w:val="0"/>
              <w:marBottom w:val="0"/>
              <w:divBdr>
                <w:top w:val="none" w:sz="0" w:space="0" w:color="auto"/>
                <w:left w:val="none" w:sz="0" w:space="0" w:color="auto"/>
                <w:bottom w:val="none" w:sz="0" w:space="0" w:color="auto"/>
                <w:right w:val="none" w:sz="0" w:space="0" w:color="auto"/>
              </w:divBdr>
            </w:div>
            <w:div w:id="2124613688">
              <w:marLeft w:val="0"/>
              <w:marRight w:val="0"/>
              <w:marTop w:val="0"/>
              <w:marBottom w:val="0"/>
              <w:divBdr>
                <w:top w:val="none" w:sz="0" w:space="0" w:color="auto"/>
                <w:left w:val="none" w:sz="0" w:space="0" w:color="auto"/>
                <w:bottom w:val="none" w:sz="0" w:space="0" w:color="auto"/>
                <w:right w:val="none" w:sz="0" w:space="0" w:color="auto"/>
              </w:divBdr>
            </w:div>
            <w:div w:id="1458572822">
              <w:marLeft w:val="0"/>
              <w:marRight w:val="0"/>
              <w:marTop w:val="0"/>
              <w:marBottom w:val="0"/>
              <w:divBdr>
                <w:top w:val="none" w:sz="0" w:space="0" w:color="auto"/>
                <w:left w:val="none" w:sz="0" w:space="0" w:color="auto"/>
                <w:bottom w:val="none" w:sz="0" w:space="0" w:color="auto"/>
                <w:right w:val="none" w:sz="0" w:space="0" w:color="auto"/>
              </w:divBdr>
            </w:div>
            <w:div w:id="1742947399">
              <w:marLeft w:val="0"/>
              <w:marRight w:val="0"/>
              <w:marTop w:val="0"/>
              <w:marBottom w:val="0"/>
              <w:divBdr>
                <w:top w:val="none" w:sz="0" w:space="0" w:color="auto"/>
                <w:left w:val="none" w:sz="0" w:space="0" w:color="auto"/>
                <w:bottom w:val="none" w:sz="0" w:space="0" w:color="auto"/>
                <w:right w:val="none" w:sz="0" w:space="0" w:color="auto"/>
              </w:divBdr>
            </w:div>
            <w:div w:id="1768885576">
              <w:marLeft w:val="0"/>
              <w:marRight w:val="0"/>
              <w:marTop w:val="0"/>
              <w:marBottom w:val="0"/>
              <w:divBdr>
                <w:top w:val="none" w:sz="0" w:space="0" w:color="auto"/>
                <w:left w:val="none" w:sz="0" w:space="0" w:color="auto"/>
                <w:bottom w:val="none" w:sz="0" w:space="0" w:color="auto"/>
                <w:right w:val="none" w:sz="0" w:space="0" w:color="auto"/>
              </w:divBdr>
            </w:div>
            <w:div w:id="2078362771">
              <w:marLeft w:val="0"/>
              <w:marRight w:val="0"/>
              <w:marTop w:val="0"/>
              <w:marBottom w:val="0"/>
              <w:divBdr>
                <w:top w:val="none" w:sz="0" w:space="0" w:color="auto"/>
                <w:left w:val="none" w:sz="0" w:space="0" w:color="auto"/>
                <w:bottom w:val="none" w:sz="0" w:space="0" w:color="auto"/>
                <w:right w:val="none" w:sz="0" w:space="0" w:color="auto"/>
              </w:divBdr>
            </w:div>
            <w:div w:id="1398479245">
              <w:marLeft w:val="0"/>
              <w:marRight w:val="0"/>
              <w:marTop w:val="0"/>
              <w:marBottom w:val="0"/>
              <w:divBdr>
                <w:top w:val="none" w:sz="0" w:space="0" w:color="auto"/>
                <w:left w:val="none" w:sz="0" w:space="0" w:color="auto"/>
                <w:bottom w:val="none" w:sz="0" w:space="0" w:color="auto"/>
                <w:right w:val="none" w:sz="0" w:space="0" w:color="auto"/>
              </w:divBdr>
            </w:div>
            <w:div w:id="1011253033">
              <w:marLeft w:val="0"/>
              <w:marRight w:val="0"/>
              <w:marTop w:val="0"/>
              <w:marBottom w:val="0"/>
              <w:divBdr>
                <w:top w:val="none" w:sz="0" w:space="0" w:color="auto"/>
                <w:left w:val="none" w:sz="0" w:space="0" w:color="auto"/>
                <w:bottom w:val="none" w:sz="0" w:space="0" w:color="auto"/>
                <w:right w:val="none" w:sz="0" w:space="0" w:color="auto"/>
              </w:divBdr>
            </w:div>
            <w:div w:id="1732922539">
              <w:marLeft w:val="0"/>
              <w:marRight w:val="0"/>
              <w:marTop w:val="0"/>
              <w:marBottom w:val="0"/>
              <w:divBdr>
                <w:top w:val="none" w:sz="0" w:space="0" w:color="auto"/>
                <w:left w:val="none" w:sz="0" w:space="0" w:color="auto"/>
                <w:bottom w:val="none" w:sz="0" w:space="0" w:color="auto"/>
                <w:right w:val="none" w:sz="0" w:space="0" w:color="auto"/>
              </w:divBdr>
            </w:div>
            <w:div w:id="1242838875">
              <w:marLeft w:val="0"/>
              <w:marRight w:val="0"/>
              <w:marTop w:val="0"/>
              <w:marBottom w:val="0"/>
              <w:divBdr>
                <w:top w:val="none" w:sz="0" w:space="0" w:color="auto"/>
                <w:left w:val="none" w:sz="0" w:space="0" w:color="auto"/>
                <w:bottom w:val="none" w:sz="0" w:space="0" w:color="auto"/>
                <w:right w:val="none" w:sz="0" w:space="0" w:color="auto"/>
              </w:divBdr>
            </w:div>
            <w:div w:id="1033968841">
              <w:marLeft w:val="0"/>
              <w:marRight w:val="0"/>
              <w:marTop w:val="0"/>
              <w:marBottom w:val="0"/>
              <w:divBdr>
                <w:top w:val="none" w:sz="0" w:space="0" w:color="auto"/>
                <w:left w:val="none" w:sz="0" w:space="0" w:color="auto"/>
                <w:bottom w:val="none" w:sz="0" w:space="0" w:color="auto"/>
                <w:right w:val="none" w:sz="0" w:space="0" w:color="auto"/>
              </w:divBdr>
            </w:div>
            <w:div w:id="1378241704">
              <w:marLeft w:val="0"/>
              <w:marRight w:val="0"/>
              <w:marTop w:val="0"/>
              <w:marBottom w:val="0"/>
              <w:divBdr>
                <w:top w:val="none" w:sz="0" w:space="0" w:color="auto"/>
                <w:left w:val="none" w:sz="0" w:space="0" w:color="auto"/>
                <w:bottom w:val="none" w:sz="0" w:space="0" w:color="auto"/>
                <w:right w:val="none" w:sz="0" w:space="0" w:color="auto"/>
              </w:divBdr>
            </w:div>
            <w:div w:id="1610502492">
              <w:marLeft w:val="0"/>
              <w:marRight w:val="0"/>
              <w:marTop w:val="0"/>
              <w:marBottom w:val="0"/>
              <w:divBdr>
                <w:top w:val="none" w:sz="0" w:space="0" w:color="auto"/>
                <w:left w:val="none" w:sz="0" w:space="0" w:color="auto"/>
                <w:bottom w:val="none" w:sz="0" w:space="0" w:color="auto"/>
                <w:right w:val="none" w:sz="0" w:space="0" w:color="auto"/>
              </w:divBdr>
            </w:div>
            <w:div w:id="1385328825">
              <w:marLeft w:val="0"/>
              <w:marRight w:val="0"/>
              <w:marTop w:val="0"/>
              <w:marBottom w:val="0"/>
              <w:divBdr>
                <w:top w:val="none" w:sz="0" w:space="0" w:color="auto"/>
                <w:left w:val="none" w:sz="0" w:space="0" w:color="auto"/>
                <w:bottom w:val="none" w:sz="0" w:space="0" w:color="auto"/>
                <w:right w:val="none" w:sz="0" w:space="0" w:color="auto"/>
              </w:divBdr>
            </w:div>
            <w:div w:id="274212548">
              <w:marLeft w:val="0"/>
              <w:marRight w:val="0"/>
              <w:marTop w:val="0"/>
              <w:marBottom w:val="0"/>
              <w:divBdr>
                <w:top w:val="none" w:sz="0" w:space="0" w:color="auto"/>
                <w:left w:val="none" w:sz="0" w:space="0" w:color="auto"/>
                <w:bottom w:val="none" w:sz="0" w:space="0" w:color="auto"/>
                <w:right w:val="none" w:sz="0" w:space="0" w:color="auto"/>
              </w:divBdr>
            </w:div>
            <w:div w:id="1360155509">
              <w:marLeft w:val="0"/>
              <w:marRight w:val="0"/>
              <w:marTop w:val="0"/>
              <w:marBottom w:val="0"/>
              <w:divBdr>
                <w:top w:val="none" w:sz="0" w:space="0" w:color="auto"/>
                <w:left w:val="none" w:sz="0" w:space="0" w:color="auto"/>
                <w:bottom w:val="none" w:sz="0" w:space="0" w:color="auto"/>
                <w:right w:val="none" w:sz="0" w:space="0" w:color="auto"/>
              </w:divBdr>
            </w:div>
            <w:div w:id="1281452614">
              <w:marLeft w:val="0"/>
              <w:marRight w:val="0"/>
              <w:marTop w:val="0"/>
              <w:marBottom w:val="0"/>
              <w:divBdr>
                <w:top w:val="none" w:sz="0" w:space="0" w:color="auto"/>
                <w:left w:val="none" w:sz="0" w:space="0" w:color="auto"/>
                <w:bottom w:val="none" w:sz="0" w:space="0" w:color="auto"/>
                <w:right w:val="none" w:sz="0" w:space="0" w:color="auto"/>
              </w:divBdr>
            </w:div>
            <w:div w:id="804080408">
              <w:marLeft w:val="0"/>
              <w:marRight w:val="0"/>
              <w:marTop w:val="0"/>
              <w:marBottom w:val="0"/>
              <w:divBdr>
                <w:top w:val="none" w:sz="0" w:space="0" w:color="auto"/>
                <w:left w:val="none" w:sz="0" w:space="0" w:color="auto"/>
                <w:bottom w:val="none" w:sz="0" w:space="0" w:color="auto"/>
                <w:right w:val="none" w:sz="0" w:space="0" w:color="auto"/>
              </w:divBdr>
            </w:div>
            <w:div w:id="36244418">
              <w:marLeft w:val="0"/>
              <w:marRight w:val="0"/>
              <w:marTop w:val="0"/>
              <w:marBottom w:val="0"/>
              <w:divBdr>
                <w:top w:val="none" w:sz="0" w:space="0" w:color="auto"/>
                <w:left w:val="none" w:sz="0" w:space="0" w:color="auto"/>
                <w:bottom w:val="none" w:sz="0" w:space="0" w:color="auto"/>
                <w:right w:val="none" w:sz="0" w:space="0" w:color="auto"/>
              </w:divBdr>
            </w:div>
            <w:div w:id="595751646">
              <w:marLeft w:val="0"/>
              <w:marRight w:val="0"/>
              <w:marTop w:val="0"/>
              <w:marBottom w:val="0"/>
              <w:divBdr>
                <w:top w:val="none" w:sz="0" w:space="0" w:color="auto"/>
                <w:left w:val="none" w:sz="0" w:space="0" w:color="auto"/>
                <w:bottom w:val="none" w:sz="0" w:space="0" w:color="auto"/>
                <w:right w:val="none" w:sz="0" w:space="0" w:color="auto"/>
              </w:divBdr>
            </w:div>
            <w:div w:id="1532258838">
              <w:marLeft w:val="0"/>
              <w:marRight w:val="0"/>
              <w:marTop w:val="0"/>
              <w:marBottom w:val="0"/>
              <w:divBdr>
                <w:top w:val="none" w:sz="0" w:space="0" w:color="auto"/>
                <w:left w:val="none" w:sz="0" w:space="0" w:color="auto"/>
                <w:bottom w:val="none" w:sz="0" w:space="0" w:color="auto"/>
                <w:right w:val="none" w:sz="0" w:space="0" w:color="auto"/>
              </w:divBdr>
            </w:div>
            <w:div w:id="1933203503">
              <w:marLeft w:val="0"/>
              <w:marRight w:val="0"/>
              <w:marTop w:val="0"/>
              <w:marBottom w:val="0"/>
              <w:divBdr>
                <w:top w:val="none" w:sz="0" w:space="0" w:color="auto"/>
                <w:left w:val="none" w:sz="0" w:space="0" w:color="auto"/>
                <w:bottom w:val="none" w:sz="0" w:space="0" w:color="auto"/>
                <w:right w:val="none" w:sz="0" w:space="0" w:color="auto"/>
              </w:divBdr>
            </w:div>
            <w:div w:id="319385362">
              <w:marLeft w:val="0"/>
              <w:marRight w:val="0"/>
              <w:marTop w:val="0"/>
              <w:marBottom w:val="0"/>
              <w:divBdr>
                <w:top w:val="none" w:sz="0" w:space="0" w:color="auto"/>
                <w:left w:val="none" w:sz="0" w:space="0" w:color="auto"/>
                <w:bottom w:val="none" w:sz="0" w:space="0" w:color="auto"/>
                <w:right w:val="none" w:sz="0" w:space="0" w:color="auto"/>
              </w:divBdr>
            </w:div>
            <w:div w:id="755900937">
              <w:marLeft w:val="0"/>
              <w:marRight w:val="0"/>
              <w:marTop w:val="0"/>
              <w:marBottom w:val="0"/>
              <w:divBdr>
                <w:top w:val="none" w:sz="0" w:space="0" w:color="auto"/>
                <w:left w:val="none" w:sz="0" w:space="0" w:color="auto"/>
                <w:bottom w:val="none" w:sz="0" w:space="0" w:color="auto"/>
                <w:right w:val="none" w:sz="0" w:space="0" w:color="auto"/>
              </w:divBdr>
            </w:div>
            <w:div w:id="845436484">
              <w:marLeft w:val="0"/>
              <w:marRight w:val="0"/>
              <w:marTop w:val="0"/>
              <w:marBottom w:val="0"/>
              <w:divBdr>
                <w:top w:val="none" w:sz="0" w:space="0" w:color="auto"/>
                <w:left w:val="none" w:sz="0" w:space="0" w:color="auto"/>
                <w:bottom w:val="none" w:sz="0" w:space="0" w:color="auto"/>
                <w:right w:val="none" w:sz="0" w:space="0" w:color="auto"/>
              </w:divBdr>
            </w:div>
            <w:div w:id="108742058">
              <w:marLeft w:val="0"/>
              <w:marRight w:val="0"/>
              <w:marTop w:val="0"/>
              <w:marBottom w:val="0"/>
              <w:divBdr>
                <w:top w:val="none" w:sz="0" w:space="0" w:color="auto"/>
                <w:left w:val="none" w:sz="0" w:space="0" w:color="auto"/>
                <w:bottom w:val="none" w:sz="0" w:space="0" w:color="auto"/>
                <w:right w:val="none" w:sz="0" w:space="0" w:color="auto"/>
              </w:divBdr>
            </w:div>
            <w:div w:id="952981009">
              <w:marLeft w:val="0"/>
              <w:marRight w:val="0"/>
              <w:marTop w:val="0"/>
              <w:marBottom w:val="0"/>
              <w:divBdr>
                <w:top w:val="none" w:sz="0" w:space="0" w:color="auto"/>
                <w:left w:val="none" w:sz="0" w:space="0" w:color="auto"/>
                <w:bottom w:val="none" w:sz="0" w:space="0" w:color="auto"/>
                <w:right w:val="none" w:sz="0" w:space="0" w:color="auto"/>
              </w:divBdr>
            </w:div>
            <w:div w:id="1559630154">
              <w:marLeft w:val="0"/>
              <w:marRight w:val="0"/>
              <w:marTop w:val="0"/>
              <w:marBottom w:val="0"/>
              <w:divBdr>
                <w:top w:val="none" w:sz="0" w:space="0" w:color="auto"/>
                <w:left w:val="none" w:sz="0" w:space="0" w:color="auto"/>
                <w:bottom w:val="none" w:sz="0" w:space="0" w:color="auto"/>
                <w:right w:val="none" w:sz="0" w:space="0" w:color="auto"/>
              </w:divBdr>
            </w:div>
            <w:div w:id="1222787490">
              <w:marLeft w:val="0"/>
              <w:marRight w:val="0"/>
              <w:marTop w:val="0"/>
              <w:marBottom w:val="0"/>
              <w:divBdr>
                <w:top w:val="none" w:sz="0" w:space="0" w:color="auto"/>
                <w:left w:val="none" w:sz="0" w:space="0" w:color="auto"/>
                <w:bottom w:val="none" w:sz="0" w:space="0" w:color="auto"/>
                <w:right w:val="none" w:sz="0" w:space="0" w:color="auto"/>
              </w:divBdr>
            </w:div>
            <w:div w:id="1981038494">
              <w:marLeft w:val="0"/>
              <w:marRight w:val="0"/>
              <w:marTop w:val="0"/>
              <w:marBottom w:val="0"/>
              <w:divBdr>
                <w:top w:val="none" w:sz="0" w:space="0" w:color="auto"/>
                <w:left w:val="none" w:sz="0" w:space="0" w:color="auto"/>
                <w:bottom w:val="none" w:sz="0" w:space="0" w:color="auto"/>
                <w:right w:val="none" w:sz="0" w:space="0" w:color="auto"/>
              </w:divBdr>
            </w:div>
            <w:div w:id="441538669">
              <w:marLeft w:val="0"/>
              <w:marRight w:val="0"/>
              <w:marTop w:val="0"/>
              <w:marBottom w:val="0"/>
              <w:divBdr>
                <w:top w:val="none" w:sz="0" w:space="0" w:color="auto"/>
                <w:left w:val="none" w:sz="0" w:space="0" w:color="auto"/>
                <w:bottom w:val="none" w:sz="0" w:space="0" w:color="auto"/>
                <w:right w:val="none" w:sz="0" w:space="0" w:color="auto"/>
              </w:divBdr>
            </w:div>
            <w:div w:id="1614676840">
              <w:marLeft w:val="0"/>
              <w:marRight w:val="0"/>
              <w:marTop w:val="0"/>
              <w:marBottom w:val="0"/>
              <w:divBdr>
                <w:top w:val="none" w:sz="0" w:space="0" w:color="auto"/>
                <w:left w:val="none" w:sz="0" w:space="0" w:color="auto"/>
                <w:bottom w:val="none" w:sz="0" w:space="0" w:color="auto"/>
                <w:right w:val="none" w:sz="0" w:space="0" w:color="auto"/>
              </w:divBdr>
            </w:div>
            <w:div w:id="994643613">
              <w:marLeft w:val="0"/>
              <w:marRight w:val="0"/>
              <w:marTop w:val="0"/>
              <w:marBottom w:val="0"/>
              <w:divBdr>
                <w:top w:val="none" w:sz="0" w:space="0" w:color="auto"/>
                <w:left w:val="none" w:sz="0" w:space="0" w:color="auto"/>
                <w:bottom w:val="none" w:sz="0" w:space="0" w:color="auto"/>
                <w:right w:val="none" w:sz="0" w:space="0" w:color="auto"/>
              </w:divBdr>
            </w:div>
            <w:div w:id="849637784">
              <w:marLeft w:val="0"/>
              <w:marRight w:val="0"/>
              <w:marTop w:val="0"/>
              <w:marBottom w:val="0"/>
              <w:divBdr>
                <w:top w:val="none" w:sz="0" w:space="0" w:color="auto"/>
                <w:left w:val="none" w:sz="0" w:space="0" w:color="auto"/>
                <w:bottom w:val="none" w:sz="0" w:space="0" w:color="auto"/>
                <w:right w:val="none" w:sz="0" w:space="0" w:color="auto"/>
              </w:divBdr>
            </w:div>
            <w:div w:id="58523735">
              <w:marLeft w:val="0"/>
              <w:marRight w:val="0"/>
              <w:marTop w:val="0"/>
              <w:marBottom w:val="0"/>
              <w:divBdr>
                <w:top w:val="none" w:sz="0" w:space="0" w:color="auto"/>
                <w:left w:val="none" w:sz="0" w:space="0" w:color="auto"/>
                <w:bottom w:val="none" w:sz="0" w:space="0" w:color="auto"/>
                <w:right w:val="none" w:sz="0" w:space="0" w:color="auto"/>
              </w:divBdr>
            </w:div>
            <w:div w:id="461846973">
              <w:marLeft w:val="0"/>
              <w:marRight w:val="0"/>
              <w:marTop w:val="0"/>
              <w:marBottom w:val="0"/>
              <w:divBdr>
                <w:top w:val="none" w:sz="0" w:space="0" w:color="auto"/>
                <w:left w:val="none" w:sz="0" w:space="0" w:color="auto"/>
                <w:bottom w:val="none" w:sz="0" w:space="0" w:color="auto"/>
                <w:right w:val="none" w:sz="0" w:space="0" w:color="auto"/>
              </w:divBdr>
            </w:div>
            <w:div w:id="717583046">
              <w:marLeft w:val="0"/>
              <w:marRight w:val="0"/>
              <w:marTop w:val="0"/>
              <w:marBottom w:val="0"/>
              <w:divBdr>
                <w:top w:val="none" w:sz="0" w:space="0" w:color="auto"/>
                <w:left w:val="none" w:sz="0" w:space="0" w:color="auto"/>
                <w:bottom w:val="none" w:sz="0" w:space="0" w:color="auto"/>
                <w:right w:val="none" w:sz="0" w:space="0" w:color="auto"/>
              </w:divBdr>
            </w:div>
            <w:div w:id="1325357412">
              <w:marLeft w:val="0"/>
              <w:marRight w:val="0"/>
              <w:marTop w:val="0"/>
              <w:marBottom w:val="0"/>
              <w:divBdr>
                <w:top w:val="none" w:sz="0" w:space="0" w:color="auto"/>
                <w:left w:val="none" w:sz="0" w:space="0" w:color="auto"/>
                <w:bottom w:val="none" w:sz="0" w:space="0" w:color="auto"/>
                <w:right w:val="none" w:sz="0" w:space="0" w:color="auto"/>
              </w:divBdr>
            </w:div>
            <w:div w:id="1949310569">
              <w:marLeft w:val="0"/>
              <w:marRight w:val="0"/>
              <w:marTop w:val="0"/>
              <w:marBottom w:val="0"/>
              <w:divBdr>
                <w:top w:val="none" w:sz="0" w:space="0" w:color="auto"/>
                <w:left w:val="none" w:sz="0" w:space="0" w:color="auto"/>
                <w:bottom w:val="none" w:sz="0" w:space="0" w:color="auto"/>
                <w:right w:val="none" w:sz="0" w:space="0" w:color="auto"/>
              </w:divBdr>
            </w:div>
            <w:div w:id="645166291">
              <w:marLeft w:val="0"/>
              <w:marRight w:val="0"/>
              <w:marTop w:val="0"/>
              <w:marBottom w:val="0"/>
              <w:divBdr>
                <w:top w:val="none" w:sz="0" w:space="0" w:color="auto"/>
                <w:left w:val="none" w:sz="0" w:space="0" w:color="auto"/>
                <w:bottom w:val="none" w:sz="0" w:space="0" w:color="auto"/>
                <w:right w:val="none" w:sz="0" w:space="0" w:color="auto"/>
              </w:divBdr>
            </w:div>
            <w:div w:id="1722972468">
              <w:marLeft w:val="0"/>
              <w:marRight w:val="0"/>
              <w:marTop w:val="0"/>
              <w:marBottom w:val="0"/>
              <w:divBdr>
                <w:top w:val="none" w:sz="0" w:space="0" w:color="auto"/>
                <w:left w:val="none" w:sz="0" w:space="0" w:color="auto"/>
                <w:bottom w:val="none" w:sz="0" w:space="0" w:color="auto"/>
                <w:right w:val="none" w:sz="0" w:space="0" w:color="auto"/>
              </w:divBdr>
            </w:div>
            <w:div w:id="1702825112">
              <w:marLeft w:val="0"/>
              <w:marRight w:val="0"/>
              <w:marTop w:val="0"/>
              <w:marBottom w:val="0"/>
              <w:divBdr>
                <w:top w:val="none" w:sz="0" w:space="0" w:color="auto"/>
                <w:left w:val="none" w:sz="0" w:space="0" w:color="auto"/>
                <w:bottom w:val="none" w:sz="0" w:space="0" w:color="auto"/>
                <w:right w:val="none" w:sz="0" w:space="0" w:color="auto"/>
              </w:divBdr>
            </w:div>
            <w:div w:id="1084180265">
              <w:marLeft w:val="0"/>
              <w:marRight w:val="0"/>
              <w:marTop w:val="0"/>
              <w:marBottom w:val="0"/>
              <w:divBdr>
                <w:top w:val="none" w:sz="0" w:space="0" w:color="auto"/>
                <w:left w:val="none" w:sz="0" w:space="0" w:color="auto"/>
                <w:bottom w:val="none" w:sz="0" w:space="0" w:color="auto"/>
                <w:right w:val="none" w:sz="0" w:space="0" w:color="auto"/>
              </w:divBdr>
            </w:div>
            <w:div w:id="20693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41938">
      <w:bodyDiv w:val="1"/>
      <w:marLeft w:val="0"/>
      <w:marRight w:val="0"/>
      <w:marTop w:val="0"/>
      <w:marBottom w:val="0"/>
      <w:divBdr>
        <w:top w:val="none" w:sz="0" w:space="0" w:color="auto"/>
        <w:left w:val="none" w:sz="0" w:space="0" w:color="auto"/>
        <w:bottom w:val="none" w:sz="0" w:space="0" w:color="auto"/>
        <w:right w:val="none" w:sz="0" w:space="0" w:color="auto"/>
      </w:divBdr>
    </w:div>
    <w:div w:id="761029079">
      <w:bodyDiv w:val="1"/>
      <w:marLeft w:val="0"/>
      <w:marRight w:val="0"/>
      <w:marTop w:val="0"/>
      <w:marBottom w:val="0"/>
      <w:divBdr>
        <w:top w:val="none" w:sz="0" w:space="0" w:color="auto"/>
        <w:left w:val="none" w:sz="0" w:space="0" w:color="auto"/>
        <w:bottom w:val="none" w:sz="0" w:space="0" w:color="auto"/>
        <w:right w:val="none" w:sz="0" w:space="0" w:color="auto"/>
      </w:divBdr>
    </w:div>
    <w:div w:id="766392321">
      <w:bodyDiv w:val="1"/>
      <w:marLeft w:val="0"/>
      <w:marRight w:val="0"/>
      <w:marTop w:val="0"/>
      <w:marBottom w:val="0"/>
      <w:divBdr>
        <w:top w:val="none" w:sz="0" w:space="0" w:color="auto"/>
        <w:left w:val="none" w:sz="0" w:space="0" w:color="auto"/>
        <w:bottom w:val="none" w:sz="0" w:space="0" w:color="auto"/>
        <w:right w:val="none" w:sz="0" w:space="0" w:color="auto"/>
      </w:divBdr>
    </w:div>
    <w:div w:id="777797413">
      <w:bodyDiv w:val="1"/>
      <w:marLeft w:val="0"/>
      <w:marRight w:val="0"/>
      <w:marTop w:val="0"/>
      <w:marBottom w:val="0"/>
      <w:divBdr>
        <w:top w:val="none" w:sz="0" w:space="0" w:color="auto"/>
        <w:left w:val="none" w:sz="0" w:space="0" w:color="auto"/>
        <w:bottom w:val="none" w:sz="0" w:space="0" w:color="auto"/>
        <w:right w:val="none" w:sz="0" w:space="0" w:color="auto"/>
      </w:divBdr>
    </w:div>
    <w:div w:id="791510703">
      <w:bodyDiv w:val="1"/>
      <w:marLeft w:val="0"/>
      <w:marRight w:val="0"/>
      <w:marTop w:val="0"/>
      <w:marBottom w:val="0"/>
      <w:divBdr>
        <w:top w:val="none" w:sz="0" w:space="0" w:color="auto"/>
        <w:left w:val="none" w:sz="0" w:space="0" w:color="auto"/>
        <w:bottom w:val="none" w:sz="0" w:space="0" w:color="auto"/>
        <w:right w:val="none" w:sz="0" w:space="0" w:color="auto"/>
      </w:divBdr>
    </w:div>
    <w:div w:id="797532283">
      <w:bodyDiv w:val="1"/>
      <w:marLeft w:val="0"/>
      <w:marRight w:val="0"/>
      <w:marTop w:val="0"/>
      <w:marBottom w:val="0"/>
      <w:divBdr>
        <w:top w:val="none" w:sz="0" w:space="0" w:color="auto"/>
        <w:left w:val="none" w:sz="0" w:space="0" w:color="auto"/>
        <w:bottom w:val="none" w:sz="0" w:space="0" w:color="auto"/>
        <w:right w:val="none" w:sz="0" w:space="0" w:color="auto"/>
      </w:divBdr>
    </w:div>
    <w:div w:id="797991604">
      <w:bodyDiv w:val="1"/>
      <w:marLeft w:val="0"/>
      <w:marRight w:val="0"/>
      <w:marTop w:val="0"/>
      <w:marBottom w:val="0"/>
      <w:divBdr>
        <w:top w:val="none" w:sz="0" w:space="0" w:color="auto"/>
        <w:left w:val="none" w:sz="0" w:space="0" w:color="auto"/>
        <w:bottom w:val="none" w:sz="0" w:space="0" w:color="auto"/>
        <w:right w:val="none" w:sz="0" w:space="0" w:color="auto"/>
      </w:divBdr>
    </w:div>
    <w:div w:id="800198373">
      <w:bodyDiv w:val="1"/>
      <w:marLeft w:val="0"/>
      <w:marRight w:val="0"/>
      <w:marTop w:val="0"/>
      <w:marBottom w:val="0"/>
      <w:divBdr>
        <w:top w:val="none" w:sz="0" w:space="0" w:color="auto"/>
        <w:left w:val="none" w:sz="0" w:space="0" w:color="auto"/>
        <w:bottom w:val="none" w:sz="0" w:space="0" w:color="auto"/>
        <w:right w:val="none" w:sz="0" w:space="0" w:color="auto"/>
      </w:divBdr>
    </w:div>
    <w:div w:id="800809509">
      <w:bodyDiv w:val="1"/>
      <w:marLeft w:val="0"/>
      <w:marRight w:val="0"/>
      <w:marTop w:val="0"/>
      <w:marBottom w:val="0"/>
      <w:divBdr>
        <w:top w:val="none" w:sz="0" w:space="0" w:color="auto"/>
        <w:left w:val="none" w:sz="0" w:space="0" w:color="auto"/>
        <w:bottom w:val="none" w:sz="0" w:space="0" w:color="auto"/>
        <w:right w:val="none" w:sz="0" w:space="0" w:color="auto"/>
      </w:divBdr>
    </w:div>
    <w:div w:id="839925027">
      <w:bodyDiv w:val="1"/>
      <w:marLeft w:val="0"/>
      <w:marRight w:val="0"/>
      <w:marTop w:val="0"/>
      <w:marBottom w:val="0"/>
      <w:divBdr>
        <w:top w:val="none" w:sz="0" w:space="0" w:color="auto"/>
        <w:left w:val="none" w:sz="0" w:space="0" w:color="auto"/>
        <w:bottom w:val="none" w:sz="0" w:space="0" w:color="auto"/>
        <w:right w:val="none" w:sz="0" w:space="0" w:color="auto"/>
      </w:divBdr>
    </w:div>
    <w:div w:id="855579158">
      <w:bodyDiv w:val="1"/>
      <w:marLeft w:val="0"/>
      <w:marRight w:val="0"/>
      <w:marTop w:val="0"/>
      <w:marBottom w:val="0"/>
      <w:divBdr>
        <w:top w:val="none" w:sz="0" w:space="0" w:color="auto"/>
        <w:left w:val="none" w:sz="0" w:space="0" w:color="auto"/>
        <w:bottom w:val="none" w:sz="0" w:space="0" w:color="auto"/>
        <w:right w:val="none" w:sz="0" w:space="0" w:color="auto"/>
      </w:divBdr>
    </w:div>
    <w:div w:id="857037484">
      <w:bodyDiv w:val="1"/>
      <w:marLeft w:val="0"/>
      <w:marRight w:val="0"/>
      <w:marTop w:val="0"/>
      <w:marBottom w:val="0"/>
      <w:divBdr>
        <w:top w:val="none" w:sz="0" w:space="0" w:color="auto"/>
        <w:left w:val="none" w:sz="0" w:space="0" w:color="auto"/>
        <w:bottom w:val="none" w:sz="0" w:space="0" w:color="auto"/>
        <w:right w:val="none" w:sz="0" w:space="0" w:color="auto"/>
      </w:divBdr>
    </w:div>
    <w:div w:id="864026722">
      <w:bodyDiv w:val="1"/>
      <w:marLeft w:val="0"/>
      <w:marRight w:val="0"/>
      <w:marTop w:val="0"/>
      <w:marBottom w:val="0"/>
      <w:divBdr>
        <w:top w:val="none" w:sz="0" w:space="0" w:color="auto"/>
        <w:left w:val="none" w:sz="0" w:space="0" w:color="auto"/>
        <w:bottom w:val="none" w:sz="0" w:space="0" w:color="auto"/>
        <w:right w:val="none" w:sz="0" w:space="0" w:color="auto"/>
      </w:divBdr>
    </w:div>
    <w:div w:id="879586598">
      <w:bodyDiv w:val="1"/>
      <w:marLeft w:val="0"/>
      <w:marRight w:val="0"/>
      <w:marTop w:val="0"/>
      <w:marBottom w:val="0"/>
      <w:divBdr>
        <w:top w:val="none" w:sz="0" w:space="0" w:color="auto"/>
        <w:left w:val="none" w:sz="0" w:space="0" w:color="auto"/>
        <w:bottom w:val="none" w:sz="0" w:space="0" w:color="auto"/>
        <w:right w:val="none" w:sz="0" w:space="0" w:color="auto"/>
      </w:divBdr>
    </w:div>
    <w:div w:id="886140389">
      <w:bodyDiv w:val="1"/>
      <w:marLeft w:val="0"/>
      <w:marRight w:val="0"/>
      <w:marTop w:val="0"/>
      <w:marBottom w:val="0"/>
      <w:divBdr>
        <w:top w:val="none" w:sz="0" w:space="0" w:color="auto"/>
        <w:left w:val="none" w:sz="0" w:space="0" w:color="auto"/>
        <w:bottom w:val="none" w:sz="0" w:space="0" w:color="auto"/>
        <w:right w:val="none" w:sz="0" w:space="0" w:color="auto"/>
      </w:divBdr>
    </w:div>
    <w:div w:id="886841319">
      <w:bodyDiv w:val="1"/>
      <w:marLeft w:val="0"/>
      <w:marRight w:val="0"/>
      <w:marTop w:val="0"/>
      <w:marBottom w:val="0"/>
      <w:divBdr>
        <w:top w:val="none" w:sz="0" w:space="0" w:color="auto"/>
        <w:left w:val="none" w:sz="0" w:space="0" w:color="auto"/>
        <w:bottom w:val="none" w:sz="0" w:space="0" w:color="auto"/>
        <w:right w:val="none" w:sz="0" w:space="0" w:color="auto"/>
      </w:divBdr>
    </w:div>
    <w:div w:id="887226640">
      <w:bodyDiv w:val="1"/>
      <w:marLeft w:val="0"/>
      <w:marRight w:val="0"/>
      <w:marTop w:val="0"/>
      <w:marBottom w:val="0"/>
      <w:divBdr>
        <w:top w:val="none" w:sz="0" w:space="0" w:color="auto"/>
        <w:left w:val="none" w:sz="0" w:space="0" w:color="auto"/>
        <w:bottom w:val="none" w:sz="0" w:space="0" w:color="auto"/>
        <w:right w:val="none" w:sz="0" w:space="0" w:color="auto"/>
      </w:divBdr>
    </w:div>
    <w:div w:id="890846320">
      <w:bodyDiv w:val="1"/>
      <w:marLeft w:val="0"/>
      <w:marRight w:val="0"/>
      <w:marTop w:val="0"/>
      <w:marBottom w:val="0"/>
      <w:divBdr>
        <w:top w:val="none" w:sz="0" w:space="0" w:color="auto"/>
        <w:left w:val="none" w:sz="0" w:space="0" w:color="auto"/>
        <w:bottom w:val="none" w:sz="0" w:space="0" w:color="auto"/>
        <w:right w:val="none" w:sz="0" w:space="0" w:color="auto"/>
      </w:divBdr>
    </w:div>
    <w:div w:id="902644302">
      <w:bodyDiv w:val="1"/>
      <w:marLeft w:val="0"/>
      <w:marRight w:val="0"/>
      <w:marTop w:val="0"/>
      <w:marBottom w:val="0"/>
      <w:divBdr>
        <w:top w:val="none" w:sz="0" w:space="0" w:color="auto"/>
        <w:left w:val="none" w:sz="0" w:space="0" w:color="auto"/>
        <w:bottom w:val="none" w:sz="0" w:space="0" w:color="auto"/>
        <w:right w:val="none" w:sz="0" w:space="0" w:color="auto"/>
      </w:divBdr>
    </w:div>
    <w:div w:id="904026251">
      <w:bodyDiv w:val="1"/>
      <w:marLeft w:val="0"/>
      <w:marRight w:val="0"/>
      <w:marTop w:val="0"/>
      <w:marBottom w:val="0"/>
      <w:divBdr>
        <w:top w:val="none" w:sz="0" w:space="0" w:color="auto"/>
        <w:left w:val="none" w:sz="0" w:space="0" w:color="auto"/>
        <w:bottom w:val="none" w:sz="0" w:space="0" w:color="auto"/>
        <w:right w:val="none" w:sz="0" w:space="0" w:color="auto"/>
      </w:divBdr>
    </w:div>
    <w:div w:id="912812556">
      <w:bodyDiv w:val="1"/>
      <w:marLeft w:val="0"/>
      <w:marRight w:val="0"/>
      <w:marTop w:val="0"/>
      <w:marBottom w:val="0"/>
      <w:divBdr>
        <w:top w:val="none" w:sz="0" w:space="0" w:color="auto"/>
        <w:left w:val="none" w:sz="0" w:space="0" w:color="auto"/>
        <w:bottom w:val="none" w:sz="0" w:space="0" w:color="auto"/>
        <w:right w:val="none" w:sz="0" w:space="0" w:color="auto"/>
      </w:divBdr>
    </w:div>
    <w:div w:id="916207045">
      <w:bodyDiv w:val="1"/>
      <w:marLeft w:val="0"/>
      <w:marRight w:val="0"/>
      <w:marTop w:val="0"/>
      <w:marBottom w:val="0"/>
      <w:divBdr>
        <w:top w:val="none" w:sz="0" w:space="0" w:color="auto"/>
        <w:left w:val="none" w:sz="0" w:space="0" w:color="auto"/>
        <w:bottom w:val="none" w:sz="0" w:space="0" w:color="auto"/>
        <w:right w:val="none" w:sz="0" w:space="0" w:color="auto"/>
      </w:divBdr>
      <w:divsChild>
        <w:div w:id="36273028">
          <w:marLeft w:val="0"/>
          <w:marRight w:val="0"/>
          <w:marTop w:val="0"/>
          <w:marBottom w:val="0"/>
          <w:divBdr>
            <w:top w:val="none" w:sz="0" w:space="0" w:color="auto"/>
            <w:left w:val="none" w:sz="0" w:space="0" w:color="auto"/>
            <w:bottom w:val="none" w:sz="0" w:space="0" w:color="auto"/>
            <w:right w:val="none" w:sz="0" w:space="0" w:color="auto"/>
          </w:divBdr>
        </w:div>
        <w:div w:id="17546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343026">
      <w:bodyDiv w:val="1"/>
      <w:marLeft w:val="0"/>
      <w:marRight w:val="0"/>
      <w:marTop w:val="0"/>
      <w:marBottom w:val="0"/>
      <w:divBdr>
        <w:top w:val="none" w:sz="0" w:space="0" w:color="auto"/>
        <w:left w:val="none" w:sz="0" w:space="0" w:color="auto"/>
        <w:bottom w:val="none" w:sz="0" w:space="0" w:color="auto"/>
        <w:right w:val="none" w:sz="0" w:space="0" w:color="auto"/>
      </w:divBdr>
    </w:div>
    <w:div w:id="929436154">
      <w:bodyDiv w:val="1"/>
      <w:marLeft w:val="0"/>
      <w:marRight w:val="0"/>
      <w:marTop w:val="0"/>
      <w:marBottom w:val="0"/>
      <w:divBdr>
        <w:top w:val="none" w:sz="0" w:space="0" w:color="auto"/>
        <w:left w:val="none" w:sz="0" w:space="0" w:color="auto"/>
        <w:bottom w:val="none" w:sz="0" w:space="0" w:color="auto"/>
        <w:right w:val="none" w:sz="0" w:space="0" w:color="auto"/>
      </w:divBdr>
    </w:div>
    <w:div w:id="933055143">
      <w:bodyDiv w:val="1"/>
      <w:marLeft w:val="0"/>
      <w:marRight w:val="0"/>
      <w:marTop w:val="0"/>
      <w:marBottom w:val="0"/>
      <w:divBdr>
        <w:top w:val="none" w:sz="0" w:space="0" w:color="auto"/>
        <w:left w:val="none" w:sz="0" w:space="0" w:color="auto"/>
        <w:bottom w:val="none" w:sz="0" w:space="0" w:color="auto"/>
        <w:right w:val="none" w:sz="0" w:space="0" w:color="auto"/>
      </w:divBdr>
    </w:div>
    <w:div w:id="935283201">
      <w:bodyDiv w:val="1"/>
      <w:marLeft w:val="0"/>
      <w:marRight w:val="0"/>
      <w:marTop w:val="0"/>
      <w:marBottom w:val="0"/>
      <w:divBdr>
        <w:top w:val="none" w:sz="0" w:space="0" w:color="auto"/>
        <w:left w:val="none" w:sz="0" w:space="0" w:color="auto"/>
        <w:bottom w:val="none" w:sz="0" w:space="0" w:color="auto"/>
        <w:right w:val="none" w:sz="0" w:space="0" w:color="auto"/>
      </w:divBdr>
    </w:div>
    <w:div w:id="941035609">
      <w:bodyDiv w:val="1"/>
      <w:marLeft w:val="0"/>
      <w:marRight w:val="0"/>
      <w:marTop w:val="0"/>
      <w:marBottom w:val="0"/>
      <w:divBdr>
        <w:top w:val="none" w:sz="0" w:space="0" w:color="auto"/>
        <w:left w:val="none" w:sz="0" w:space="0" w:color="auto"/>
        <w:bottom w:val="none" w:sz="0" w:space="0" w:color="auto"/>
        <w:right w:val="none" w:sz="0" w:space="0" w:color="auto"/>
      </w:divBdr>
    </w:div>
    <w:div w:id="954367614">
      <w:bodyDiv w:val="1"/>
      <w:marLeft w:val="0"/>
      <w:marRight w:val="0"/>
      <w:marTop w:val="0"/>
      <w:marBottom w:val="0"/>
      <w:divBdr>
        <w:top w:val="none" w:sz="0" w:space="0" w:color="auto"/>
        <w:left w:val="none" w:sz="0" w:space="0" w:color="auto"/>
        <w:bottom w:val="none" w:sz="0" w:space="0" w:color="auto"/>
        <w:right w:val="none" w:sz="0" w:space="0" w:color="auto"/>
      </w:divBdr>
    </w:div>
    <w:div w:id="958947609">
      <w:bodyDiv w:val="1"/>
      <w:marLeft w:val="0"/>
      <w:marRight w:val="0"/>
      <w:marTop w:val="0"/>
      <w:marBottom w:val="0"/>
      <w:divBdr>
        <w:top w:val="none" w:sz="0" w:space="0" w:color="auto"/>
        <w:left w:val="none" w:sz="0" w:space="0" w:color="auto"/>
        <w:bottom w:val="none" w:sz="0" w:space="0" w:color="auto"/>
        <w:right w:val="none" w:sz="0" w:space="0" w:color="auto"/>
      </w:divBdr>
    </w:div>
    <w:div w:id="964116909">
      <w:bodyDiv w:val="1"/>
      <w:marLeft w:val="0"/>
      <w:marRight w:val="0"/>
      <w:marTop w:val="0"/>
      <w:marBottom w:val="0"/>
      <w:divBdr>
        <w:top w:val="none" w:sz="0" w:space="0" w:color="auto"/>
        <w:left w:val="none" w:sz="0" w:space="0" w:color="auto"/>
        <w:bottom w:val="none" w:sz="0" w:space="0" w:color="auto"/>
        <w:right w:val="none" w:sz="0" w:space="0" w:color="auto"/>
      </w:divBdr>
    </w:div>
    <w:div w:id="969483944">
      <w:bodyDiv w:val="1"/>
      <w:marLeft w:val="0"/>
      <w:marRight w:val="0"/>
      <w:marTop w:val="0"/>
      <w:marBottom w:val="0"/>
      <w:divBdr>
        <w:top w:val="none" w:sz="0" w:space="0" w:color="auto"/>
        <w:left w:val="none" w:sz="0" w:space="0" w:color="auto"/>
        <w:bottom w:val="none" w:sz="0" w:space="0" w:color="auto"/>
        <w:right w:val="none" w:sz="0" w:space="0" w:color="auto"/>
      </w:divBdr>
    </w:div>
    <w:div w:id="996805023">
      <w:bodyDiv w:val="1"/>
      <w:marLeft w:val="0"/>
      <w:marRight w:val="0"/>
      <w:marTop w:val="0"/>
      <w:marBottom w:val="0"/>
      <w:divBdr>
        <w:top w:val="none" w:sz="0" w:space="0" w:color="auto"/>
        <w:left w:val="none" w:sz="0" w:space="0" w:color="auto"/>
        <w:bottom w:val="none" w:sz="0" w:space="0" w:color="auto"/>
        <w:right w:val="none" w:sz="0" w:space="0" w:color="auto"/>
      </w:divBdr>
    </w:div>
    <w:div w:id="1005061547">
      <w:bodyDiv w:val="1"/>
      <w:marLeft w:val="0"/>
      <w:marRight w:val="0"/>
      <w:marTop w:val="0"/>
      <w:marBottom w:val="0"/>
      <w:divBdr>
        <w:top w:val="none" w:sz="0" w:space="0" w:color="auto"/>
        <w:left w:val="none" w:sz="0" w:space="0" w:color="auto"/>
        <w:bottom w:val="none" w:sz="0" w:space="0" w:color="auto"/>
        <w:right w:val="none" w:sz="0" w:space="0" w:color="auto"/>
      </w:divBdr>
    </w:div>
    <w:div w:id="1007175408">
      <w:bodyDiv w:val="1"/>
      <w:marLeft w:val="0"/>
      <w:marRight w:val="0"/>
      <w:marTop w:val="0"/>
      <w:marBottom w:val="0"/>
      <w:divBdr>
        <w:top w:val="none" w:sz="0" w:space="0" w:color="auto"/>
        <w:left w:val="none" w:sz="0" w:space="0" w:color="auto"/>
        <w:bottom w:val="none" w:sz="0" w:space="0" w:color="auto"/>
        <w:right w:val="none" w:sz="0" w:space="0" w:color="auto"/>
      </w:divBdr>
    </w:div>
    <w:div w:id="1013847343">
      <w:bodyDiv w:val="1"/>
      <w:marLeft w:val="0"/>
      <w:marRight w:val="0"/>
      <w:marTop w:val="0"/>
      <w:marBottom w:val="0"/>
      <w:divBdr>
        <w:top w:val="none" w:sz="0" w:space="0" w:color="auto"/>
        <w:left w:val="none" w:sz="0" w:space="0" w:color="auto"/>
        <w:bottom w:val="none" w:sz="0" w:space="0" w:color="auto"/>
        <w:right w:val="none" w:sz="0" w:space="0" w:color="auto"/>
      </w:divBdr>
    </w:div>
    <w:div w:id="1040982456">
      <w:bodyDiv w:val="1"/>
      <w:marLeft w:val="0"/>
      <w:marRight w:val="0"/>
      <w:marTop w:val="0"/>
      <w:marBottom w:val="0"/>
      <w:divBdr>
        <w:top w:val="none" w:sz="0" w:space="0" w:color="auto"/>
        <w:left w:val="none" w:sz="0" w:space="0" w:color="auto"/>
        <w:bottom w:val="none" w:sz="0" w:space="0" w:color="auto"/>
        <w:right w:val="none" w:sz="0" w:space="0" w:color="auto"/>
      </w:divBdr>
    </w:div>
    <w:div w:id="1056047380">
      <w:bodyDiv w:val="1"/>
      <w:marLeft w:val="0"/>
      <w:marRight w:val="0"/>
      <w:marTop w:val="0"/>
      <w:marBottom w:val="0"/>
      <w:divBdr>
        <w:top w:val="none" w:sz="0" w:space="0" w:color="auto"/>
        <w:left w:val="none" w:sz="0" w:space="0" w:color="auto"/>
        <w:bottom w:val="none" w:sz="0" w:space="0" w:color="auto"/>
        <w:right w:val="none" w:sz="0" w:space="0" w:color="auto"/>
      </w:divBdr>
    </w:div>
    <w:div w:id="1057511620">
      <w:bodyDiv w:val="1"/>
      <w:marLeft w:val="0"/>
      <w:marRight w:val="0"/>
      <w:marTop w:val="0"/>
      <w:marBottom w:val="0"/>
      <w:divBdr>
        <w:top w:val="none" w:sz="0" w:space="0" w:color="auto"/>
        <w:left w:val="none" w:sz="0" w:space="0" w:color="auto"/>
        <w:bottom w:val="none" w:sz="0" w:space="0" w:color="auto"/>
        <w:right w:val="none" w:sz="0" w:space="0" w:color="auto"/>
      </w:divBdr>
    </w:div>
    <w:div w:id="1068458403">
      <w:bodyDiv w:val="1"/>
      <w:marLeft w:val="0"/>
      <w:marRight w:val="0"/>
      <w:marTop w:val="0"/>
      <w:marBottom w:val="0"/>
      <w:divBdr>
        <w:top w:val="none" w:sz="0" w:space="0" w:color="auto"/>
        <w:left w:val="none" w:sz="0" w:space="0" w:color="auto"/>
        <w:bottom w:val="none" w:sz="0" w:space="0" w:color="auto"/>
        <w:right w:val="none" w:sz="0" w:space="0" w:color="auto"/>
      </w:divBdr>
    </w:div>
    <w:div w:id="1082029349">
      <w:bodyDiv w:val="1"/>
      <w:marLeft w:val="0"/>
      <w:marRight w:val="0"/>
      <w:marTop w:val="0"/>
      <w:marBottom w:val="0"/>
      <w:divBdr>
        <w:top w:val="none" w:sz="0" w:space="0" w:color="auto"/>
        <w:left w:val="none" w:sz="0" w:space="0" w:color="auto"/>
        <w:bottom w:val="none" w:sz="0" w:space="0" w:color="auto"/>
        <w:right w:val="none" w:sz="0" w:space="0" w:color="auto"/>
      </w:divBdr>
    </w:div>
    <w:div w:id="1082987222">
      <w:bodyDiv w:val="1"/>
      <w:marLeft w:val="0"/>
      <w:marRight w:val="0"/>
      <w:marTop w:val="0"/>
      <w:marBottom w:val="0"/>
      <w:divBdr>
        <w:top w:val="none" w:sz="0" w:space="0" w:color="auto"/>
        <w:left w:val="none" w:sz="0" w:space="0" w:color="auto"/>
        <w:bottom w:val="none" w:sz="0" w:space="0" w:color="auto"/>
        <w:right w:val="none" w:sz="0" w:space="0" w:color="auto"/>
      </w:divBdr>
    </w:div>
    <w:div w:id="1085153527">
      <w:bodyDiv w:val="1"/>
      <w:marLeft w:val="0"/>
      <w:marRight w:val="0"/>
      <w:marTop w:val="0"/>
      <w:marBottom w:val="0"/>
      <w:divBdr>
        <w:top w:val="none" w:sz="0" w:space="0" w:color="auto"/>
        <w:left w:val="none" w:sz="0" w:space="0" w:color="auto"/>
        <w:bottom w:val="none" w:sz="0" w:space="0" w:color="auto"/>
        <w:right w:val="none" w:sz="0" w:space="0" w:color="auto"/>
      </w:divBdr>
    </w:div>
    <w:div w:id="1093089815">
      <w:bodyDiv w:val="1"/>
      <w:marLeft w:val="0"/>
      <w:marRight w:val="0"/>
      <w:marTop w:val="0"/>
      <w:marBottom w:val="0"/>
      <w:divBdr>
        <w:top w:val="none" w:sz="0" w:space="0" w:color="auto"/>
        <w:left w:val="none" w:sz="0" w:space="0" w:color="auto"/>
        <w:bottom w:val="none" w:sz="0" w:space="0" w:color="auto"/>
        <w:right w:val="none" w:sz="0" w:space="0" w:color="auto"/>
      </w:divBdr>
    </w:div>
    <w:div w:id="1100832045">
      <w:bodyDiv w:val="1"/>
      <w:marLeft w:val="0"/>
      <w:marRight w:val="0"/>
      <w:marTop w:val="0"/>
      <w:marBottom w:val="0"/>
      <w:divBdr>
        <w:top w:val="none" w:sz="0" w:space="0" w:color="auto"/>
        <w:left w:val="none" w:sz="0" w:space="0" w:color="auto"/>
        <w:bottom w:val="none" w:sz="0" w:space="0" w:color="auto"/>
        <w:right w:val="none" w:sz="0" w:space="0" w:color="auto"/>
      </w:divBdr>
    </w:div>
    <w:div w:id="1114439748">
      <w:bodyDiv w:val="1"/>
      <w:marLeft w:val="0"/>
      <w:marRight w:val="0"/>
      <w:marTop w:val="0"/>
      <w:marBottom w:val="0"/>
      <w:divBdr>
        <w:top w:val="none" w:sz="0" w:space="0" w:color="auto"/>
        <w:left w:val="none" w:sz="0" w:space="0" w:color="auto"/>
        <w:bottom w:val="none" w:sz="0" w:space="0" w:color="auto"/>
        <w:right w:val="none" w:sz="0" w:space="0" w:color="auto"/>
      </w:divBdr>
    </w:div>
    <w:div w:id="1123571779">
      <w:bodyDiv w:val="1"/>
      <w:marLeft w:val="0"/>
      <w:marRight w:val="0"/>
      <w:marTop w:val="0"/>
      <w:marBottom w:val="0"/>
      <w:divBdr>
        <w:top w:val="none" w:sz="0" w:space="0" w:color="auto"/>
        <w:left w:val="none" w:sz="0" w:space="0" w:color="auto"/>
        <w:bottom w:val="none" w:sz="0" w:space="0" w:color="auto"/>
        <w:right w:val="none" w:sz="0" w:space="0" w:color="auto"/>
      </w:divBdr>
    </w:div>
    <w:div w:id="1126653614">
      <w:bodyDiv w:val="1"/>
      <w:marLeft w:val="0"/>
      <w:marRight w:val="0"/>
      <w:marTop w:val="0"/>
      <w:marBottom w:val="0"/>
      <w:divBdr>
        <w:top w:val="none" w:sz="0" w:space="0" w:color="auto"/>
        <w:left w:val="none" w:sz="0" w:space="0" w:color="auto"/>
        <w:bottom w:val="none" w:sz="0" w:space="0" w:color="auto"/>
        <w:right w:val="none" w:sz="0" w:space="0" w:color="auto"/>
      </w:divBdr>
    </w:div>
    <w:div w:id="1145046352">
      <w:bodyDiv w:val="1"/>
      <w:marLeft w:val="0"/>
      <w:marRight w:val="0"/>
      <w:marTop w:val="0"/>
      <w:marBottom w:val="0"/>
      <w:divBdr>
        <w:top w:val="none" w:sz="0" w:space="0" w:color="auto"/>
        <w:left w:val="none" w:sz="0" w:space="0" w:color="auto"/>
        <w:bottom w:val="none" w:sz="0" w:space="0" w:color="auto"/>
        <w:right w:val="none" w:sz="0" w:space="0" w:color="auto"/>
      </w:divBdr>
    </w:div>
    <w:div w:id="1149204072">
      <w:bodyDiv w:val="1"/>
      <w:marLeft w:val="0"/>
      <w:marRight w:val="0"/>
      <w:marTop w:val="0"/>
      <w:marBottom w:val="0"/>
      <w:divBdr>
        <w:top w:val="none" w:sz="0" w:space="0" w:color="auto"/>
        <w:left w:val="none" w:sz="0" w:space="0" w:color="auto"/>
        <w:bottom w:val="none" w:sz="0" w:space="0" w:color="auto"/>
        <w:right w:val="none" w:sz="0" w:space="0" w:color="auto"/>
      </w:divBdr>
    </w:div>
    <w:div w:id="1160730856">
      <w:bodyDiv w:val="1"/>
      <w:marLeft w:val="0"/>
      <w:marRight w:val="0"/>
      <w:marTop w:val="0"/>
      <w:marBottom w:val="0"/>
      <w:divBdr>
        <w:top w:val="none" w:sz="0" w:space="0" w:color="auto"/>
        <w:left w:val="none" w:sz="0" w:space="0" w:color="auto"/>
        <w:bottom w:val="none" w:sz="0" w:space="0" w:color="auto"/>
        <w:right w:val="none" w:sz="0" w:space="0" w:color="auto"/>
      </w:divBdr>
    </w:div>
    <w:div w:id="1179735991">
      <w:bodyDiv w:val="1"/>
      <w:marLeft w:val="0"/>
      <w:marRight w:val="0"/>
      <w:marTop w:val="0"/>
      <w:marBottom w:val="0"/>
      <w:divBdr>
        <w:top w:val="none" w:sz="0" w:space="0" w:color="auto"/>
        <w:left w:val="none" w:sz="0" w:space="0" w:color="auto"/>
        <w:bottom w:val="none" w:sz="0" w:space="0" w:color="auto"/>
        <w:right w:val="none" w:sz="0" w:space="0" w:color="auto"/>
      </w:divBdr>
      <w:divsChild>
        <w:div w:id="28649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772242">
      <w:bodyDiv w:val="1"/>
      <w:marLeft w:val="0"/>
      <w:marRight w:val="0"/>
      <w:marTop w:val="0"/>
      <w:marBottom w:val="0"/>
      <w:divBdr>
        <w:top w:val="none" w:sz="0" w:space="0" w:color="auto"/>
        <w:left w:val="none" w:sz="0" w:space="0" w:color="auto"/>
        <w:bottom w:val="none" w:sz="0" w:space="0" w:color="auto"/>
        <w:right w:val="none" w:sz="0" w:space="0" w:color="auto"/>
      </w:divBdr>
    </w:div>
    <w:div w:id="1182889461">
      <w:bodyDiv w:val="1"/>
      <w:marLeft w:val="0"/>
      <w:marRight w:val="0"/>
      <w:marTop w:val="0"/>
      <w:marBottom w:val="0"/>
      <w:divBdr>
        <w:top w:val="none" w:sz="0" w:space="0" w:color="auto"/>
        <w:left w:val="none" w:sz="0" w:space="0" w:color="auto"/>
        <w:bottom w:val="none" w:sz="0" w:space="0" w:color="auto"/>
        <w:right w:val="none" w:sz="0" w:space="0" w:color="auto"/>
      </w:divBdr>
    </w:div>
    <w:div w:id="1184906398">
      <w:bodyDiv w:val="1"/>
      <w:marLeft w:val="0"/>
      <w:marRight w:val="0"/>
      <w:marTop w:val="0"/>
      <w:marBottom w:val="0"/>
      <w:divBdr>
        <w:top w:val="none" w:sz="0" w:space="0" w:color="auto"/>
        <w:left w:val="none" w:sz="0" w:space="0" w:color="auto"/>
        <w:bottom w:val="none" w:sz="0" w:space="0" w:color="auto"/>
        <w:right w:val="none" w:sz="0" w:space="0" w:color="auto"/>
      </w:divBdr>
    </w:div>
    <w:div w:id="1187524407">
      <w:bodyDiv w:val="1"/>
      <w:marLeft w:val="0"/>
      <w:marRight w:val="0"/>
      <w:marTop w:val="0"/>
      <w:marBottom w:val="0"/>
      <w:divBdr>
        <w:top w:val="none" w:sz="0" w:space="0" w:color="auto"/>
        <w:left w:val="none" w:sz="0" w:space="0" w:color="auto"/>
        <w:bottom w:val="none" w:sz="0" w:space="0" w:color="auto"/>
        <w:right w:val="none" w:sz="0" w:space="0" w:color="auto"/>
      </w:divBdr>
    </w:div>
    <w:div w:id="1189417307">
      <w:bodyDiv w:val="1"/>
      <w:marLeft w:val="0"/>
      <w:marRight w:val="0"/>
      <w:marTop w:val="0"/>
      <w:marBottom w:val="0"/>
      <w:divBdr>
        <w:top w:val="none" w:sz="0" w:space="0" w:color="auto"/>
        <w:left w:val="none" w:sz="0" w:space="0" w:color="auto"/>
        <w:bottom w:val="none" w:sz="0" w:space="0" w:color="auto"/>
        <w:right w:val="none" w:sz="0" w:space="0" w:color="auto"/>
      </w:divBdr>
    </w:div>
    <w:div w:id="1196308648">
      <w:bodyDiv w:val="1"/>
      <w:marLeft w:val="0"/>
      <w:marRight w:val="0"/>
      <w:marTop w:val="0"/>
      <w:marBottom w:val="0"/>
      <w:divBdr>
        <w:top w:val="none" w:sz="0" w:space="0" w:color="auto"/>
        <w:left w:val="none" w:sz="0" w:space="0" w:color="auto"/>
        <w:bottom w:val="none" w:sz="0" w:space="0" w:color="auto"/>
        <w:right w:val="none" w:sz="0" w:space="0" w:color="auto"/>
      </w:divBdr>
    </w:div>
    <w:div w:id="1208687089">
      <w:bodyDiv w:val="1"/>
      <w:marLeft w:val="0"/>
      <w:marRight w:val="0"/>
      <w:marTop w:val="0"/>
      <w:marBottom w:val="0"/>
      <w:divBdr>
        <w:top w:val="none" w:sz="0" w:space="0" w:color="auto"/>
        <w:left w:val="none" w:sz="0" w:space="0" w:color="auto"/>
        <w:bottom w:val="none" w:sz="0" w:space="0" w:color="auto"/>
        <w:right w:val="none" w:sz="0" w:space="0" w:color="auto"/>
      </w:divBdr>
    </w:div>
    <w:div w:id="1209031232">
      <w:bodyDiv w:val="1"/>
      <w:marLeft w:val="0"/>
      <w:marRight w:val="0"/>
      <w:marTop w:val="0"/>
      <w:marBottom w:val="0"/>
      <w:divBdr>
        <w:top w:val="none" w:sz="0" w:space="0" w:color="auto"/>
        <w:left w:val="none" w:sz="0" w:space="0" w:color="auto"/>
        <w:bottom w:val="none" w:sz="0" w:space="0" w:color="auto"/>
        <w:right w:val="none" w:sz="0" w:space="0" w:color="auto"/>
      </w:divBdr>
    </w:div>
    <w:div w:id="1211771780">
      <w:bodyDiv w:val="1"/>
      <w:marLeft w:val="0"/>
      <w:marRight w:val="0"/>
      <w:marTop w:val="0"/>
      <w:marBottom w:val="0"/>
      <w:divBdr>
        <w:top w:val="none" w:sz="0" w:space="0" w:color="auto"/>
        <w:left w:val="none" w:sz="0" w:space="0" w:color="auto"/>
        <w:bottom w:val="none" w:sz="0" w:space="0" w:color="auto"/>
        <w:right w:val="none" w:sz="0" w:space="0" w:color="auto"/>
      </w:divBdr>
    </w:div>
    <w:div w:id="1216812446">
      <w:bodyDiv w:val="1"/>
      <w:marLeft w:val="0"/>
      <w:marRight w:val="0"/>
      <w:marTop w:val="0"/>
      <w:marBottom w:val="0"/>
      <w:divBdr>
        <w:top w:val="none" w:sz="0" w:space="0" w:color="auto"/>
        <w:left w:val="none" w:sz="0" w:space="0" w:color="auto"/>
        <w:bottom w:val="none" w:sz="0" w:space="0" w:color="auto"/>
        <w:right w:val="none" w:sz="0" w:space="0" w:color="auto"/>
      </w:divBdr>
    </w:div>
    <w:div w:id="1217815643">
      <w:bodyDiv w:val="1"/>
      <w:marLeft w:val="0"/>
      <w:marRight w:val="0"/>
      <w:marTop w:val="0"/>
      <w:marBottom w:val="0"/>
      <w:divBdr>
        <w:top w:val="none" w:sz="0" w:space="0" w:color="auto"/>
        <w:left w:val="none" w:sz="0" w:space="0" w:color="auto"/>
        <w:bottom w:val="none" w:sz="0" w:space="0" w:color="auto"/>
        <w:right w:val="none" w:sz="0" w:space="0" w:color="auto"/>
      </w:divBdr>
    </w:div>
    <w:div w:id="1221405051">
      <w:bodyDiv w:val="1"/>
      <w:marLeft w:val="0"/>
      <w:marRight w:val="0"/>
      <w:marTop w:val="0"/>
      <w:marBottom w:val="0"/>
      <w:divBdr>
        <w:top w:val="none" w:sz="0" w:space="0" w:color="auto"/>
        <w:left w:val="none" w:sz="0" w:space="0" w:color="auto"/>
        <w:bottom w:val="none" w:sz="0" w:space="0" w:color="auto"/>
        <w:right w:val="none" w:sz="0" w:space="0" w:color="auto"/>
      </w:divBdr>
    </w:div>
    <w:div w:id="1224440629">
      <w:bodyDiv w:val="1"/>
      <w:marLeft w:val="0"/>
      <w:marRight w:val="0"/>
      <w:marTop w:val="0"/>
      <w:marBottom w:val="0"/>
      <w:divBdr>
        <w:top w:val="none" w:sz="0" w:space="0" w:color="auto"/>
        <w:left w:val="none" w:sz="0" w:space="0" w:color="auto"/>
        <w:bottom w:val="none" w:sz="0" w:space="0" w:color="auto"/>
        <w:right w:val="none" w:sz="0" w:space="0" w:color="auto"/>
      </w:divBdr>
    </w:div>
    <w:div w:id="1227111486">
      <w:bodyDiv w:val="1"/>
      <w:marLeft w:val="0"/>
      <w:marRight w:val="0"/>
      <w:marTop w:val="0"/>
      <w:marBottom w:val="0"/>
      <w:divBdr>
        <w:top w:val="none" w:sz="0" w:space="0" w:color="auto"/>
        <w:left w:val="none" w:sz="0" w:space="0" w:color="auto"/>
        <w:bottom w:val="none" w:sz="0" w:space="0" w:color="auto"/>
        <w:right w:val="none" w:sz="0" w:space="0" w:color="auto"/>
      </w:divBdr>
    </w:div>
    <w:div w:id="1230767089">
      <w:bodyDiv w:val="1"/>
      <w:marLeft w:val="0"/>
      <w:marRight w:val="0"/>
      <w:marTop w:val="0"/>
      <w:marBottom w:val="0"/>
      <w:divBdr>
        <w:top w:val="none" w:sz="0" w:space="0" w:color="auto"/>
        <w:left w:val="none" w:sz="0" w:space="0" w:color="auto"/>
        <w:bottom w:val="none" w:sz="0" w:space="0" w:color="auto"/>
        <w:right w:val="none" w:sz="0" w:space="0" w:color="auto"/>
      </w:divBdr>
    </w:div>
    <w:div w:id="1231117903">
      <w:bodyDiv w:val="1"/>
      <w:marLeft w:val="0"/>
      <w:marRight w:val="0"/>
      <w:marTop w:val="0"/>
      <w:marBottom w:val="0"/>
      <w:divBdr>
        <w:top w:val="none" w:sz="0" w:space="0" w:color="auto"/>
        <w:left w:val="none" w:sz="0" w:space="0" w:color="auto"/>
        <w:bottom w:val="none" w:sz="0" w:space="0" w:color="auto"/>
        <w:right w:val="none" w:sz="0" w:space="0" w:color="auto"/>
      </w:divBdr>
    </w:div>
    <w:div w:id="1242182858">
      <w:bodyDiv w:val="1"/>
      <w:marLeft w:val="0"/>
      <w:marRight w:val="0"/>
      <w:marTop w:val="0"/>
      <w:marBottom w:val="0"/>
      <w:divBdr>
        <w:top w:val="none" w:sz="0" w:space="0" w:color="auto"/>
        <w:left w:val="none" w:sz="0" w:space="0" w:color="auto"/>
        <w:bottom w:val="none" w:sz="0" w:space="0" w:color="auto"/>
        <w:right w:val="none" w:sz="0" w:space="0" w:color="auto"/>
      </w:divBdr>
    </w:div>
    <w:div w:id="1243635687">
      <w:bodyDiv w:val="1"/>
      <w:marLeft w:val="0"/>
      <w:marRight w:val="0"/>
      <w:marTop w:val="0"/>
      <w:marBottom w:val="0"/>
      <w:divBdr>
        <w:top w:val="none" w:sz="0" w:space="0" w:color="auto"/>
        <w:left w:val="none" w:sz="0" w:space="0" w:color="auto"/>
        <w:bottom w:val="none" w:sz="0" w:space="0" w:color="auto"/>
        <w:right w:val="none" w:sz="0" w:space="0" w:color="auto"/>
      </w:divBdr>
    </w:div>
    <w:div w:id="1246695170">
      <w:bodyDiv w:val="1"/>
      <w:marLeft w:val="0"/>
      <w:marRight w:val="0"/>
      <w:marTop w:val="0"/>
      <w:marBottom w:val="0"/>
      <w:divBdr>
        <w:top w:val="none" w:sz="0" w:space="0" w:color="auto"/>
        <w:left w:val="none" w:sz="0" w:space="0" w:color="auto"/>
        <w:bottom w:val="none" w:sz="0" w:space="0" w:color="auto"/>
        <w:right w:val="none" w:sz="0" w:space="0" w:color="auto"/>
      </w:divBdr>
    </w:div>
    <w:div w:id="1247227708">
      <w:bodyDiv w:val="1"/>
      <w:marLeft w:val="0"/>
      <w:marRight w:val="0"/>
      <w:marTop w:val="0"/>
      <w:marBottom w:val="0"/>
      <w:divBdr>
        <w:top w:val="none" w:sz="0" w:space="0" w:color="auto"/>
        <w:left w:val="none" w:sz="0" w:space="0" w:color="auto"/>
        <w:bottom w:val="none" w:sz="0" w:space="0" w:color="auto"/>
        <w:right w:val="none" w:sz="0" w:space="0" w:color="auto"/>
      </w:divBdr>
    </w:div>
    <w:div w:id="1249340698">
      <w:bodyDiv w:val="1"/>
      <w:marLeft w:val="0"/>
      <w:marRight w:val="0"/>
      <w:marTop w:val="0"/>
      <w:marBottom w:val="0"/>
      <w:divBdr>
        <w:top w:val="none" w:sz="0" w:space="0" w:color="auto"/>
        <w:left w:val="none" w:sz="0" w:space="0" w:color="auto"/>
        <w:bottom w:val="none" w:sz="0" w:space="0" w:color="auto"/>
        <w:right w:val="none" w:sz="0" w:space="0" w:color="auto"/>
      </w:divBdr>
    </w:div>
    <w:div w:id="1255363260">
      <w:bodyDiv w:val="1"/>
      <w:marLeft w:val="0"/>
      <w:marRight w:val="0"/>
      <w:marTop w:val="0"/>
      <w:marBottom w:val="0"/>
      <w:divBdr>
        <w:top w:val="none" w:sz="0" w:space="0" w:color="auto"/>
        <w:left w:val="none" w:sz="0" w:space="0" w:color="auto"/>
        <w:bottom w:val="none" w:sz="0" w:space="0" w:color="auto"/>
        <w:right w:val="none" w:sz="0" w:space="0" w:color="auto"/>
      </w:divBdr>
    </w:div>
    <w:div w:id="1270116995">
      <w:bodyDiv w:val="1"/>
      <w:marLeft w:val="0"/>
      <w:marRight w:val="0"/>
      <w:marTop w:val="0"/>
      <w:marBottom w:val="0"/>
      <w:divBdr>
        <w:top w:val="none" w:sz="0" w:space="0" w:color="auto"/>
        <w:left w:val="none" w:sz="0" w:space="0" w:color="auto"/>
        <w:bottom w:val="none" w:sz="0" w:space="0" w:color="auto"/>
        <w:right w:val="none" w:sz="0" w:space="0" w:color="auto"/>
      </w:divBdr>
    </w:div>
    <w:div w:id="1272973877">
      <w:bodyDiv w:val="1"/>
      <w:marLeft w:val="0"/>
      <w:marRight w:val="0"/>
      <w:marTop w:val="0"/>
      <w:marBottom w:val="0"/>
      <w:divBdr>
        <w:top w:val="none" w:sz="0" w:space="0" w:color="auto"/>
        <w:left w:val="none" w:sz="0" w:space="0" w:color="auto"/>
        <w:bottom w:val="none" w:sz="0" w:space="0" w:color="auto"/>
        <w:right w:val="none" w:sz="0" w:space="0" w:color="auto"/>
      </w:divBdr>
    </w:div>
    <w:div w:id="1294023518">
      <w:bodyDiv w:val="1"/>
      <w:marLeft w:val="0"/>
      <w:marRight w:val="0"/>
      <w:marTop w:val="0"/>
      <w:marBottom w:val="0"/>
      <w:divBdr>
        <w:top w:val="none" w:sz="0" w:space="0" w:color="auto"/>
        <w:left w:val="none" w:sz="0" w:space="0" w:color="auto"/>
        <w:bottom w:val="none" w:sz="0" w:space="0" w:color="auto"/>
        <w:right w:val="none" w:sz="0" w:space="0" w:color="auto"/>
      </w:divBdr>
    </w:div>
    <w:div w:id="1306201093">
      <w:bodyDiv w:val="1"/>
      <w:marLeft w:val="0"/>
      <w:marRight w:val="0"/>
      <w:marTop w:val="0"/>
      <w:marBottom w:val="0"/>
      <w:divBdr>
        <w:top w:val="none" w:sz="0" w:space="0" w:color="auto"/>
        <w:left w:val="none" w:sz="0" w:space="0" w:color="auto"/>
        <w:bottom w:val="none" w:sz="0" w:space="0" w:color="auto"/>
        <w:right w:val="none" w:sz="0" w:space="0" w:color="auto"/>
      </w:divBdr>
    </w:div>
    <w:div w:id="1311515563">
      <w:bodyDiv w:val="1"/>
      <w:marLeft w:val="0"/>
      <w:marRight w:val="0"/>
      <w:marTop w:val="0"/>
      <w:marBottom w:val="0"/>
      <w:divBdr>
        <w:top w:val="none" w:sz="0" w:space="0" w:color="auto"/>
        <w:left w:val="none" w:sz="0" w:space="0" w:color="auto"/>
        <w:bottom w:val="none" w:sz="0" w:space="0" w:color="auto"/>
        <w:right w:val="none" w:sz="0" w:space="0" w:color="auto"/>
      </w:divBdr>
    </w:div>
    <w:div w:id="1339238424">
      <w:bodyDiv w:val="1"/>
      <w:marLeft w:val="0"/>
      <w:marRight w:val="0"/>
      <w:marTop w:val="0"/>
      <w:marBottom w:val="0"/>
      <w:divBdr>
        <w:top w:val="none" w:sz="0" w:space="0" w:color="auto"/>
        <w:left w:val="none" w:sz="0" w:space="0" w:color="auto"/>
        <w:bottom w:val="none" w:sz="0" w:space="0" w:color="auto"/>
        <w:right w:val="none" w:sz="0" w:space="0" w:color="auto"/>
      </w:divBdr>
    </w:div>
    <w:div w:id="1357123801">
      <w:bodyDiv w:val="1"/>
      <w:marLeft w:val="0"/>
      <w:marRight w:val="0"/>
      <w:marTop w:val="0"/>
      <w:marBottom w:val="0"/>
      <w:divBdr>
        <w:top w:val="none" w:sz="0" w:space="0" w:color="auto"/>
        <w:left w:val="none" w:sz="0" w:space="0" w:color="auto"/>
        <w:bottom w:val="none" w:sz="0" w:space="0" w:color="auto"/>
        <w:right w:val="none" w:sz="0" w:space="0" w:color="auto"/>
      </w:divBdr>
    </w:div>
    <w:div w:id="1367440856">
      <w:bodyDiv w:val="1"/>
      <w:marLeft w:val="0"/>
      <w:marRight w:val="0"/>
      <w:marTop w:val="0"/>
      <w:marBottom w:val="0"/>
      <w:divBdr>
        <w:top w:val="none" w:sz="0" w:space="0" w:color="auto"/>
        <w:left w:val="none" w:sz="0" w:space="0" w:color="auto"/>
        <w:bottom w:val="none" w:sz="0" w:space="0" w:color="auto"/>
        <w:right w:val="none" w:sz="0" w:space="0" w:color="auto"/>
      </w:divBdr>
    </w:div>
    <w:div w:id="1381976835">
      <w:bodyDiv w:val="1"/>
      <w:marLeft w:val="0"/>
      <w:marRight w:val="0"/>
      <w:marTop w:val="0"/>
      <w:marBottom w:val="0"/>
      <w:divBdr>
        <w:top w:val="none" w:sz="0" w:space="0" w:color="auto"/>
        <w:left w:val="none" w:sz="0" w:space="0" w:color="auto"/>
        <w:bottom w:val="none" w:sz="0" w:space="0" w:color="auto"/>
        <w:right w:val="none" w:sz="0" w:space="0" w:color="auto"/>
      </w:divBdr>
    </w:div>
    <w:div w:id="1383212541">
      <w:bodyDiv w:val="1"/>
      <w:marLeft w:val="0"/>
      <w:marRight w:val="0"/>
      <w:marTop w:val="0"/>
      <w:marBottom w:val="0"/>
      <w:divBdr>
        <w:top w:val="none" w:sz="0" w:space="0" w:color="auto"/>
        <w:left w:val="none" w:sz="0" w:space="0" w:color="auto"/>
        <w:bottom w:val="none" w:sz="0" w:space="0" w:color="auto"/>
        <w:right w:val="none" w:sz="0" w:space="0" w:color="auto"/>
      </w:divBdr>
    </w:div>
    <w:div w:id="1396856208">
      <w:bodyDiv w:val="1"/>
      <w:marLeft w:val="0"/>
      <w:marRight w:val="0"/>
      <w:marTop w:val="0"/>
      <w:marBottom w:val="0"/>
      <w:divBdr>
        <w:top w:val="none" w:sz="0" w:space="0" w:color="auto"/>
        <w:left w:val="none" w:sz="0" w:space="0" w:color="auto"/>
        <w:bottom w:val="none" w:sz="0" w:space="0" w:color="auto"/>
        <w:right w:val="none" w:sz="0" w:space="0" w:color="auto"/>
      </w:divBdr>
    </w:div>
    <w:div w:id="1398552251">
      <w:bodyDiv w:val="1"/>
      <w:marLeft w:val="0"/>
      <w:marRight w:val="0"/>
      <w:marTop w:val="0"/>
      <w:marBottom w:val="0"/>
      <w:divBdr>
        <w:top w:val="none" w:sz="0" w:space="0" w:color="auto"/>
        <w:left w:val="none" w:sz="0" w:space="0" w:color="auto"/>
        <w:bottom w:val="none" w:sz="0" w:space="0" w:color="auto"/>
        <w:right w:val="none" w:sz="0" w:space="0" w:color="auto"/>
      </w:divBdr>
    </w:div>
    <w:div w:id="1406757130">
      <w:bodyDiv w:val="1"/>
      <w:marLeft w:val="0"/>
      <w:marRight w:val="0"/>
      <w:marTop w:val="0"/>
      <w:marBottom w:val="0"/>
      <w:divBdr>
        <w:top w:val="none" w:sz="0" w:space="0" w:color="auto"/>
        <w:left w:val="none" w:sz="0" w:space="0" w:color="auto"/>
        <w:bottom w:val="none" w:sz="0" w:space="0" w:color="auto"/>
        <w:right w:val="none" w:sz="0" w:space="0" w:color="auto"/>
      </w:divBdr>
    </w:div>
    <w:div w:id="1411122747">
      <w:bodyDiv w:val="1"/>
      <w:marLeft w:val="0"/>
      <w:marRight w:val="0"/>
      <w:marTop w:val="0"/>
      <w:marBottom w:val="0"/>
      <w:divBdr>
        <w:top w:val="none" w:sz="0" w:space="0" w:color="auto"/>
        <w:left w:val="none" w:sz="0" w:space="0" w:color="auto"/>
        <w:bottom w:val="none" w:sz="0" w:space="0" w:color="auto"/>
        <w:right w:val="none" w:sz="0" w:space="0" w:color="auto"/>
      </w:divBdr>
    </w:div>
    <w:div w:id="1416509750">
      <w:bodyDiv w:val="1"/>
      <w:marLeft w:val="0"/>
      <w:marRight w:val="0"/>
      <w:marTop w:val="0"/>
      <w:marBottom w:val="0"/>
      <w:divBdr>
        <w:top w:val="none" w:sz="0" w:space="0" w:color="auto"/>
        <w:left w:val="none" w:sz="0" w:space="0" w:color="auto"/>
        <w:bottom w:val="none" w:sz="0" w:space="0" w:color="auto"/>
        <w:right w:val="none" w:sz="0" w:space="0" w:color="auto"/>
      </w:divBdr>
    </w:div>
    <w:div w:id="1422411355">
      <w:bodyDiv w:val="1"/>
      <w:marLeft w:val="0"/>
      <w:marRight w:val="0"/>
      <w:marTop w:val="0"/>
      <w:marBottom w:val="0"/>
      <w:divBdr>
        <w:top w:val="none" w:sz="0" w:space="0" w:color="auto"/>
        <w:left w:val="none" w:sz="0" w:space="0" w:color="auto"/>
        <w:bottom w:val="none" w:sz="0" w:space="0" w:color="auto"/>
        <w:right w:val="none" w:sz="0" w:space="0" w:color="auto"/>
      </w:divBdr>
    </w:div>
    <w:div w:id="1423987996">
      <w:bodyDiv w:val="1"/>
      <w:marLeft w:val="0"/>
      <w:marRight w:val="0"/>
      <w:marTop w:val="0"/>
      <w:marBottom w:val="0"/>
      <w:divBdr>
        <w:top w:val="none" w:sz="0" w:space="0" w:color="auto"/>
        <w:left w:val="none" w:sz="0" w:space="0" w:color="auto"/>
        <w:bottom w:val="none" w:sz="0" w:space="0" w:color="auto"/>
        <w:right w:val="none" w:sz="0" w:space="0" w:color="auto"/>
      </w:divBdr>
    </w:div>
    <w:div w:id="1431587542">
      <w:bodyDiv w:val="1"/>
      <w:marLeft w:val="0"/>
      <w:marRight w:val="0"/>
      <w:marTop w:val="0"/>
      <w:marBottom w:val="0"/>
      <w:divBdr>
        <w:top w:val="none" w:sz="0" w:space="0" w:color="auto"/>
        <w:left w:val="none" w:sz="0" w:space="0" w:color="auto"/>
        <w:bottom w:val="none" w:sz="0" w:space="0" w:color="auto"/>
        <w:right w:val="none" w:sz="0" w:space="0" w:color="auto"/>
      </w:divBdr>
    </w:div>
    <w:div w:id="1431966889">
      <w:bodyDiv w:val="1"/>
      <w:marLeft w:val="0"/>
      <w:marRight w:val="0"/>
      <w:marTop w:val="0"/>
      <w:marBottom w:val="0"/>
      <w:divBdr>
        <w:top w:val="none" w:sz="0" w:space="0" w:color="auto"/>
        <w:left w:val="none" w:sz="0" w:space="0" w:color="auto"/>
        <w:bottom w:val="none" w:sz="0" w:space="0" w:color="auto"/>
        <w:right w:val="none" w:sz="0" w:space="0" w:color="auto"/>
      </w:divBdr>
    </w:div>
    <w:div w:id="1443916956">
      <w:bodyDiv w:val="1"/>
      <w:marLeft w:val="0"/>
      <w:marRight w:val="0"/>
      <w:marTop w:val="0"/>
      <w:marBottom w:val="0"/>
      <w:divBdr>
        <w:top w:val="none" w:sz="0" w:space="0" w:color="auto"/>
        <w:left w:val="none" w:sz="0" w:space="0" w:color="auto"/>
        <w:bottom w:val="none" w:sz="0" w:space="0" w:color="auto"/>
        <w:right w:val="none" w:sz="0" w:space="0" w:color="auto"/>
      </w:divBdr>
    </w:div>
    <w:div w:id="1446387632">
      <w:bodyDiv w:val="1"/>
      <w:marLeft w:val="0"/>
      <w:marRight w:val="0"/>
      <w:marTop w:val="0"/>
      <w:marBottom w:val="0"/>
      <w:divBdr>
        <w:top w:val="none" w:sz="0" w:space="0" w:color="auto"/>
        <w:left w:val="none" w:sz="0" w:space="0" w:color="auto"/>
        <w:bottom w:val="none" w:sz="0" w:space="0" w:color="auto"/>
        <w:right w:val="none" w:sz="0" w:space="0" w:color="auto"/>
      </w:divBdr>
    </w:div>
    <w:div w:id="1446733727">
      <w:bodyDiv w:val="1"/>
      <w:marLeft w:val="0"/>
      <w:marRight w:val="0"/>
      <w:marTop w:val="0"/>
      <w:marBottom w:val="0"/>
      <w:divBdr>
        <w:top w:val="none" w:sz="0" w:space="0" w:color="auto"/>
        <w:left w:val="none" w:sz="0" w:space="0" w:color="auto"/>
        <w:bottom w:val="none" w:sz="0" w:space="0" w:color="auto"/>
        <w:right w:val="none" w:sz="0" w:space="0" w:color="auto"/>
      </w:divBdr>
    </w:div>
    <w:div w:id="1456753412">
      <w:bodyDiv w:val="1"/>
      <w:marLeft w:val="0"/>
      <w:marRight w:val="0"/>
      <w:marTop w:val="0"/>
      <w:marBottom w:val="0"/>
      <w:divBdr>
        <w:top w:val="none" w:sz="0" w:space="0" w:color="auto"/>
        <w:left w:val="none" w:sz="0" w:space="0" w:color="auto"/>
        <w:bottom w:val="none" w:sz="0" w:space="0" w:color="auto"/>
        <w:right w:val="none" w:sz="0" w:space="0" w:color="auto"/>
      </w:divBdr>
    </w:div>
    <w:div w:id="1459104737">
      <w:bodyDiv w:val="1"/>
      <w:marLeft w:val="0"/>
      <w:marRight w:val="0"/>
      <w:marTop w:val="0"/>
      <w:marBottom w:val="0"/>
      <w:divBdr>
        <w:top w:val="none" w:sz="0" w:space="0" w:color="auto"/>
        <w:left w:val="none" w:sz="0" w:space="0" w:color="auto"/>
        <w:bottom w:val="none" w:sz="0" w:space="0" w:color="auto"/>
        <w:right w:val="none" w:sz="0" w:space="0" w:color="auto"/>
      </w:divBdr>
    </w:div>
    <w:div w:id="1468667036">
      <w:bodyDiv w:val="1"/>
      <w:marLeft w:val="0"/>
      <w:marRight w:val="0"/>
      <w:marTop w:val="0"/>
      <w:marBottom w:val="0"/>
      <w:divBdr>
        <w:top w:val="none" w:sz="0" w:space="0" w:color="auto"/>
        <w:left w:val="none" w:sz="0" w:space="0" w:color="auto"/>
        <w:bottom w:val="none" w:sz="0" w:space="0" w:color="auto"/>
        <w:right w:val="none" w:sz="0" w:space="0" w:color="auto"/>
      </w:divBdr>
      <w:divsChild>
        <w:div w:id="540630268">
          <w:marLeft w:val="0"/>
          <w:marRight w:val="0"/>
          <w:marTop w:val="0"/>
          <w:marBottom w:val="0"/>
          <w:divBdr>
            <w:top w:val="none" w:sz="0" w:space="0" w:color="auto"/>
            <w:left w:val="none" w:sz="0" w:space="0" w:color="auto"/>
            <w:bottom w:val="none" w:sz="0" w:space="0" w:color="auto"/>
            <w:right w:val="none" w:sz="0" w:space="0" w:color="auto"/>
          </w:divBdr>
          <w:divsChild>
            <w:div w:id="1021905107">
              <w:marLeft w:val="0"/>
              <w:marRight w:val="0"/>
              <w:marTop w:val="0"/>
              <w:marBottom w:val="0"/>
              <w:divBdr>
                <w:top w:val="none" w:sz="0" w:space="0" w:color="auto"/>
                <w:left w:val="none" w:sz="0" w:space="0" w:color="auto"/>
                <w:bottom w:val="none" w:sz="0" w:space="0" w:color="auto"/>
                <w:right w:val="none" w:sz="0" w:space="0" w:color="auto"/>
              </w:divBdr>
            </w:div>
            <w:div w:id="220868656">
              <w:marLeft w:val="0"/>
              <w:marRight w:val="0"/>
              <w:marTop w:val="0"/>
              <w:marBottom w:val="0"/>
              <w:divBdr>
                <w:top w:val="none" w:sz="0" w:space="0" w:color="auto"/>
                <w:left w:val="none" w:sz="0" w:space="0" w:color="auto"/>
                <w:bottom w:val="none" w:sz="0" w:space="0" w:color="auto"/>
                <w:right w:val="none" w:sz="0" w:space="0" w:color="auto"/>
              </w:divBdr>
            </w:div>
            <w:div w:id="1102842314">
              <w:marLeft w:val="0"/>
              <w:marRight w:val="0"/>
              <w:marTop w:val="0"/>
              <w:marBottom w:val="0"/>
              <w:divBdr>
                <w:top w:val="none" w:sz="0" w:space="0" w:color="auto"/>
                <w:left w:val="none" w:sz="0" w:space="0" w:color="auto"/>
                <w:bottom w:val="none" w:sz="0" w:space="0" w:color="auto"/>
                <w:right w:val="none" w:sz="0" w:space="0" w:color="auto"/>
              </w:divBdr>
            </w:div>
            <w:div w:id="413478770">
              <w:marLeft w:val="0"/>
              <w:marRight w:val="0"/>
              <w:marTop w:val="0"/>
              <w:marBottom w:val="0"/>
              <w:divBdr>
                <w:top w:val="none" w:sz="0" w:space="0" w:color="auto"/>
                <w:left w:val="none" w:sz="0" w:space="0" w:color="auto"/>
                <w:bottom w:val="none" w:sz="0" w:space="0" w:color="auto"/>
                <w:right w:val="none" w:sz="0" w:space="0" w:color="auto"/>
              </w:divBdr>
            </w:div>
            <w:div w:id="791745560">
              <w:marLeft w:val="0"/>
              <w:marRight w:val="0"/>
              <w:marTop w:val="0"/>
              <w:marBottom w:val="0"/>
              <w:divBdr>
                <w:top w:val="none" w:sz="0" w:space="0" w:color="auto"/>
                <w:left w:val="none" w:sz="0" w:space="0" w:color="auto"/>
                <w:bottom w:val="none" w:sz="0" w:space="0" w:color="auto"/>
                <w:right w:val="none" w:sz="0" w:space="0" w:color="auto"/>
              </w:divBdr>
            </w:div>
            <w:div w:id="2098014090">
              <w:marLeft w:val="0"/>
              <w:marRight w:val="0"/>
              <w:marTop w:val="0"/>
              <w:marBottom w:val="0"/>
              <w:divBdr>
                <w:top w:val="none" w:sz="0" w:space="0" w:color="auto"/>
                <w:left w:val="none" w:sz="0" w:space="0" w:color="auto"/>
                <w:bottom w:val="none" w:sz="0" w:space="0" w:color="auto"/>
                <w:right w:val="none" w:sz="0" w:space="0" w:color="auto"/>
              </w:divBdr>
            </w:div>
            <w:div w:id="1867594981">
              <w:marLeft w:val="0"/>
              <w:marRight w:val="0"/>
              <w:marTop w:val="0"/>
              <w:marBottom w:val="0"/>
              <w:divBdr>
                <w:top w:val="none" w:sz="0" w:space="0" w:color="auto"/>
                <w:left w:val="none" w:sz="0" w:space="0" w:color="auto"/>
                <w:bottom w:val="none" w:sz="0" w:space="0" w:color="auto"/>
                <w:right w:val="none" w:sz="0" w:space="0" w:color="auto"/>
              </w:divBdr>
            </w:div>
            <w:div w:id="782457438">
              <w:marLeft w:val="0"/>
              <w:marRight w:val="0"/>
              <w:marTop w:val="0"/>
              <w:marBottom w:val="0"/>
              <w:divBdr>
                <w:top w:val="none" w:sz="0" w:space="0" w:color="auto"/>
                <w:left w:val="none" w:sz="0" w:space="0" w:color="auto"/>
                <w:bottom w:val="none" w:sz="0" w:space="0" w:color="auto"/>
                <w:right w:val="none" w:sz="0" w:space="0" w:color="auto"/>
              </w:divBdr>
            </w:div>
            <w:div w:id="2031683189">
              <w:marLeft w:val="0"/>
              <w:marRight w:val="0"/>
              <w:marTop w:val="0"/>
              <w:marBottom w:val="0"/>
              <w:divBdr>
                <w:top w:val="none" w:sz="0" w:space="0" w:color="auto"/>
                <w:left w:val="none" w:sz="0" w:space="0" w:color="auto"/>
                <w:bottom w:val="none" w:sz="0" w:space="0" w:color="auto"/>
                <w:right w:val="none" w:sz="0" w:space="0" w:color="auto"/>
              </w:divBdr>
            </w:div>
            <w:div w:id="1332216579">
              <w:marLeft w:val="0"/>
              <w:marRight w:val="0"/>
              <w:marTop w:val="0"/>
              <w:marBottom w:val="0"/>
              <w:divBdr>
                <w:top w:val="none" w:sz="0" w:space="0" w:color="auto"/>
                <w:left w:val="none" w:sz="0" w:space="0" w:color="auto"/>
                <w:bottom w:val="none" w:sz="0" w:space="0" w:color="auto"/>
                <w:right w:val="none" w:sz="0" w:space="0" w:color="auto"/>
              </w:divBdr>
            </w:div>
            <w:div w:id="627900801">
              <w:marLeft w:val="0"/>
              <w:marRight w:val="0"/>
              <w:marTop w:val="0"/>
              <w:marBottom w:val="0"/>
              <w:divBdr>
                <w:top w:val="none" w:sz="0" w:space="0" w:color="auto"/>
                <w:left w:val="none" w:sz="0" w:space="0" w:color="auto"/>
                <w:bottom w:val="none" w:sz="0" w:space="0" w:color="auto"/>
                <w:right w:val="none" w:sz="0" w:space="0" w:color="auto"/>
              </w:divBdr>
            </w:div>
            <w:div w:id="924846739">
              <w:marLeft w:val="0"/>
              <w:marRight w:val="0"/>
              <w:marTop w:val="0"/>
              <w:marBottom w:val="0"/>
              <w:divBdr>
                <w:top w:val="none" w:sz="0" w:space="0" w:color="auto"/>
                <w:left w:val="none" w:sz="0" w:space="0" w:color="auto"/>
                <w:bottom w:val="none" w:sz="0" w:space="0" w:color="auto"/>
                <w:right w:val="none" w:sz="0" w:space="0" w:color="auto"/>
              </w:divBdr>
            </w:div>
            <w:div w:id="1148208948">
              <w:marLeft w:val="0"/>
              <w:marRight w:val="0"/>
              <w:marTop w:val="0"/>
              <w:marBottom w:val="0"/>
              <w:divBdr>
                <w:top w:val="none" w:sz="0" w:space="0" w:color="auto"/>
                <w:left w:val="none" w:sz="0" w:space="0" w:color="auto"/>
                <w:bottom w:val="none" w:sz="0" w:space="0" w:color="auto"/>
                <w:right w:val="none" w:sz="0" w:space="0" w:color="auto"/>
              </w:divBdr>
            </w:div>
            <w:div w:id="583877328">
              <w:marLeft w:val="0"/>
              <w:marRight w:val="0"/>
              <w:marTop w:val="0"/>
              <w:marBottom w:val="0"/>
              <w:divBdr>
                <w:top w:val="none" w:sz="0" w:space="0" w:color="auto"/>
                <w:left w:val="none" w:sz="0" w:space="0" w:color="auto"/>
                <w:bottom w:val="none" w:sz="0" w:space="0" w:color="auto"/>
                <w:right w:val="none" w:sz="0" w:space="0" w:color="auto"/>
              </w:divBdr>
            </w:div>
            <w:div w:id="928348302">
              <w:marLeft w:val="0"/>
              <w:marRight w:val="0"/>
              <w:marTop w:val="0"/>
              <w:marBottom w:val="0"/>
              <w:divBdr>
                <w:top w:val="none" w:sz="0" w:space="0" w:color="auto"/>
                <w:left w:val="none" w:sz="0" w:space="0" w:color="auto"/>
                <w:bottom w:val="none" w:sz="0" w:space="0" w:color="auto"/>
                <w:right w:val="none" w:sz="0" w:space="0" w:color="auto"/>
              </w:divBdr>
            </w:div>
            <w:div w:id="318585180">
              <w:marLeft w:val="0"/>
              <w:marRight w:val="0"/>
              <w:marTop w:val="0"/>
              <w:marBottom w:val="0"/>
              <w:divBdr>
                <w:top w:val="none" w:sz="0" w:space="0" w:color="auto"/>
                <w:left w:val="none" w:sz="0" w:space="0" w:color="auto"/>
                <w:bottom w:val="none" w:sz="0" w:space="0" w:color="auto"/>
                <w:right w:val="none" w:sz="0" w:space="0" w:color="auto"/>
              </w:divBdr>
            </w:div>
            <w:div w:id="653071768">
              <w:marLeft w:val="0"/>
              <w:marRight w:val="0"/>
              <w:marTop w:val="0"/>
              <w:marBottom w:val="0"/>
              <w:divBdr>
                <w:top w:val="none" w:sz="0" w:space="0" w:color="auto"/>
                <w:left w:val="none" w:sz="0" w:space="0" w:color="auto"/>
                <w:bottom w:val="none" w:sz="0" w:space="0" w:color="auto"/>
                <w:right w:val="none" w:sz="0" w:space="0" w:color="auto"/>
              </w:divBdr>
            </w:div>
            <w:div w:id="113016574">
              <w:marLeft w:val="0"/>
              <w:marRight w:val="0"/>
              <w:marTop w:val="0"/>
              <w:marBottom w:val="0"/>
              <w:divBdr>
                <w:top w:val="none" w:sz="0" w:space="0" w:color="auto"/>
                <w:left w:val="none" w:sz="0" w:space="0" w:color="auto"/>
                <w:bottom w:val="none" w:sz="0" w:space="0" w:color="auto"/>
                <w:right w:val="none" w:sz="0" w:space="0" w:color="auto"/>
              </w:divBdr>
            </w:div>
            <w:div w:id="137382802">
              <w:marLeft w:val="0"/>
              <w:marRight w:val="0"/>
              <w:marTop w:val="0"/>
              <w:marBottom w:val="0"/>
              <w:divBdr>
                <w:top w:val="none" w:sz="0" w:space="0" w:color="auto"/>
                <w:left w:val="none" w:sz="0" w:space="0" w:color="auto"/>
                <w:bottom w:val="none" w:sz="0" w:space="0" w:color="auto"/>
                <w:right w:val="none" w:sz="0" w:space="0" w:color="auto"/>
              </w:divBdr>
            </w:div>
            <w:div w:id="1280527083">
              <w:marLeft w:val="0"/>
              <w:marRight w:val="0"/>
              <w:marTop w:val="0"/>
              <w:marBottom w:val="0"/>
              <w:divBdr>
                <w:top w:val="none" w:sz="0" w:space="0" w:color="auto"/>
                <w:left w:val="none" w:sz="0" w:space="0" w:color="auto"/>
                <w:bottom w:val="none" w:sz="0" w:space="0" w:color="auto"/>
                <w:right w:val="none" w:sz="0" w:space="0" w:color="auto"/>
              </w:divBdr>
            </w:div>
            <w:div w:id="1226792574">
              <w:marLeft w:val="0"/>
              <w:marRight w:val="0"/>
              <w:marTop w:val="0"/>
              <w:marBottom w:val="0"/>
              <w:divBdr>
                <w:top w:val="none" w:sz="0" w:space="0" w:color="auto"/>
                <w:left w:val="none" w:sz="0" w:space="0" w:color="auto"/>
                <w:bottom w:val="none" w:sz="0" w:space="0" w:color="auto"/>
                <w:right w:val="none" w:sz="0" w:space="0" w:color="auto"/>
              </w:divBdr>
            </w:div>
            <w:div w:id="459302680">
              <w:marLeft w:val="0"/>
              <w:marRight w:val="0"/>
              <w:marTop w:val="0"/>
              <w:marBottom w:val="0"/>
              <w:divBdr>
                <w:top w:val="none" w:sz="0" w:space="0" w:color="auto"/>
                <w:left w:val="none" w:sz="0" w:space="0" w:color="auto"/>
                <w:bottom w:val="none" w:sz="0" w:space="0" w:color="auto"/>
                <w:right w:val="none" w:sz="0" w:space="0" w:color="auto"/>
              </w:divBdr>
            </w:div>
            <w:div w:id="537856102">
              <w:marLeft w:val="0"/>
              <w:marRight w:val="0"/>
              <w:marTop w:val="0"/>
              <w:marBottom w:val="0"/>
              <w:divBdr>
                <w:top w:val="none" w:sz="0" w:space="0" w:color="auto"/>
                <w:left w:val="none" w:sz="0" w:space="0" w:color="auto"/>
                <w:bottom w:val="none" w:sz="0" w:space="0" w:color="auto"/>
                <w:right w:val="none" w:sz="0" w:space="0" w:color="auto"/>
              </w:divBdr>
            </w:div>
            <w:div w:id="816144903">
              <w:marLeft w:val="0"/>
              <w:marRight w:val="0"/>
              <w:marTop w:val="0"/>
              <w:marBottom w:val="0"/>
              <w:divBdr>
                <w:top w:val="none" w:sz="0" w:space="0" w:color="auto"/>
                <w:left w:val="none" w:sz="0" w:space="0" w:color="auto"/>
                <w:bottom w:val="none" w:sz="0" w:space="0" w:color="auto"/>
                <w:right w:val="none" w:sz="0" w:space="0" w:color="auto"/>
              </w:divBdr>
            </w:div>
            <w:div w:id="1537154850">
              <w:marLeft w:val="0"/>
              <w:marRight w:val="0"/>
              <w:marTop w:val="0"/>
              <w:marBottom w:val="0"/>
              <w:divBdr>
                <w:top w:val="none" w:sz="0" w:space="0" w:color="auto"/>
                <w:left w:val="none" w:sz="0" w:space="0" w:color="auto"/>
                <w:bottom w:val="none" w:sz="0" w:space="0" w:color="auto"/>
                <w:right w:val="none" w:sz="0" w:space="0" w:color="auto"/>
              </w:divBdr>
            </w:div>
            <w:div w:id="2103522792">
              <w:marLeft w:val="0"/>
              <w:marRight w:val="0"/>
              <w:marTop w:val="0"/>
              <w:marBottom w:val="0"/>
              <w:divBdr>
                <w:top w:val="none" w:sz="0" w:space="0" w:color="auto"/>
                <w:left w:val="none" w:sz="0" w:space="0" w:color="auto"/>
                <w:bottom w:val="none" w:sz="0" w:space="0" w:color="auto"/>
                <w:right w:val="none" w:sz="0" w:space="0" w:color="auto"/>
              </w:divBdr>
            </w:div>
            <w:div w:id="724447492">
              <w:marLeft w:val="0"/>
              <w:marRight w:val="0"/>
              <w:marTop w:val="0"/>
              <w:marBottom w:val="0"/>
              <w:divBdr>
                <w:top w:val="none" w:sz="0" w:space="0" w:color="auto"/>
                <w:left w:val="none" w:sz="0" w:space="0" w:color="auto"/>
                <w:bottom w:val="none" w:sz="0" w:space="0" w:color="auto"/>
                <w:right w:val="none" w:sz="0" w:space="0" w:color="auto"/>
              </w:divBdr>
            </w:div>
            <w:div w:id="1820418034">
              <w:marLeft w:val="0"/>
              <w:marRight w:val="0"/>
              <w:marTop w:val="0"/>
              <w:marBottom w:val="0"/>
              <w:divBdr>
                <w:top w:val="none" w:sz="0" w:space="0" w:color="auto"/>
                <w:left w:val="none" w:sz="0" w:space="0" w:color="auto"/>
                <w:bottom w:val="none" w:sz="0" w:space="0" w:color="auto"/>
                <w:right w:val="none" w:sz="0" w:space="0" w:color="auto"/>
              </w:divBdr>
            </w:div>
            <w:div w:id="2108648690">
              <w:marLeft w:val="0"/>
              <w:marRight w:val="0"/>
              <w:marTop w:val="0"/>
              <w:marBottom w:val="0"/>
              <w:divBdr>
                <w:top w:val="none" w:sz="0" w:space="0" w:color="auto"/>
                <w:left w:val="none" w:sz="0" w:space="0" w:color="auto"/>
                <w:bottom w:val="none" w:sz="0" w:space="0" w:color="auto"/>
                <w:right w:val="none" w:sz="0" w:space="0" w:color="auto"/>
              </w:divBdr>
            </w:div>
            <w:div w:id="980770892">
              <w:marLeft w:val="0"/>
              <w:marRight w:val="0"/>
              <w:marTop w:val="0"/>
              <w:marBottom w:val="0"/>
              <w:divBdr>
                <w:top w:val="none" w:sz="0" w:space="0" w:color="auto"/>
                <w:left w:val="none" w:sz="0" w:space="0" w:color="auto"/>
                <w:bottom w:val="none" w:sz="0" w:space="0" w:color="auto"/>
                <w:right w:val="none" w:sz="0" w:space="0" w:color="auto"/>
              </w:divBdr>
            </w:div>
            <w:div w:id="1727026669">
              <w:marLeft w:val="0"/>
              <w:marRight w:val="0"/>
              <w:marTop w:val="0"/>
              <w:marBottom w:val="0"/>
              <w:divBdr>
                <w:top w:val="none" w:sz="0" w:space="0" w:color="auto"/>
                <w:left w:val="none" w:sz="0" w:space="0" w:color="auto"/>
                <w:bottom w:val="none" w:sz="0" w:space="0" w:color="auto"/>
                <w:right w:val="none" w:sz="0" w:space="0" w:color="auto"/>
              </w:divBdr>
            </w:div>
            <w:div w:id="284581024">
              <w:marLeft w:val="0"/>
              <w:marRight w:val="0"/>
              <w:marTop w:val="0"/>
              <w:marBottom w:val="0"/>
              <w:divBdr>
                <w:top w:val="none" w:sz="0" w:space="0" w:color="auto"/>
                <w:left w:val="none" w:sz="0" w:space="0" w:color="auto"/>
                <w:bottom w:val="none" w:sz="0" w:space="0" w:color="auto"/>
                <w:right w:val="none" w:sz="0" w:space="0" w:color="auto"/>
              </w:divBdr>
            </w:div>
            <w:div w:id="273831357">
              <w:marLeft w:val="0"/>
              <w:marRight w:val="0"/>
              <w:marTop w:val="0"/>
              <w:marBottom w:val="0"/>
              <w:divBdr>
                <w:top w:val="none" w:sz="0" w:space="0" w:color="auto"/>
                <w:left w:val="none" w:sz="0" w:space="0" w:color="auto"/>
                <w:bottom w:val="none" w:sz="0" w:space="0" w:color="auto"/>
                <w:right w:val="none" w:sz="0" w:space="0" w:color="auto"/>
              </w:divBdr>
            </w:div>
            <w:div w:id="1689795833">
              <w:marLeft w:val="0"/>
              <w:marRight w:val="0"/>
              <w:marTop w:val="0"/>
              <w:marBottom w:val="0"/>
              <w:divBdr>
                <w:top w:val="none" w:sz="0" w:space="0" w:color="auto"/>
                <w:left w:val="none" w:sz="0" w:space="0" w:color="auto"/>
                <w:bottom w:val="none" w:sz="0" w:space="0" w:color="auto"/>
                <w:right w:val="none" w:sz="0" w:space="0" w:color="auto"/>
              </w:divBdr>
            </w:div>
            <w:div w:id="656030402">
              <w:marLeft w:val="0"/>
              <w:marRight w:val="0"/>
              <w:marTop w:val="0"/>
              <w:marBottom w:val="0"/>
              <w:divBdr>
                <w:top w:val="none" w:sz="0" w:space="0" w:color="auto"/>
                <w:left w:val="none" w:sz="0" w:space="0" w:color="auto"/>
                <w:bottom w:val="none" w:sz="0" w:space="0" w:color="auto"/>
                <w:right w:val="none" w:sz="0" w:space="0" w:color="auto"/>
              </w:divBdr>
            </w:div>
            <w:div w:id="893010275">
              <w:marLeft w:val="0"/>
              <w:marRight w:val="0"/>
              <w:marTop w:val="0"/>
              <w:marBottom w:val="0"/>
              <w:divBdr>
                <w:top w:val="none" w:sz="0" w:space="0" w:color="auto"/>
                <w:left w:val="none" w:sz="0" w:space="0" w:color="auto"/>
                <w:bottom w:val="none" w:sz="0" w:space="0" w:color="auto"/>
                <w:right w:val="none" w:sz="0" w:space="0" w:color="auto"/>
              </w:divBdr>
            </w:div>
            <w:div w:id="290550046">
              <w:marLeft w:val="0"/>
              <w:marRight w:val="0"/>
              <w:marTop w:val="0"/>
              <w:marBottom w:val="0"/>
              <w:divBdr>
                <w:top w:val="none" w:sz="0" w:space="0" w:color="auto"/>
                <w:left w:val="none" w:sz="0" w:space="0" w:color="auto"/>
                <w:bottom w:val="none" w:sz="0" w:space="0" w:color="auto"/>
                <w:right w:val="none" w:sz="0" w:space="0" w:color="auto"/>
              </w:divBdr>
            </w:div>
            <w:div w:id="665087129">
              <w:marLeft w:val="0"/>
              <w:marRight w:val="0"/>
              <w:marTop w:val="0"/>
              <w:marBottom w:val="0"/>
              <w:divBdr>
                <w:top w:val="none" w:sz="0" w:space="0" w:color="auto"/>
                <w:left w:val="none" w:sz="0" w:space="0" w:color="auto"/>
                <w:bottom w:val="none" w:sz="0" w:space="0" w:color="auto"/>
                <w:right w:val="none" w:sz="0" w:space="0" w:color="auto"/>
              </w:divBdr>
            </w:div>
            <w:div w:id="1237204353">
              <w:marLeft w:val="0"/>
              <w:marRight w:val="0"/>
              <w:marTop w:val="0"/>
              <w:marBottom w:val="0"/>
              <w:divBdr>
                <w:top w:val="none" w:sz="0" w:space="0" w:color="auto"/>
                <w:left w:val="none" w:sz="0" w:space="0" w:color="auto"/>
                <w:bottom w:val="none" w:sz="0" w:space="0" w:color="auto"/>
                <w:right w:val="none" w:sz="0" w:space="0" w:color="auto"/>
              </w:divBdr>
            </w:div>
            <w:div w:id="416439791">
              <w:marLeft w:val="0"/>
              <w:marRight w:val="0"/>
              <w:marTop w:val="0"/>
              <w:marBottom w:val="0"/>
              <w:divBdr>
                <w:top w:val="none" w:sz="0" w:space="0" w:color="auto"/>
                <w:left w:val="none" w:sz="0" w:space="0" w:color="auto"/>
                <w:bottom w:val="none" w:sz="0" w:space="0" w:color="auto"/>
                <w:right w:val="none" w:sz="0" w:space="0" w:color="auto"/>
              </w:divBdr>
            </w:div>
            <w:div w:id="1096360965">
              <w:marLeft w:val="0"/>
              <w:marRight w:val="0"/>
              <w:marTop w:val="0"/>
              <w:marBottom w:val="0"/>
              <w:divBdr>
                <w:top w:val="none" w:sz="0" w:space="0" w:color="auto"/>
                <w:left w:val="none" w:sz="0" w:space="0" w:color="auto"/>
                <w:bottom w:val="none" w:sz="0" w:space="0" w:color="auto"/>
                <w:right w:val="none" w:sz="0" w:space="0" w:color="auto"/>
              </w:divBdr>
            </w:div>
            <w:div w:id="1481193216">
              <w:marLeft w:val="0"/>
              <w:marRight w:val="0"/>
              <w:marTop w:val="0"/>
              <w:marBottom w:val="0"/>
              <w:divBdr>
                <w:top w:val="none" w:sz="0" w:space="0" w:color="auto"/>
                <w:left w:val="none" w:sz="0" w:space="0" w:color="auto"/>
                <w:bottom w:val="none" w:sz="0" w:space="0" w:color="auto"/>
                <w:right w:val="none" w:sz="0" w:space="0" w:color="auto"/>
              </w:divBdr>
            </w:div>
            <w:div w:id="307445372">
              <w:marLeft w:val="0"/>
              <w:marRight w:val="0"/>
              <w:marTop w:val="0"/>
              <w:marBottom w:val="0"/>
              <w:divBdr>
                <w:top w:val="none" w:sz="0" w:space="0" w:color="auto"/>
                <w:left w:val="none" w:sz="0" w:space="0" w:color="auto"/>
                <w:bottom w:val="none" w:sz="0" w:space="0" w:color="auto"/>
                <w:right w:val="none" w:sz="0" w:space="0" w:color="auto"/>
              </w:divBdr>
            </w:div>
            <w:div w:id="733897578">
              <w:marLeft w:val="0"/>
              <w:marRight w:val="0"/>
              <w:marTop w:val="0"/>
              <w:marBottom w:val="0"/>
              <w:divBdr>
                <w:top w:val="none" w:sz="0" w:space="0" w:color="auto"/>
                <w:left w:val="none" w:sz="0" w:space="0" w:color="auto"/>
                <w:bottom w:val="none" w:sz="0" w:space="0" w:color="auto"/>
                <w:right w:val="none" w:sz="0" w:space="0" w:color="auto"/>
              </w:divBdr>
            </w:div>
            <w:div w:id="2069107961">
              <w:marLeft w:val="0"/>
              <w:marRight w:val="0"/>
              <w:marTop w:val="0"/>
              <w:marBottom w:val="0"/>
              <w:divBdr>
                <w:top w:val="none" w:sz="0" w:space="0" w:color="auto"/>
                <w:left w:val="none" w:sz="0" w:space="0" w:color="auto"/>
                <w:bottom w:val="none" w:sz="0" w:space="0" w:color="auto"/>
                <w:right w:val="none" w:sz="0" w:space="0" w:color="auto"/>
              </w:divBdr>
            </w:div>
            <w:div w:id="784272146">
              <w:marLeft w:val="0"/>
              <w:marRight w:val="0"/>
              <w:marTop w:val="0"/>
              <w:marBottom w:val="0"/>
              <w:divBdr>
                <w:top w:val="none" w:sz="0" w:space="0" w:color="auto"/>
                <w:left w:val="none" w:sz="0" w:space="0" w:color="auto"/>
                <w:bottom w:val="none" w:sz="0" w:space="0" w:color="auto"/>
                <w:right w:val="none" w:sz="0" w:space="0" w:color="auto"/>
              </w:divBdr>
            </w:div>
            <w:div w:id="952709243">
              <w:marLeft w:val="0"/>
              <w:marRight w:val="0"/>
              <w:marTop w:val="0"/>
              <w:marBottom w:val="0"/>
              <w:divBdr>
                <w:top w:val="none" w:sz="0" w:space="0" w:color="auto"/>
                <w:left w:val="none" w:sz="0" w:space="0" w:color="auto"/>
                <w:bottom w:val="none" w:sz="0" w:space="0" w:color="auto"/>
                <w:right w:val="none" w:sz="0" w:space="0" w:color="auto"/>
              </w:divBdr>
            </w:div>
            <w:div w:id="82142348">
              <w:marLeft w:val="0"/>
              <w:marRight w:val="0"/>
              <w:marTop w:val="0"/>
              <w:marBottom w:val="0"/>
              <w:divBdr>
                <w:top w:val="none" w:sz="0" w:space="0" w:color="auto"/>
                <w:left w:val="none" w:sz="0" w:space="0" w:color="auto"/>
                <w:bottom w:val="none" w:sz="0" w:space="0" w:color="auto"/>
                <w:right w:val="none" w:sz="0" w:space="0" w:color="auto"/>
              </w:divBdr>
            </w:div>
            <w:div w:id="1938058616">
              <w:marLeft w:val="0"/>
              <w:marRight w:val="0"/>
              <w:marTop w:val="0"/>
              <w:marBottom w:val="0"/>
              <w:divBdr>
                <w:top w:val="none" w:sz="0" w:space="0" w:color="auto"/>
                <w:left w:val="none" w:sz="0" w:space="0" w:color="auto"/>
                <w:bottom w:val="none" w:sz="0" w:space="0" w:color="auto"/>
                <w:right w:val="none" w:sz="0" w:space="0" w:color="auto"/>
              </w:divBdr>
            </w:div>
            <w:div w:id="866915411">
              <w:marLeft w:val="0"/>
              <w:marRight w:val="0"/>
              <w:marTop w:val="0"/>
              <w:marBottom w:val="0"/>
              <w:divBdr>
                <w:top w:val="none" w:sz="0" w:space="0" w:color="auto"/>
                <w:left w:val="none" w:sz="0" w:space="0" w:color="auto"/>
                <w:bottom w:val="none" w:sz="0" w:space="0" w:color="auto"/>
                <w:right w:val="none" w:sz="0" w:space="0" w:color="auto"/>
              </w:divBdr>
            </w:div>
            <w:div w:id="1098329310">
              <w:marLeft w:val="0"/>
              <w:marRight w:val="0"/>
              <w:marTop w:val="0"/>
              <w:marBottom w:val="0"/>
              <w:divBdr>
                <w:top w:val="none" w:sz="0" w:space="0" w:color="auto"/>
                <w:left w:val="none" w:sz="0" w:space="0" w:color="auto"/>
                <w:bottom w:val="none" w:sz="0" w:space="0" w:color="auto"/>
                <w:right w:val="none" w:sz="0" w:space="0" w:color="auto"/>
              </w:divBdr>
            </w:div>
            <w:div w:id="1629975083">
              <w:marLeft w:val="0"/>
              <w:marRight w:val="0"/>
              <w:marTop w:val="0"/>
              <w:marBottom w:val="0"/>
              <w:divBdr>
                <w:top w:val="none" w:sz="0" w:space="0" w:color="auto"/>
                <w:left w:val="none" w:sz="0" w:space="0" w:color="auto"/>
                <w:bottom w:val="none" w:sz="0" w:space="0" w:color="auto"/>
                <w:right w:val="none" w:sz="0" w:space="0" w:color="auto"/>
              </w:divBdr>
            </w:div>
            <w:div w:id="185406746">
              <w:marLeft w:val="0"/>
              <w:marRight w:val="0"/>
              <w:marTop w:val="0"/>
              <w:marBottom w:val="0"/>
              <w:divBdr>
                <w:top w:val="none" w:sz="0" w:space="0" w:color="auto"/>
                <w:left w:val="none" w:sz="0" w:space="0" w:color="auto"/>
                <w:bottom w:val="none" w:sz="0" w:space="0" w:color="auto"/>
                <w:right w:val="none" w:sz="0" w:space="0" w:color="auto"/>
              </w:divBdr>
            </w:div>
            <w:div w:id="462969290">
              <w:marLeft w:val="0"/>
              <w:marRight w:val="0"/>
              <w:marTop w:val="0"/>
              <w:marBottom w:val="0"/>
              <w:divBdr>
                <w:top w:val="none" w:sz="0" w:space="0" w:color="auto"/>
                <w:left w:val="none" w:sz="0" w:space="0" w:color="auto"/>
                <w:bottom w:val="none" w:sz="0" w:space="0" w:color="auto"/>
                <w:right w:val="none" w:sz="0" w:space="0" w:color="auto"/>
              </w:divBdr>
            </w:div>
            <w:div w:id="1149860517">
              <w:marLeft w:val="0"/>
              <w:marRight w:val="0"/>
              <w:marTop w:val="0"/>
              <w:marBottom w:val="0"/>
              <w:divBdr>
                <w:top w:val="none" w:sz="0" w:space="0" w:color="auto"/>
                <w:left w:val="none" w:sz="0" w:space="0" w:color="auto"/>
                <w:bottom w:val="none" w:sz="0" w:space="0" w:color="auto"/>
                <w:right w:val="none" w:sz="0" w:space="0" w:color="auto"/>
              </w:divBdr>
            </w:div>
            <w:div w:id="1090616989">
              <w:marLeft w:val="0"/>
              <w:marRight w:val="0"/>
              <w:marTop w:val="0"/>
              <w:marBottom w:val="0"/>
              <w:divBdr>
                <w:top w:val="none" w:sz="0" w:space="0" w:color="auto"/>
                <w:left w:val="none" w:sz="0" w:space="0" w:color="auto"/>
                <w:bottom w:val="none" w:sz="0" w:space="0" w:color="auto"/>
                <w:right w:val="none" w:sz="0" w:space="0" w:color="auto"/>
              </w:divBdr>
            </w:div>
            <w:div w:id="169567186">
              <w:marLeft w:val="0"/>
              <w:marRight w:val="0"/>
              <w:marTop w:val="0"/>
              <w:marBottom w:val="0"/>
              <w:divBdr>
                <w:top w:val="none" w:sz="0" w:space="0" w:color="auto"/>
                <w:left w:val="none" w:sz="0" w:space="0" w:color="auto"/>
                <w:bottom w:val="none" w:sz="0" w:space="0" w:color="auto"/>
                <w:right w:val="none" w:sz="0" w:space="0" w:color="auto"/>
              </w:divBdr>
            </w:div>
            <w:div w:id="387266379">
              <w:marLeft w:val="0"/>
              <w:marRight w:val="0"/>
              <w:marTop w:val="0"/>
              <w:marBottom w:val="0"/>
              <w:divBdr>
                <w:top w:val="none" w:sz="0" w:space="0" w:color="auto"/>
                <w:left w:val="none" w:sz="0" w:space="0" w:color="auto"/>
                <w:bottom w:val="none" w:sz="0" w:space="0" w:color="auto"/>
                <w:right w:val="none" w:sz="0" w:space="0" w:color="auto"/>
              </w:divBdr>
            </w:div>
            <w:div w:id="1589730947">
              <w:marLeft w:val="0"/>
              <w:marRight w:val="0"/>
              <w:marTop w:val="0"/>
              <w:marBottom w:val="0"/>
              <w:divBdr>
                <w:top w:val="none" w:sz="0" w:space="0" w:color="auto"/>
                <w:left w:val="none" w:sz="0" w:space="0" w:color="auto"/>
                <w:bottom w:val="none" w:sz="0" w:space="0" w:color="auto"/>
                <w:right w:val="none" w:sz="0" w:space="0" w:color="auto"/>
              </w:divBdr>
            </w:div>
            <w:div w:id="1605574883">
              <w:marLeft w:val="0"/>
              <w:marRight w:val="0"/>
              <w:marTop w:val="0"/>
              <w:marBottom w:val="0"/>
              <w:divBdr>
                <w:top w:val="none" w:sz="0" w:space="0" w:color="auto"/>
                <w:left w:val="none" w:sz="0" w:space="0" w:color="auto"/>
                <w:bottom w:val="none" w:sz="0" w:space="0" w:color="auto"/>
                <w:right w:val="none" w:sz="0" w:space="0" w:color="auto"/>
              </w:divBdr>
            </w:div>
            <w:div w:id="912012553">
              <w:marLeft w:val="0"/>
              <w:marRight w:val="0"/>
              <w:marTop w:val="0"/>
              <w:marBottom w:val="0"/>
              <w:divBdr>
                <w:top w:val="none" w:sz="0" w:space="0" w:color="auto"/>
                <w:left w:val="none" w:sz="0" w:space="0" w:color="auto"/>
                <w:bottom w:val="none" w:sz="0" w:space="0" w:color="auto"/>
                <w:right w:val="none" w:sz="0" w:space="0" w:color="auto"/>
              </w:divBdr>
            </w:div>
            <w:div w:id="538053561">
              <w:marLeft w:val="0"/>
              <w:marRight w:val="0"/>
              <w:marTop w:val="0"/>
              <w:marBottom w:val="0"/>
              <w:divBdr>
                <w:top w:val="none" w:sz="0" w:space="0" w:color="auto"/>
                <w:left w:val="none" w:sz="0" w:space="0" w:color="auto"/>
                <w:bottom w:val="none" w:sz="0" w:space="0" w:color="auto"/>
                <w:right w:val="none" w:sz="0" w:space="0" w:color="auto"/>
              </w:divBdr>
            </w:div>
            <w:div w:id="1265960074">
              <w:marLeft w:val="0"/>
              <w:marRight w:val="0"/>
              <w:marTop w:val="0"/>
              <w:marBottom w:val="0"/>
              <w:divBdr>
                <w:top w:val="none" w:sz="0" w:space="0" w:color="auto"/>
                <w:left w:val="none" w:sz="0" w:space="0" w:color="auto"/>
                <w:bottom w:val="none" w:sz="0" w:space="0" w:color="auto"/>
                <w:right w:val="none" w:sz="0" w:space="0" w:color="auto"/>
              </w:divBdr>
            </w:div>
            <w:div w:id="879437939">
              <w:marLeft w:val="0"/>
              <w:marRight w:val="0"/>
              <w:marTop w:val="0"/>
              <w:marBottom w:val="0"/>
              <w:divBdr>
                <w:top w:val="none" w:sz="0" w:space="0" w:color="auto"/>
                <w:left w:val="none" w:sz="0" w:space="0" w:color="auto"/>
                <w:bottom w:val="none" w:sz="0" w:space="0" w:color="auto"/>
                <w:right w:val="none" w:sz="0" w:space="0" w:color="auto"/>
              </w:divBdr>
            </w:div>
            <w:div w:id="1531646912">
              <w:marLeft w:val="0"/>
              <w:marRight w:val="0"/>
              <w:marTop w:val="0"/>
              <w:marBottom w:val="0"/>
              <w:divBdr>
                <w:top w:val="none" w:sz="0" w:space="0" w:color="auto"/>
                <w:left w:val="none" w:sz="0" w:space="0" w:color="auto"/>
                <w:bottom w:val="none" w:sz="0" w:space="0" w:color="auto"/>
                <w:right w:val="none" w:sz="0" w:space="0" w:color="auto"/>
              </w:divBdr>
            </w:div>
            <w:div w:id="1213349191">
              <w:marLeft w:val="0"/>
              <w:marRight w:val="0"/>
              <w:marTop w:val="0"/>
              <w:marBottom w:val="0"/>
              <w:divBdr>
                <w:top w:val="none" w:sz="0" w:space="0" w:color="auto"/>
                <w:left w:val="none" w:sz="0" w:space="0" w:color="auto"/>
                <w:bottom w:val="none" w:sz="0" w:space="0" w:color="auto"/>
                <w:right w:val="none" w:sz="0" w:space="0" w:color="auto"/>
              </w:divBdr>
            </w:div>
            <w:div w:id="1742947528">
              <w:marLeft w:val="0"/>
              <w:marRight w:val="0"/>
              <w:marTop w:val="0"/>
              <w:marBottom w:val="0"/>
              <w:divBdr>
                <w:top w:val="none" w:sz="0" w:space="0" w:color="auto"/>
                <w:left w:val="none" w:sz="0" w:space="0" w:color="auto"/>
                <w:bottom w:val="none" w:sz="0" w:space="0" w:color="auto"/>
                <w:right w:val="none" w:sz="0" w:space="0" w:color="auto"/>
              </w:divBdr>
            </w:div>
            <w:div w:id="1126119629">
              <w:marLeft w:val="0"/>
              <w:marRight w:val="0"/>
              <w:marTop w:val="0"/>
              <w:marBottom w:val="0"/>
              <w:divBdr>
                <w:top w:val="none" w:sz="0" w:space="0" w:color="auto"/>
                <w:left w:val="none" w:sz="0" w:space="0" w:color="auto"/>
                <w:bottom w:val="none" w:sz="0" w:space="0" w:color="auto"/>
                <w:right w:val="none" w:sz="0" w:space="0" w:color="auto"/>
              </w:divBdr>
            </w:div>
            <w:div w:id="762149954">
              <w:marLeft w:val="0"/>
              <w:marRight w:val="0"/>
              <w:marTop w:val="0"/>
              <w:marBottom w:val="0"/>
              <w:divBdr>
                <w:top w:val="none" w:sz="0" w:space="0" w:color="auto"/>
                <w:left w:val="none" w:sz="0" w:space="0" w:color="auto"/>
                <w:bottom w:val="none" w:sz="0" w:space="0" w:color="auto"/>
                <w:right w:val="none" w:sz="0" w:space="0" w:color="auto"/>
              </w:divBdr>
            </w:div>
            <w:div w:id="282274449">
              <w:marLeft w:val="0"/>
              <w:marRight w:val="0"/>
              <w:marTop w:val="0"/>
              <w:marBottom w:val="0"/>
              <w:divBdr>
                <w:top w:val="none" w:sz="0" w:space="0" w:color="auto"/>
                <w:left w:val="none" w:sz="0" w:space="0" w:color="auto"/>
                <w:bottom w:val="none" w:sz="0" w:space="0" w:color="auto"/>
                <w:right w:val="none" w:sz="0" w:space="0" w:color="auto"/>
              </w:divBdr>
            </w:div>
            <w:div w:id="322633851">
              <w:marLeft w:val="0"/>
              <w:marRight w:val="0"/>
              <w:marTop w:val="0"/>
              <w:marBottom w:val="0"/>
              <w:divBdr>
                <w:top w:val="none" w:sz="0" w:space="0" w:color="auto"/>
                <w:left w:val="none" w:sz="0" w:space="0" w:color="auto"/>
                <w:bottom w:val="none" w:sz="0" w:space="0" w:color="auto"/>
                <w:right w:val="none" w:sz="0" w:space="0" w:color="auto"/>
              </w:divBdr>
            </w:div>
            <w:div w:id="1734158240">
              <w:marLeft w:val="0"/>
              <w:marRight w:val="0"/>
              <w:marTop w:val="0"/>
              <w:marBottom w:val="0"/>
              <w:divBdr>
                <w:top w:val="none" w:sz="0" w:space="0" w:color="auto"/>
                <w:left w:val="none" w:sz="0" w:space="0" w:color="auto"/>
                <w:bottom w:val="none" w:sz="0" w:space="0" w:color="auto"/>
                <w:right w:val="none" w:sz="0" w:space="0" w:color="auto"/>
              </w:divBdr>
            </w:div>
            <w:div w:id="935481059">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2009939010">
              <w:marLeft w:val="0"/>
              <w:marRight w:val="0"/>
              <w:marTop w:val="0"/>
              <w:marBottom w:val="0"/>
              <w:divBdr>
                <w:top w:val="none" w:sz="0" w:space="0" w:color="auto"/>
                <w:left w:val="none" w:sz="0" w:space="0" w:color="auto"/>
                <w:bottom w:val="none" w:sz="0" w:space="0" w:color="auto"/>
                <w:right w:val="none" w:sz="0" w:space="0" w:color="auto"/>
              </w:divBdr>
            </w:div>
            <w:div w:id="1533880276">
              <w:marLeft w:val="0"/>
              <w:marRight w:val="0"/>
              <w:marTop w:val="0"/>
              <w:marBottom w:val="0"/>
              <w:divBdr>
                <w:top w:val="none" w:sz="0" w:space="0" w:color="auto"/>
                <w:left w:val="none" w:sz="0" w:space="0" w:color="auto"/>
                <w:bottom w:val="none" w:sz="0" w:space="0" w:color="auto"/>
                <w:right w:val="none" w:sz="0" w:space="0" w:color="auto"/>
              </w:divBdr>
            </w:div>
            <w:div w:id="235091966">
              <w:marLeft w:val="0"/>
              <w:marRight w:val="0"/>
              <w:marTop w:val="0"/>
              <w:marBottom w:val="0"/>
              <w:divBdr>
                <w:top w:val="none" w:sz="0" w:space="0" w:color="auto"/>
                <w:left w:val="none" w:sz="0" w:space="0" w:color="auto"/>
                <w:bottom w:val="none" w:sz="0" w:space="0" w:color="auto"/>
                <w:right w:val="none" w:sz="0" w:space="0" w:color="auto"/>
              </w:divBdr>
            </w:div>
            <w:div w:id="687558157">
              <w:marLeft w:val="0"/>
              <w:marRight w:val="0"/>
              <w:marTop w:val="0"/>
              <w:marBottom w:val="0"/>
              <w:divBdr>
                <w:top w:val="none" w:sz="0" w:space="0" w:color="auto"/>
                <w:left w:val="none" w:sz="0" w:space="0" w:color="auto"/>
                <w:bottom w:val="none" w:sz="0" w:space="0" w:color="auto"/>
                <w:right w:val="none" w:sz="0" w:space="0" w:color="auto"/>
              </w:divBdr>
            </w:div>
            <w:div w:id="1554463805">
              <w:marLeft w:val="0"/>
              <w:marRight w:val="0"/>
              <w:marTop w:val="0"/>
              <w:marBottom w:val="0"/>
              <w:divBdr>
                <w:top w:val="none" w:sz="0" w:space="0" w:color="auto"/>
                <w:left w:val="none" w:sz="0" w:space="0" w:color="auto"/>
                <w:bottom w:val="none" w:sz="0" w:space="0" w:color="auto"/>
                <w:right w:val="none" w:sz="0" w:space="0" w:color="auto"/>
              </w:divBdr>
            </w:div>
            <w:div w:id="354969385">
              <w:marLeft w:val="0"/>
              <w:marRight w:val="0"/>
              <w:marTop w:val="0"/>
              <w:marBottom w:val="0"/>
              <w:divBdr>
                <w:top w:val="none" w:sz="0" w:space="0" w:color="auto"/>
                <w:left w:val="none" w:sz="0" w:space="0" w:color="auto"/>
                <w:bottom w:val="none" w:sz="0" w:space="0" w:color="auto"/>
                <w:right w:val="none" w:sz="0" w:space="0" w:color="auto"/>
              </w:divBdr>
            </w:div>
            <w:div w:id="864097634">
              <w:marLeft w:val="0"/>
              <w:marRight w:val="0"/>
              <w:marTop w:val="0"/>
              <w:marBottom w:val="0"/>
              <w:divBdr>
                <w:top w:val="none" w:sz="0" w:space="0" w:color="auto"/>
                <w:left w:val="none" w:sz="0" w:space="0" w:color="auto"/>
                <w:bottom w:val="none" w:sz="0" w:space="0" w:color="auto"/>
                <w:right w:val="none" w:sz="0" w:space="0" w:color="auto"/>
              </w:divBdr>
            </w:div>
            <w:div w:id="1378972005">
              <w:marLeft w:val="0"/>
              <w:marRight w:val="0"/>
              <w:marTop w:val="0"/>
              <w:marBottom w:val="0"/>
              <w:divBdr>
                <w:top w:val="none" w:sz="0" w:space="0" w:color="auto"/>
                <w:left w:val="none" w:sz="0" w:space="0" w:color="auto"/>
                <w:bottom w:val="none" w:sz="0" w:space="0" w:color="auto"/>
                <w:right w:val="none" w:sz="0" w:space="0" w:color="auto"/>
              </w:divBdr>
            </w:div>
            <w:div w:id="1759979524">
              <w:marLeft w:val="0"/>
              <w:marRight w:val="0"/>
              <w:marTop w:val="0"/>
              <w:marBottom w:val="0"/>
              <w:divBdr>
                <w:top w:val="none" w:sz="0" w:space="0" w:color="auto"/>
                <w:left w:val="none" w:sz="0" w:space="0" w:color="auto"/>
                <w:bottom w:val="none" w:sz="0" w:space="0" w:color="auto"/>
                <w:right w:val="none" w:sz="0" w:space="0" w:color="auto"/>
              </w:divBdr>
            </w:div>
            <w:div w:id="819808629">
              <w:marLeft w:val="0"/>
              <w:marRight w:val="0"/>
              <w:marTop w:val="0"/>
              <w:marBottom w:val="0"/>
              <w:divBdr>
                <w:top w:val="none" w:sz="0" w:space="0" w:color="auto"/>
                <w:left w:val="none" w:sz="0" w:space="0" w:color="auto"/>
                <w:bottom w:val="none" w:sz="0" w:space="0" w:color="auto"/>
                <w:right w:val="none" w:sz="0" w:space="0" w:color="auto"/>
              </w:divBdr>
            </w:div>
            <w:div w:id="685987589">
              <w:marLeft w:val="0"/>
              <w:marRight w:val="0"/>
              <w:marTop w:val="0"/>
              <w:marBottom w:val="0"/>
              <w:divBdr>
                <w:top w:val="none" w:sz="0" w:space="0" w:color="auto"/>
                <w:left w:val="none" w:sz="0" w:space="0" w:color="auto"/>
                <w:bottom w:val="none" w:sz="0" w:space="0" w:color="auto"/>
                <w:right w:val="none" w:sz="0" w:space="0" w:color="auto"/>
              </w:divBdr>
            </w:div>
            <w:div w:id="1907298432">
              <w:marLeft w:val="0"/>
              <w:marRight w:val="0"/>
              <w:marTop w:val="0"/>
              <w:marBottom w:val="0"/>
              <w:divBdr>
                <w:top w:val="none" w:sz="0" w:space="0" w:color="auto"/>
                <w:left w:val="none" w:sz="0" w:space="0" w:color="auto"/>
                <w:bottom w:val="none" w:sz="0" w:space="0" w:color="auto"/>
                <w:right w:val="none" w:sz="0" w:space="0" w:color="auto"/>
              </w:divBdr>
            </w:div>
            <w:div w:id="377094235">
              <w:marLeft w:val="0"/>
              <w:marRight w:val="0"/>
              <w:marTop w:val="0"/>
              <w:marBottom w:val="0"/>
              <w:divBdr>
                <w:top w:val="none" w:sz="0" w:space="0" w:color="auto"/>
                <w:left w:val="none" w:sz="0" w:space="0" w:color="auto"/>
                <w:bottom w:val="none" w:sz="0" w:space="0" w:color="auto"/>
                <w:right w:val="none" w:sz="0" w:space="0" w:color="auto"/>
              </w:divBdr>
            </w:div>
            <w:div w:id="448163682">
              <w:marLeft w:val="0"/>
              <w:marRight w:val="0"/>
              <w:marTop w:val="0"/>
              <w:marBottom w:val="0"/>
              <w:divBdr>
                <w:top w:val="none" w:sz="0" w:space="0" w:color="auto"/>
                <w:left w:val="none" w:sz="0" w:space="0" w:color="auto"/>
                <w:bottom w:val="none" w:sz="0" w:space="0" w:color="auto"/>
                <w:right w:val="none" w:sz="0" w:space="0" w:color="auto"/>
              </w:divBdr>
            </w:div>
            <w:div w:id="859778588">
              <w:marLeft w:val="0"/>
              <w:marRight w:val="0"/>
              <w:marTop w:val="0"/>
              <w:marBottom w:val="0"/>
              <w:divBdr>
                <w:top w:val="none" w:sz="0" w:space="0" w:color="auto"/>
                <w:left w:val="none" w:sz="0" w:space="0" w:color="auto"/>
                <w:bottom w:val="none" w:sz="0" w:space="0" w:color="auto"/>
                <w:right w:val="none" w:sz="0" w:space="0" w:color="auto"/>
              </w:divBdr>
            </w:div>
            <w:div w:id="111024738">
              <w:marLeft w:val="0"/>
              <w:marRight w:val="0"/>
              <w:marTop w:val="0"/>
              <w:marBottom w:val="0"/>
              <w:divBdr>
                <w:top w:val="none" w:sz="0" w:space="0" w:color="auto"/>
                <w:left w:val="none" w:sz="0" w:space="0" w:color="auto"/>
                <w:bottom w:val="none" w:sz="0" w:space="0" w:color="auto"/>
                <w:right w:val="none" w:sz="0" w:space="0" w:color="auto"/>
              </w:divBdr>
            </w:div>
            <w:div w:id="522864233">
              <w:marLeft w:val="0"/>
              <w:marRight w:val="0"/>
              <w:marTop w:val="0"/>
              <w:marBottom w:val="0"/>
              <w:divBdr>
                <w:top w:val="none" w:sz="0" w:space="0" w:color="auto"/>
                <w:left w:val="none" w:sz="0" w:space="0" w:color="auto"/>
                <w:bottom w:val="none" w:sz="0" w:space="0" w:color="auto"/>
                <w:right w:val="none" w:sz="0" w:space="0" w:color="auto"/>
              </w:divBdr>
            </w:div>
            <w:div w:id="978850842">
              <w:marLeft w:val="0"/>
              <w:marRight w:val="0"/>
              <w:marTop w:val="0"/>
              <w:marBottom w:val="0"/>
              <w:divBdr>
                <w:top w:val="none" w:sz="0" w:space="0" w:color="auto"/>
                <w:left w:val="none" w:sz="0" w:space="0" w:color="auto"/>
                <w:bottom w:val="none" w:sz="0" w:space="0" w:color="auto"/>
                <w:right w:val="none" w:sz="0" w:space="0" w:color="auto"/>
              </w:divBdr>
            </w:div>
            <w:div w:id="875430878">
              <w:marLeft w:val="0"/>
              <w:marRight w:val="0"/>
              <w:marTop w:val="0"/>
              <w:marBottom w:val="0"/>
              <w:divBdr>
                <w:top w:val="none" w:sz="0" w:space="0" w:color="auto"/>
                <w:left w:val="none" w:sz="0" w:space="0" w:color="auto"/>
                <w:bottom w:val="none" w:sz="0" w:space="0" w:color="auto"/>
                <w:right w:val="none" w:sz="0" w:space="0" w:color="auto"/>
              </w:divBdr>
            </w:div>
            <w:div w:id="2008047789">
              <w:marLeft w:val="0"/>
              <w:marRight w:val="0"/>
              <w:marTop w:val="0"/>
              <w:marBottom w:val="0"/>
              <w:divBdr>
                <w:top w:val="none" w:sz="0" w:space="0" w:color="auto"/>
                <w:left w:val="none" w:sz="0" w:space="0" w:color="auto"/>
                <w:bottom w:val="none" w:sz="0" w:space="0" w:color="auto"/>
                <w:right w:val="none" w:sz="0" w:space="0" w:color="auto"/>
              </w:divBdr>
            </w:div>
            <w:div w:id="1833519304">
              <w:marLeft w:val="0"/>
              <w:marRight w:val="0"/>
              <w:marTop w:val="0"/>
              <w:marBottom w:val="0"/>
              <w:divBdr>
                <w:top w:val="none" w:sz="0" w:space="0" w:color="auto"/>
                <w:left w:val="none" w:sz="0" w:space="0" w:color="auto"/>
                <w:bottom w:val="none" w:sz="0" w:space="0" w:color="auto"/>
                <w:right w:val="none" w:sz="0" w:space="0" w:color="auto"/>
              </w:divBdr>
            </w:div>
            <w:div w:id="735396162">
              <w:marLeft w:val="0"/>
              <w:marRight w:val="0"/>
              <w:marTop w:val="0"/>
              <w:marBottom w:val="0"/>
              <w:divBdr>
                <w:top w:val="none" w:sz="0" w:space="0" w:color="auto"/>
                <w:left w:val="none" w:sz="0" w:space="0" w:color="auto"/>
                <w:bottom w:val="none" w:sz="0" w:space="0" w:color="auto"/>
                <w:right w:val="none" w:sz="0" w:space="0" w:color="auto"/>
              </w:divBdr>
            </w:div>
            <w:div w:id="666984690">
              <w:marLeft w:val="0"/>
              <w:marRight w:val="0"/>
              <w:marTop w:val="0"/>
              <w:marBottom w:val="0"/>
              <w:divBdr>
                <w:top w:val="none" w:sz="0" w:space="0" w:color="auto"/>
                <w:left w:val="none" w:sz="0" w:space="0" w:color="auto"/>
                <w:bottom w:val="none" w:sz="0" w:space="0" w:color="auto"/>
                <w:right w:val="none" w:sz="0" w:space="0" w:color="auto"/>
              </w:divBdr>
            </w:div>
            <w:div w:id="1262377695">
              <w:marLeft w:val="0"/>
              <w:marRight w:val="0"/>
              <w:marTop w:val="0"/>
              <w:marBottom w:val="0"/>
              <w:divBdr>
                <w:top w:val="none" w:sz="0" w:space="0" w:color="auto"/>
                <w:left w:val="none" w:sz="0" w:space="0" w:color="auto"/>
                <w:bottom w:val="none" w:sz="0" w:space="0" w:color="auto"/>
                <w:right w:val="none" w:sz="0" w:space="0" w:color="auto"/>
              </w:divBdr>
            </w:div>
            <w:div w:id="1176503655">
              <w:marLeft w:val="0"/>
              <w:marRight w:val="0"/>
              <w:marTop w:val="0"/>
              <w:marBottom w:val="0"/>
              <w:divBdr>
                <w:top w:val="none" w:sz="0" w:space="0" w:color="auto"/>
                <w:left w:val="none" w:sz="0" w:space="0" w:color="auto"/>
                <w:bottom w:val="none" w:sz="0" w:space="0" w:color="auto"/>
                <w:right w:val="none" w:sz="0" w:space="0" w:color="auto"/>
              </w:divBdr>
            </w:div>
            <w:div w:id="1269115986">
              <w:marLeft w:val="0"/>
              <w:marRight w:val="0"/>
              <w:marTop w:val="0"/>
              <w:marBottom w:val="0"/>
              <w:divBdr>
                <w:top w:val="none" w:sz="0" w:space="0" w:color="auto"/>
                <w:left w:val="none" w:sz="0" w:space="0" w:color="auto"/>
                <w:bottom w:val="none" w:sz="0" w:space="0" w:color="auto"/>
                <w:right w:val="none" w:sz="0" w:space="0" w:color="auto"/>
              </w:divBdr>
            </w:div>
            <w:div w:id="1640958747">
              <w:marLeft w:val="0"/>
              <w:marRight w:val="0"/>
              <w:marTop w:val="0"/>
              <w:marBottom w:val="0"/>
              <w:divBdr>
                <w:top w:val="none" w:sz="0" w:space="0" w:color="auto"/>
                <w:left w:val="none" w:sz="0" w:space="0" w:color="auto"/>
                <w:bottom w:val="none" w:sz="0" w:space="0" w:color="auto"/>
                <w:right w:val="none" w:sz="0" w:space="0" w:color="auto"/>
              </w:divBdr>
            </w:div>
            <w:div w:id="476186654">
              <w:marLeft w:val="0"/>
              <w:marRight w:val="0"/>
              <w:marTop w:val="0"/>
              <w:marBottom w:val="0"/>
              <w:divBdr>
                <w:top w:val="none" w:sz="0" w:space="0" w:color="auto"/>
                <w:left w:val="none" w:sz="0" w:space="0" w:color="auto"/>
                <w:bottom w:val="none" w:sz="0" w:space="0" w:color="auto"/>
                <w:right w:val="none" w:sz="0" w:space="0" w:color="auto"/>
              </w:divBdr>
            </w:div>
            <w:div w:id="1595699709">
              <w:marLeft w:val="0"/>
              <w:marRight w:val="0"/>
              <w:marTop w:val="0"/>
              <w:marBottom w:val="0"/>
              <w:divBdr>
                <w:top w:val="none" w:sz="0" w:space="0" w:color="auto"/>
                <w:left w:val="none" w:sz="0" w:space="0" w:color="auto"/>
                <w:bottom w:val="none" w:sz="0" w:space="0" w:color="auto"/>
                <w:right w:val="none" w:sz="0" w:space="0" w:color="auto"/>
              </w:divBdr>
            </w:div>
            <w:div w:id="298727868">
              <w:marLeft w:val="0"/>
              <w:marRight w:val="0"/>
              <w:marTop w:val="0"/>
              <w:marBottom w:val="0"/>
              <w:divBdr>
                <w:top w:val="none" w:sz="0" w:space="0" w:color="auto"/>
                <w:left w:val="none" w:sz="0" w:space="0" w:color="auto"/>
                <w:bottom w:val="none" w:sz="0" w:space="0" w:color="auto"/>
                <w:right w:val="none" w:sz="0" w:space="0" w:color="auto"/>
              </w:divBdr>
            </w:div>
            <w:div w:id="135026051">
              <w:marLeft w:val="0"/>
              <w:marRight w:val="0"/>
              <w:marTop w:val="0"/>
              <w:marBottom w:val="0"/>
              <w:divBdr>
                <w:top w:val="none" w:sz="0" w:space="0" w:color="auto"/>
                <w:left w:val="none" w:sz="0" w:space="0" w:color="auto"/>
                <w:bottom w:val="none" w:sz="0" w:space="0" w:color="auto"/>
                <w:right w:val="none" w:sz="0" w:space="0" w:color="auto"/>
              </w:divBdr>
            </w:div>
            <w:div w:id="888078882">
              <w:marLeft w:val="0"/>
              <w:marRight w:val="0"/>
              <w:marTop w:val="0"/>
              <w:marBottom w:val="0"/>
              <w:divBdr>
                <w:top w:val="none" w:sz="0" w:space="0" w:color="auto"/>
                <w:left w:val="none" w:sz="0" w:space="0" w:color="auto"/>
                <w:bottom w:val="none" w:sz="0" w:space="0" w:color="auto"/>
                <w:right w:val="none" w:sz="0" w:space="0" w:color="auto"/>
              </w:divBdr>
            </w:div>
            <w:div w:id="1588730017">
              <w:marLeft w:val="0"/>
              <w:marRight w:val="0"/>
              <w:marTop w:val="0"/>
              <w:marBottom w:val="0"/>
              <w:divBdr>
                <w:top w:val="none" w:sz="0" w:space="0" w:color="auto"/>
                <w:left w:val="none" w:sz="0" w:space="0" w:color="auto"/>
                <w:bottom w:val="none" w:sz="0" w:space="0" w:color="auto"/>
                <w:right w:val="none" w:sz="0" w:space="0" w:color="auto"/>
              </w:divBdr>
            </w:div>
            <w:div w:id="2053848375">
              <w:marLeft w:val="0"/>
              <w:marRight w:val="0"/>
              <w:marTop w:val="0"/>
              <w:marBottom w:val="0"/>
              <w:divBdr>
                <w:top w:val="none" w:sz="0" w:space="0" w:color="auto"/>
                <w:left w:val="none" w:sz="0" w:space="0" w:color="auto"/>
                <w:bottom w:val="none" w:sz="0" w:space="0" w:color="auto"/>
                <w:right w:val="none" w:sz="0" w:space="0" w:color="auto"/>
              </w:divBdr>
            </w:div>
            <w:div w:id="309215745">
              <w:marLeft w:val="0"/>
              <w:marRight w:val="0"/>
              <w:marTop w:val="0"/>
              <w:marBottom w:val="0"/>
              <w:divBdr>
                <w:top w:val="none" w:sz="0" w:space="0" w:color="auto"/>
                <w:left w:val="none" w:sz="0" w:space="0" w:color="auto"/>
                <w:bottom w:val="none" w:sz="0" w:space="0" w:color="auto"/>
                <w:right w:val="none" w:sz="0" w:space="0" w:color="auto"/>
              </w:divBdr>
            </w:div>
            <w:div w:id="1254315066">
              <w:marLeft w:val="0"/>
              <w:marRight w:val="0"/>
              <w:marTop w:val="0"/>
              <w:marBottom w:val="0"/>
              <w:divBdr>
                <w:top w:val="none" w:sz="0" w:space="0" w:color="auto"/>
                <w:left w:val="none" w:sz="0" w:space="0" w:color="auto"/>
                <w:bottom w:val="none" w:sz="0" w:space="0" w:color="auto"/>
                <w:right w:val="none" w:sz="0" w:space="0" w:color="auto"/>
              </w:divBdr>
            </w:div>
            <w:div w:id="1706128978">
              <w:marLeft w:val="0"/>
              <w:marRight w:val="0"/>
              <w:marTop w:val="0"/>
              <w:marBottom w:val="0"/>
              <w:divBdr>
                <w:top w:val="none" w:sz="0" w:space="0" w:color="auto"/>
                <w:left w:val="none" w:sz="0" w:space="0" w:color="auto"/>
                <w:bottom w:val="none" w:sz="0" w:space="0" w:color="auto"/>
                <w:right w:val="none" w:sz="0" w:space="0" w:color="auto"/>
              </w:divBdr>
            </w:div>
            <w:div w:id="1474324258">
              <w:marLeft w:val="0"/>
              <w:marRight w:val="0"/>
              <w:marTop w:val="0"/>
              <w:marBottom w:val="0"/>
              <w:divBdr>
                <w:top w:val="none" w:sz="0" w:space="0" w:color="auto"/>
                <w:left w:val="none" w:sz="0" w:space="0" w:color="auto"/>
                <w:bottom w:val="none" w:sz="0" w:space="0" w:color="auto"/>
                <w:right w:val="none" w:sz="0" w:space="0" w:color="auto"/>
              </w:divBdr>
            </w:div>
            <w:div w:id="479077230">
              <w:marLeft w:val="0"/>
              <w:marRight w:val="0"/>
              <w:marTop w:val="0"/>
              <w:marBottom w:val="0"/>
              <w:divBdr>
                <w:top w:val="none" w:sz="0" w:space="0" w:color="auto"/>
                <w:left w:val="none" w:sz="0" w:space="0" w:color="auto"/>
                <w:bottom w:val="none" w:sz="0" w:space="0" w:color="auto"/>
                <w:right w:val="none" w:sz="0" w:space="0" w:color="auto"/>
              </w:divBdr>
            </w:div>
            <w:div w:id="953706556">
              <w:marLeft w:val="0"/>
              <w:marRight w:val="0"/>
              <w:marTop w:val="0"/>
              <w:marBottom w:val="0"/>
              <w:divBdr>
                <w:top w:val="none" w:sz="0" w:space="0" w:color="auto"/>
                <w:left w:val="none" w:sz="0" w:space="0" w:color="auto"/>
                <w:bottom w:val="none" w:sz="0" w:space="0" w:color="auto"/>
                <w:right w:val="none" w:sz="0" w:space="0" w:color="auto"/>
              </w:divBdr>
            </w:div>
            <w:div w:id="1550458686">
              <w:marLeft w:val="0"/>
              <w:marRight w:val="0"/>
              <w:marTop w:val="0"/>
              <w:marBottom w:val="0"/>
              <w:divBdr>
                <w:top w:val="none" w:sz="0" w:space="0" w:color="auto"/>
                <w:left w:val="none" w:sz="0" w:space="0" w:color="auto"/>
                <w:bottom w:val="none" w:sz="0" w:space="0" w:color="auto"/>
                <w:right w:val="none" w:sz="0" w:space="0" w:color="auto"/>
              </w:divBdr>
            </w:div>
            <w:div w:id="730426627">
              <w:marLeft w:val="0"/>
              <w:marRight w:val="0"/>
              <w:marTop w:val="0"/>
              <w:marBottom w:val="0"/>
              <w:divBdr>
                <w:top w:val="none" w:sz="0" w:space="0" w:color="auto"/>
                <w:left w:val="none" w:sz="0" w:space="0" w:color="auto"/>
                <w:bottom w:val="none" w:sz="0" w:space="0" w:color="auto"/>
                <w:right w:val="none" w:sz="0" w:space="0" w:color="auto"/>
              </w:divBdr>
            </w:div>
            <w:div w:id="650332712">
              <w:marLeft w:val="0"/>
              <w:marRight w:val="0"/>
              <w:marTop w:val="0"/>
              <w:marBottom w:val="0"/>
              <w:divBdr>
                <w:top w:val="none" w:sz="0" w:space="0" w:color="auto"/>
                <w:left w:val="none" w:sz="0" w:space="0" w:color="auto"/>
                <w:bottom w:val="none" w:sz="0" w:space="0" w:color="auto"/>
                <w:right w:val="none" w:sz="0" w:space="0" w:color="auto"/>
              </w:divBdr>
            </w:div>
            <w:div w:id="1814519568">
              <w:marLeft w:val="0"/>
              <w:marRight w:val="0"/>
              <w:marTop w:val="0"/>
              <w:marBottom w:val="0"/>
              <w:divBdr>
                <w:top w:val="none" w:sz="0" w:space="0" w:color="auto"/>
                <w:left w:val="none" w:sz="0" w:space="0" w:color="auto"/>
                <w:bottom w:val="none" w:sz="0" w:space="0" w:color="auto"/>
                <w:right w:val="none" w:sz="0" w:space="0" w:color="auto"/>
              </w:divBdr>
            </w:div>
            <w:div w:id="236552176">
              <w:marLeft w:val="0"/>
              <w:marRight w:val="0"/>
              <w:marTop w:val="0"/>
              <w:marBottom w:val="0"/>
              <w:divBdr>
                <w:top w:val="none" w:sz="0" w:space="0" w:color="auto"/>
                <w:left w:val="none" w:sz="0" w:space="0" w:color="auto"/>
                <w:bottom w:val="none" w:sz="0" w:space="0" w:color="auto"/>
                <w:right w:val="none" w:sz="0" w:space="0" w:color="auto"/>
              </w:divBdr>
            </w:div>
            <w:div w:id="1243292323">
              <w:marLeft w:val="0"/>
              <w:marRight w:val="0"/>
              <w:marTop w:val="0"/>
              <w:marBottom w:val="0"/>
              <w:divBdr>
                <w:top w:val="none" w:sz="0" w:space="0" w:color="auto"/>
                <w:left w:val="none" w:sz="0" w:space="0" w:color="auto"/>
                <w:bottom w:val="none" w:sz="0" w:space="0" w:color="auto"/>
                <w:right w:val="none" w:sz="0" w:space="0" w:color="auto"/>
              </w:divBdr>
            </w:div>
            <w:div w:id="1446775075">
              <w:marLeft w:val="0"/>
              <w:marRight w:val="0"/>
              <w:marTop w:val="0"/>
              <w:marBottom w:val="0"/>
              <w:divBdr>
                <w:top w:val="none" w:sz="0" w:space="0" w:color="auto"/>
                <w:left w:val="none" w:sz="0" w:space="0" w:color="auto"/>
                <w:bottom w:val="none" w:sz="0" w:space="0" w:color="auto"/>
                <w:right w:val="none" w:sz="0" w:space="0" w:color="auto"/>
              </w:divBdr>
            </w:div>
            <w:div w:id="542447544">
              <w:marLeft w:val="0"/>
              <w:marRight w:val="0"/>
              <w:marTop w:val="0"/>
              <w:marBottom w:val="0"/>
              <w:divBdr>
                <w:top w:val="none" w:sz="0" w:space="0" w:color="auto"/>
                <w:left w:val="none" w:sz="0" w:space="0" w:color="auto"/>
                <w:bottom w:val="none" w:sz="0" w:space="0" w:color="auto"/>
                <w:right w:val="none" w:sz="0" w:space="0" w:color="auto"/>
              </w:divBdr>
            </w:div>
            <w:div w:id="1932153188">
              <w:marLeft w:val="0"/>
              <w:marRight w:val="0"/>
              <w:marTop w:val="0"/>
              <w:marBottom w:val="0"/>
              <w:divBdr>
                <w:top w:val="none" w:sz="0" w:space="0" w:color="auto"/>
                <w:left w:val="none" w:sz="0" w:space="0" w:color="auto"/>
                <w:bottom w:val="none" w:sz="0" w:space="0" w:color="auto"/>
                <w:right w:val="none" w:sz="0" w:space="0" w:color="auto"/>
              </w:divBdr>
            </w:div>
            <w:div w:id="2109227719">
              <w:marLeft w:val="0"/>
              <w:marRight w:val="0"/>
              <w:marTop w:val="0"/>
              <w:marBottom w:val="0"/>
              <w:divBdr>
                <w:top w:val="none" w:sz="0" w:space="0" w:color="auto"/>
                <w:left w:val="none" w:sz="0" w:space="0" w:color="auto"/>
                <w:bottom w:val="none" w:sz="0" w:space="0" w:color="auto"/>
                <w:right w:val="none" w:sz="0" w:space="0" w:color="auto"/>
              </w:divBdr>
            </w:div>
            <w:div w:id="1869223257">
              <w:marLeft w:val="0"/>
              <w:marRight w:val="0"/>
              <w:marTop w:val="0"/>
              <w:marBottom w:val="0"/>
              <w:divBdr>
                <w:top w:val="none" w:sz="0" w:space="0" w:color="auto"/>
                <w:left w:val="none" w:sz="0" w:space="0" w:color="auto"/>
                <w:bottom w:val="none" w:sz="0" w:space="0" w:color="auto"/>
                <w:right w:val="none" w:sz="0" w:space="0" w:color="auto"/>
              </w:divBdr>
            </w:div>
            <w:div w:id="380252232">
              <w:marLeft w:val="0"/>
              <w:marRight w:val="0"/>
              <w:marTop w:val="0"/>
              <w:marBottom w:val="0"/>
              <w:divBdr>
                <w:top w:val="none" w:sz="0" w:space="0" w:color="auto"/>
                <w:left w:val="none" w:sz="0" w:space="0" w:color="auto"/>
                <w:bottom w:val="none" w:sz="0" w:space="0" w:color="auto"/>
                <w:right w:val="none" w:sz="0" w:space="0" w:color="auto"/>
              </w:divBdr>
            </w:div>
            <w:div w:id="1169522096">
              <w:marLeft w:val="0"/>
              <w:marRight w:val="0"/>
              <w:marTop w:val="0"/>
              <w:marBottom w:val="0"/>
              <w:divBdr>
                <w:top w:val="none" w:sz="0" w:space="0" w:color="auto"/>
                <w:left w:val="none" w:sz="0" w:space="0" w:color="auto"/>
                <w:bottom w:val="none" w:sz="0" w:space="0" w:color="auto"/>
                <w:right w:val="none" w:sz="0" w:space="0" w:color="auto"/>
              </w:divBdr>
            </w:div>
            <w:div w:id="88623751">
              <w:marLeft w:val="0"/>
              <w:marRight w:val="0"/>
              <w:marTop w:val="0"/>
              <w:marBottom w:val="0"/>
              <w:divBdr>
                <w:top w:val="none" w:sz="0" w:space="0" w:color="auto"/>
                <w:left w:val="none" w:sz="0" w:space="0" w:color="auto"/>
                <w:bottom w:val="none" w:sz="0" w:space="0" w:color="auto"/>
                <w:right w:val="none" w:sz="0" w:space="0" w:color="auto"/>
              </w:divBdr>
            </w:div>
            <w:div w:id="1289122085">
              <w:marLeft w:val="0"/>
              <w:marRight w:val="0"/>
              <w:marTop w:val="0"/>
              <w:marBottom w:val="0"/>
              <w:divBdr>
                <w:top w:val="none" w:sz="0" w:space="0" w:color="auto"/>
                <w:left w:val="none" w:sz="0" w:space="0" w:color="auto"/>
                <w:bottom w:val="none" w:sz="0" w:space="0" w:color="auto"/>
                <w:right w:val="none" w:sz="0" w:space="0" w:color="auto"/>
              </w:divBdr>
            </w:div>
            <w:div w:id="1113092513">
              <w:marLeft w:val="0"/>
              <w:marRight w:val="0"/>
              <w:marTop w:val="0"/>
              <w:marBottom w:val="0"/>
              <w:divBdr>
                <w:top w:val="none" w:sz="0" w:space="0" w:color="auto"/>
                <w:left w:val="none" w:sz="0" w:space="0" w:color="auto"/>
                <w:bottom w:val="none" w:sz="0" w:space="0" w:color="auto"/>
                <w:right w:val="none" w:sz="0" w:space="0" w:color="auto"/>
              </w:divBdr>
            </w:div>
            <w:div w:id="1697460005">
              <w:marLeft w:val="0"/>
              <w:marRight w:val="0"/>
              <w:marTop w:val="0"/>
              <w:marBottom w:val="0"/>
              <w:divBdr>
                <w:top w:val="none" w:sz="0" w:space="0" w:color="auto"/>
                <w:left w:val="none" w:sz="0" w:space="0" w:color="auto"/>
                <w:bottom w:val="none" w:sz="0" w:space="0" w:color="auto"/>
                <w:right w:val="none" w:sz="0" w:space="0" w:color="auto"/>
              </w:divBdr>
            </w:div>
            <w:div w:id="844587445">
              <w:marLeft w:val="0"/>
              <w:marRight w:val="0"/>
              <w:marTop w:val="0"/>
              <w:marBottom w:val="0"/>
              <w:divBdr>
                <w:top w:val="none" w:sz="0" w:space="0" w:color="auto"/>
                <w:left w:val="none" w:sz="0" w:space="0" w:color="auto"/>
                <w:bottom w:val="none" w:sz="0" w:space="0" w:color="auto"/>
                <w:right w:val="none" w:sz="0" w:space="0" w:color="auto"/>
              </w:divBdr>
            </w:div>
            <w:div w:id="298921388">
              <w:marLeft w:val="0"/>
              <w:marRight w:val="0"/>
              <w:marTop w:val="0"/>
              <w:marBottom w:val="0"/>
              <w:divBdr>
                <w:top w:val="none" w:sz="0" w:space="0" w:color="auto"/>
                <w:left w:val="none" w:sz="0" w:space="0" w:color="auto"/>
                <w:bottom w:val="none" w:sz="0" w:space="0" w:color="auto"/>
                <w:right w:val="none" w:sz="0" w:space="0" w:color="auto"/>
              </w:divBdr>
            </w:div>
            <w:div w:id="788283712">
              <w:marLeft w:val="0"/>
              <w:marRight w:val="0"/>
              <w:marTop w:val="0"/>
              <w:marBottom w:val="0"/>
              <w:divBdr>
                <w:top w:val="none" w:sz="0" w:space="0" w:color="auto"/>
                <w:left w:val="none" w:sz="0" w:space="0" w:color="auto"/>
                <w:bottom w:val="none" w:sz="0" w:space="0" w:color="auto"/>
                <w:right w:val="none" w:sz="0" w:space="0" w:color="auto"/>
              </w:divBdr>
            </w:div>
            <w:div w:id="1650282766">
              <w:marLeft w:val="0"/>
              <w:marRight w:val="0"/>
              <w:marTop w:val="0"/>
              <w:marBottom w:val="0"/>
              <w:divBdr>
                <w:top w:val="none" w:sz="0" w:space="0" w:color="auto"/>
                <w:left w:val="none" w:sz="0" w:space="0" w:color="auto"/>
                <w:bottom w:val="none" w:sz="0" w:space="0" w:color="auto"/>
                <w:right w:val="none" w:sz="0" w:space="0" w:color="auto"/>
              </w:divBdr>
            </w:div>
            <w:div w:id="325061106">
              <w:marLeft w:val="0"/>
              <w:marRight w:val="0"/>
              <w:marTop w:val="0"/>
              <w:marBottom w:val="0"/>
              <w:divBdr>
                <w:top w:val="none" w:sz="0" w:space="0" w:color="auto"/>
                <w:left w:val="none" w:sz="0" w:space="0" w:color="auto"/>
                <w:bottom w:val="none" w:sz="0" w:space="0" w:color="auto"/>
                <w:right w:val="none" w:sz="0" w:space="0" w:color="auto"/>
              </w:divBdr>
            </w:div>
            <w:div w:id="123233559">
              <w:marLeft w:val="0"/>
              <w:marRight w:val="0"/>
              <w:marTop w:val="0"/>
              <w:marBottom w:val="0"/>
              <w:divBdr>
                <w:top w:val="none" w:sz="0" w:space="0" w:color="auto"/>
                <w:left w:val="none" w:sz="0" w:space="0" w:color="auto"/>
                <w:bottom w:val="none" w:sz="0" w:space="0" w:color="auto"/>
                <w:right w:val="none" w:sz="0" w:space="0" w:color="auto"/>
              </w:divBdr>
            </w:div>
            <w:div w:id="1482962894">
              <w:marLeft w:val="0"/>
              <w:marRight w:val="0"/>
              <w:marTop w:val="0"/>
              <w:marBottom w:val="0"/>
              <w:divBdr>
                <w:top w:val="none" w:sz="0" w:space="0" w:color="auto"/>
                <w:left w:val="none" w:sz="0" w:space="0" w:color="auto"/>
                <w:bottom w:val="none" w:sz="0" w:space="0" w:color="auto"/>
                <w:right w:val="none" w:sz="0" w:space="0" w:color="auto"/>
              </w:divBdr>
            </w:div>
            <w:div w:id="1702436152">
              <w:marLeft w:val="0"/>
              <w:marRight w:val="0"/>
              <w:marTop w:val="0"/>
              <w:marBottom w:val="0"/>
              <w:divBdr>
                <w:top w:val="none" w:sz="0" w:space="0" w:color="auto"/>
                <w:left w:val="none" w:sz="0" w:space="0" w:color="auto"/>
                <w:bottom w:val="none" w:sz="0" w:space="0" w:color="auto"/>
                <w:right w:val="none" w:sz="0" w:space="0" w:color="auto"/>
              </w:divBdr>
            </w:div>
            <w:div w:id="231744916">
              <w:marLeft w:val="0"/>
              <w:marRight w:val="0"/>
              <w:marTop w:val="0"/>
              <w:marBottom w:val="0"/>
              <w:divBdr>
                <w:top w:val="none" w:sz="0" w:space="0" w:color="auto"/>
                <w:left w:val="none" w:sz="0" w:space="0" w:color="auto"/>
                <w:bottom w:val="none" w:sz="0" w:space="0" w:color="auto"/>
                <w:right w:val="none" w:sz="0" w:space="0" w:color="auto"/>
              </w:divBdr>
            </w:div>
            <w:div w:id="696009005">
              <w:marLeft w:val="0"/>
              <w:marRight w:val="0"/>
              <w:marTop w:val="0"/>
              <w:marBottom w:val="0"/>
              <w:divBdr>
                <w:top w:val="none" w:sz="0" w:space="0" w:color="auto"/>
                <w:left w:val="none" w:sz="0" w:space="0" w:color="auto"/>
                <w:bottom w:val="none" w:sz="0" w:space="0" w:color="auto"/>
                <w:right w:val="none" w:sz="0" w:space="0" w:color="auto"/>
              </w:divBdr>
            </w:div>
            <w:div w:id="90662715">
              <w:marLeft w:val="0"/>
              <w:marRight w:val="0"/>
              <w:marTop w:val="0"/>
              <w:marBottom w:val="0"/>
              <w:divBdr>
                <w:top w:val="none" w:sz="0" w:space="0" w:color="auto"/>
                <w:left w:val="none" w:sz="0" w:space="0" w:color="auto"/>
                <w:bottom w:val="none" w:sz="0" w:space="0" w:color="auto"/>
                <w:right w:val="none" w:sz="0" w:space="0" w:color="auto"/>
              </w:divBdr>
            </w:div>
            <w:div w:id="1993487490">
              <w:marLeft w:val="0"/>
              <w:marRight w:val="0"/>
              <w:marTop w:val="0"/>
              <w:marBottom w:val="0"/>
              <w:divBdr>
                <w:top w:val="none" w:sz="0" w:space="0" w:color="auto"/>
                <w:left w:val="none" w:sz="0" w:space="0" w:color="auto"/>
                <w:bottom w:val="none" w:sz="0" w:space="0" w:color="auto"/>
                <w:right w:val="none" w:sz="0" w:space="0" w:color="auto"/>
              </w:divBdr>
            </w:div>
            <w:div w:id="1832796204">
              <w:marLeft w:val="0"/>
              <w:marRight w:val="0"/>
              <w:marTop w:val="0"/>
              <w:marBottom w:val="0"/>
              <w:divBdr>
                <w:top w:val="none" w:sz="0" w:space="0" w:color="auto"/>
                <w:left w:val="none" w:sz="0" w:space="0" w:color="auto"/>
                <w:bottom w:val="none" w:sz="0" w:space="0" w:color="auto"/>
                <w:right w:val="none" w:sz="0" w:space="0" w:color="auto"/>
              </w:divBdr>
            </w:div>
            <w:div w:id="1806314160">
              <w:marLeft w:val="0"/>
              <w:marRight w:val="0"/>
              <w:marTop w:val="0"/>
              <w:marBottom w:val="0"/>
              <w:divBdr>
                <w:top w:val="none" w:sz="0" w:space="0" w:color="auto"/>
                <w:left w:val="none" w:sz="0" w:space="0" w:color="auto"/>
                <w:bottom w:val="none" w:sz="0" w:space="0" w:color="auto"/>
                <w:right w:val="none" w:sz="0" w:space="0" w:color="auto"/>
              </w:divBdr>
            </w:div>
            <w:div w:id="1085608038">
              <w:marLeft w:val="0"/>
              <w:marRight w:val="0"/>
              <w:marTop w:val="0"/>
              <w:marBottom w:val="0"/>
              <w:divBdr>
                <w:top w:val="none" w:sz="0" w:space="0" w:color="auto"/>
                <w:left w:val="none" w:sz="0" w:space="0" w:color="auto"/>
                <w:bottom w:val="none" w:sz="0" w:space="0" w:color="auto"/>
                <w:right w:val="none" w:sz="0" w:space="0" w:color="auto"/>
              </w:divBdr>
            </w:div>
            <w:div w:id="870217683">
              <w:marLeft w:val="0"/>
              <w:marRight w:val="0"/>
              <w:marTop w:val="0"/>
              <w:marBottom w:val="0"/>
              <w:divBdr>
                <w:top w:val="none" w:sz="0" w:space="0" w:color="auto"/>
                <w:left w:val="none" w:sz="0" w:space="0" w:color="auto"/>
                <w:bottom w:val="none" w:sz="0" w:space="0" w:color="auto"/>
                <w:right w:val="none" w:sz="0" w:space="0" w:color="auto"/>
              </w:divBdr>
            </w:div>
            <w:div w:id="53814800">
              <w:marLeft w:val="0"/>
              <w:marRight w:val="0"/>
              <w:marTop w:val="0"/>
              <w:marBottom w:val="0"/>
              <w:divBdr>
                <w:top w:val="none" w:sz="0" w:space="0" w:color="auto"/>
                <w:left w:val="none" w:sz="0" w:space="0" w:color="auto"/>
                <w:bottom w:val="none" w:sz="0" w:space="0" w:color="auto"/>
                <w:right w:val="none" w:sz="0" w:space="0" w:color="auto"/>
              </w:divBdr>
            </w:div>
            <w:div w:id="1238437933">
              <w:marLeft w:val="0"/>
              <w:marRight w:val="0"/>
              <w:marTop w:val="0"/>
              <w:marBottom w:val="0"/>
              <w:divBdr>
                <w:top w:val="none" w:sz="0" w:space="0" w:color="auto"/>
                <w:left w:val="none" w:sz="0" w:space="0" w:color="auto"/>
                <w:bottom w:val="none" w:sz="0" w:space="0" w:color="auto"/>
                <w:right w:val="none" w:sz="0" w:space="0" w:color="auto"/>
              </w:divBdr>
            </w:div>
            <w:div w:id="343825901">
              <w:marLeft w:val="0"/>
              <w:marRight w:val="0"/>
              <w:marTop w:val="0"/>
              <w:marBottom w:val="0"/>
              <w:divBdr>
                <w:top w:val="none" w:sz="0" w:space="0" w:color="auto"/>
                <w:left w:val="none" w:sz="0" w:space="0" w:color="auto"/>
                <w:bottom w:val="none" w:sz="0" w:space="0" w:color="auto"/>
                <w:right w:val="none" w:sz="0" w:space="0" w:color="auto"/>
              </w:divBdr>
            </w:div>
            <w:div w:id="1638216496">
              <w:marLeft w:val="0"/>
              <w:marRight w:val="0"/>
              <w:marTop w:val="0"/>
              <w:marBottom w:val="0"/>
              <w:divBdr>
                <w:top w:val="none" w:sz="0" w:space="0" w:color="auto"/>
                <w:left w:val="none" w:sz="0" w:space="0" w:color="auto"/>
                <w:bottom w:val="none" w:sz="0" w:space="0" w:color="auto"/>
                <w:right w:val="none" w:sz="0" w:space="0" w:color="auto"/>
              </w:divBdr>
            </w:div>
            <w:div w:id="1176459207">
              <w:marLeft w:val="0"/>
              <w:marRight w:val="0"/>
              <w:marTop w:val="0"/>
              <w:marBottom w:val="0"/>
              <w:divBdr>
                <w:top w:val="none" w:sz="0" w:space="0" w:color="auto"/>
                <w:left w:val="none" w:sz="0" w:space="0" w:color="auto"/>
                <w:bottom w:val="none" w:sz="0" w:space="0" w:color="auto"/>
                <w:right w:val="none" w:sz="0" w:space="0" w:color="auto"/>
              </w:divBdr>
            </w:div>
            <w:div w:id="528252143">
              <w:marLeft w:val="0"/>
              <w:marRight w:val="0"/>
              <w:marTop w:val="0"/>
              <w:marBottom w:val="0"/>
              <w:divBdr>
                <w:top w:val="none" w:sz="0" w:space="0" w:color="auto"/>
                <w:left w:val="none" w:sz="0" w:space="0" w:color="auto"/>
                <w:bottom w:val="none" w:sz="0" w:space="0" w:color="auto"/>
                <w:right w:val="none" w:sz="0" w:space="0" w:color="auto"/>
              </w:divBdr>
            </w:div>
            <w:div w:id="265307960">
              <w:marLeft w:val="0"/>
              <w:marRight w:val="0"/>
              <w:marTop w:val="0"/>
              <w:marBottom w:val="0"/>
              <w:divBdr>
                <w:top w:val="none" w:sz="0" w:space="0" w:color="auto"/>
                <w:left w:val="none" w:sz="0" w:space="0" w:color="auto"/>
                <w:bottom w:val="none" w:sz="0" w:space="0" w:color="auto"/>
                <w:right w:val="none" w:sz="0" w:space="0" w:color="auto"/>
              </w:divBdr>
            </w:div>
            <w:div w:id="1313562624">
              <w:marLeft w:val="0"/>
              <w:marRight w:val="0"/>
              <w:marTop w:val="0"/>
              <w:marBottom w:val="0"/>
              <w:divBdr>
                <w:top w:val="none" w:sz="0" w:space="0" w:color="auto"/>
                <w:left w:val="none" w:sz="0" w:space="0" w:color="auto"/>
                <w:bottom w:val="none" w:sz="0" w:space="0" w:color="auto"/>
                <w:right w:val="none" w:sz="0" w:space="0" w:color="auto"/>
              </w:divBdr>
            </w:div>
            <w:div w:id="2037579878">
              <w:marLeft w:val="0"/>
              <w:marRight w:val="0"/>
              <w:marTop w:val="0"/>
              <w:marBottom w:val="0"/>
              <w:divBdr>
                <w:top w:val="none" w:sz="0" w:space="0" w:color="auto"/>
                <w:left w:val="none" w:sz="0" w:space="0" w:color="auto"/>
                <w:bottom w:val="none" w:sz="0" w:space="0" w:color="auto"/>
                <w:right w:val="none" w:sz="0" w:space="0" w:color="auto"/>
              </w:divBdr>
            </w:div>
            <w:div w:id="1538354094">
              <w:marLeft w:val="0"/>
              <w:marRight w:val="0"/>
              <w:marTop w:val="0"/>
              <w:marBottom w:val="0"/>
              <w:divBdr>
                <w:top w:val="none" w:sz="0" w:space="0" w:color="auto"/>
                <w:left w:val="none" w:sz="0" w:space="0" w:color="auto"/>
                <w:bottom w:val="none" w:sz="0" w:space="0" w:color="auto"/>
                <w:right w:val="none" w:sz="0" w:space="0" w:color="auto"/>
              </w:divBdr>
            </w:div>
            <w:div w:id="375356075">
              <w:marLeft w:val="0"/>
              <w:marRight w:val="0"/>
              <w:marTop w:val="0"/>
              <w:marBottom w:val="0"/>
              <w:divBdr>
                <w:top w:val="none" w:sz="0" w:space="0" w:color="auto"/>
                <w:left w:val="none" w:sz="0" w:space="0" w:color="auto"/>
                <w:bottom w:val="none" w:sz="0" w:space="0" w:color="auto"/>
                <w:right w:val="none" w:sz="0" w:space="0" w:color="auto"/>
              </w:divBdr>
            </w:div>
            <w:div w:id="332074456">
              <w:marLeft w:val="0"/>
              <w:marRight w:val="0"/>
              <w:marTop w:val="0"/>
              <w:marBottom w:val="0"/>
              <w:divBdr>
                <w:top w:val="none" w:sz="0" w:space="0" w:color="auto"/>
                <w:left w:val="none" w:sz="0" w:space="0" w:color="auto"/>
                <w:bottom w:val="none" w:sz="0" w:space="0" w:color="auto"/>
                <w:right w:val="none" w:sz="0" w:space="0" w:color="auto"/>
              </w:divBdr>
            </w:div>
            <w:div w:id="837234485">
              <w:marLeft w:val="0"/>
              <w:marRight w:val="0"/>
              <w:marTop w:val="0"/>
              <w:marBottom w:val="0"/>
              <w:divBdr>
                <w:top w:val="none" w:sz="0" w:space="0" w:color="auto"/>
                <w:left w:val="none" w:sz="0" w:space="0" w:color="auto"/>
                <w:bottom w:val="none" w:sz="0" w:space="0" w:color="auto"/>
                <w:right w:val="none" w:sz="0" w:space="0" w:color="auto"/>
              </w:divBdr>
            </w:div>
            <w:div w:id="261257274">
              <w:marLeft w:val="0"/>
              <w:marRight w:val="0"/>
              <w:marTop w:val="0"/>
              <w:marBottom w:val="0"/>
              <w:divBdr>
                <w:top w:val="none" w:sz="0" w:space="0" w:color="auto"/>
                <w:left w:val="none" w:sz="0" w:space="0" w:color="auto"/>
                <w:bottom w:val="none" w:sz="0" w:space="0" w:color="auto"/>
                <w:right w:val="none" w:sz="0" w:space="0" w:color="auto"/>
              </w:divBdr>
            </w:div>
            <w:div w:id="1928004392">
              <w:marLeft w:val="0"/>
              <w:marRight w:val="0"/>
              <w:marTop w:val="0"/>
              <w:marBottom w:val="0"/>
              <w:divBdr>
                <w:top w:val="none" w:sz="0" w:space="0" w:color="auto"/>
                <w:left w:val="none" w:sz="0" w:space="0" w:color="auto"/>
                <w:bottom w:val="none" w:sz="0" w:space="0" w:color="auto"/>
                <w:right w:val="none" w:sz="0" w:space="0" w:color="auto"/>
              </w:divBdr>
            </w:div>
            <w:div w:id="805897105">
              <w:marLeft w:val="0"/>
              <w:marRight w:val="0"/>
              <w:marTop w:val="0"/>
              <w:marBottom w:val="0"/>
              <w:divBdr>
                <w:top w:val="none" w:sz="0" w:space="0" w:color="auto"/>
                <w:left w:val="none" w:sz="0" w:space="0" w:color="auto"/>
                <w:bottom w:val="none" w:sz="0" w:space="0" w:color="auto"/>
                <w:right w:val="none" w:sz="0" w:space="0" w:color="auto"/>
              </w:divBdr>
            </w:div>
            <w:div w:id="1725253749">
              <w:marLeft w:val="0"/>
              <w:marRight w:val="0"/>
              <w:marTop w:val="0"/>
              <w:marBottom w:val="0"/>
              <w:divBdr>
                <w:top w:val="none" w:sz="0" w:space="0" w:color="auto"/>
                <w:left w:val="none" w:sz="0" w:space="0" w:color="auto"/>
                <w:bottom w:val="none" w:sz="0" w:space="0" w:color="auto"/>
                <w:right w:val="none" w:sz="0" w:space="0" w:color="auto"/>
              </w:divBdr>
            </w:div>
            <w:div w:id="1379551042">
              <w:marLeft w:val="0"/>
              <w:marRight w:val="0"/>
              <w:marTop w:val="0"/>
              <w:marBottom w:val="0"/>
              <w:divBdr>
                <w:top w:val="none" w:sz="0" w:space="0" w:color="auto"/>
                <w:left w:val="none" w:sz="0" w:space="0" w:color="auto"/>
                <w:bottom w:val="none" w:sz="0" w:space="0" w:color="auto"/>
                <w:right w:val="none" w:sz="0" w:space="0" w:color="auto"/>
              </w:divBdr>
            </w:div>
            <w:div w:id="1581140783">
              <w:marLeft w:val="0"/>
              <w:marRight w:val="0"/>
              <w:marTop w:val="0"/>
              <w:marBottom w:val="0"/>
              <w:divBdr>
                <w:top w:val="none" w:sz="0" w:space="0" w:color="auto"/>
                <w:left w:val="none" w:sz="0" w:space="0" w:color="auto"/>
                <w:bottom w:val="none" w:sz="0" w:space="0" w:color="auto"/>
                <w:right w:val="none" w:sz="0" w:space="0" w:color="auto"/>
              </w:divBdr>
            </w:div>
            <w:div w:id="1439330118">
              <w:marLeft w:val="0"/>
              <w:marRight w:val="0"/>
              <w:marTop w:val="0"/>
              <w:marBottom w:val="0"/>
              <w:divBdr>
                <w:top w:val="none" w:sz="0" w:space="0" w:color="auto"/>
                <w:left w:val="none" w:sz="0" w:space="0" w:color="auto"/>
                <w:bottom w:val="none" w:sz="0" w:space="0" w:color="auto"/>
                <w:right w:val="none" w:sz="0" w:space="0" w:color="auto"/>
              </w:divBdr>
            </w:div>
            <w:div w:id="2081899030">
              <w:marLeft w:val="0"/>
              <w:marRight w:val="0"/>
              <w:marTop w:val="0"/>
              <w:marBottom w:val="0"/>
              <w:divBdr>
                <w:top w:val="none" w:sz="0" w:space="0" w:color="auto"/>
                <w:left w:val="none" w:sz="0" w:space="0" w:color="auto"/>
                <w:bottom w:val="none" w:sz="0" w:space="0" w:color="auto"/>
                <w:right w:val="none" w:sz="0" w:space="0" w:color="auto"/>
              </w:divBdr>
            </w:div>
            <w:div w:id="1773237432">
              <w:marLeft w:val="0"/>
              <w:marRight w:val="0"/>
              <w:marTop w:val="0"/>
              <w:marBottom w:val="0"/>
              <w:divBdr>
                <w:top w:val="none" w:sz="0" w:space="0" w:color="auto"/>
                <w:left w:val="none" w:sz="0" w:space="0" w:color="auto"/>
                <w:bottom w:val="none" w:sz="0" w:space="0" w:color="auto"/>
                <w:right w:val="none" w:sz="0" w:space="0" w:color="auto"/>
              </w:divBdr>
            </w:div>
            <w:div w:id="1485318450">
              <w:marLeft w:val="0"/>
              <w:marRight w:val="0"/>
              <w:marTop w:val="0"/>
              <w:marBottom w:val="0"/>
              <w:divBdr>
                <w:top w:val="none" w:sz="0" w:space="0" w:color="auto"/>
                <w:left w:val="none" w:sz="0" w:space="0" w:color="auto"/>
                <w:bottom w:val="none" w:sz="0" w:space="0" w:color="auto"/>
                <w:right w:val="none" w:sz="0" w:space="0" w:color="auto"/>
              </w:divBdr>
            </w:div>
            <w:div w:id="1811434319">
              <w:marLeft w:val="0"/>
              <w:marRight w:val="0"/>
              <w:marTop w:val="0"/>
              <w:marBottom w:val="0"/>
              <w:divBdr>
                <w:top w:val="none" w:sz="0" w:space="0" w:color="auto"/>
                <w:left w:val="none" w:sz="0" w:space="0" w:color="auto"/>
                <w:bottom w:val="none" w:sz="0" w:space="0" w:color="auto"/>
                <w:right w:val="none" w:sz="0" w:space="0" w:color="auto"/>
              </w:divBdr>
            </w:div>
            <w:div w:id="721294679">
              <w:marLeft w:val="0"/>
              <w:marRight w:val="0"/>
              <w:marTop w:val="0"/>
              <w:marBottom w:val="0"/>
              <w:divBdr>
                <w:top w:val="none" w:sz="0" w:space="0" w:color="auto"/>
                <w:left w:val="none" w:sz="0" w:space="0" w:color="auto"/>
                <w:bottom w:val="none" w:sz="0" w:space="0" w:color="auto"/>
                <w:right w:val="none" w:sz="0" w:space="0" w:color="auto"/>
              </w:divBdr>
            </w:div>
            <w:div w:id="801577053">
              <w:marLeft w:val="0"/>
              <w:marRight w:val="0"/>
              <w:marTop w:val="0"/>
              <w:marBottom w:val="0"/>
              <w:divBdr>
                <w:top w:val="none" w:sz="0" w:space="0" w:color="auto"/>
                <w:left w:val="none" w:sz="0" w:space="0" w:color="auto"/>
                <w:bottom w:val="none" w:sz="0" w:space="0" w:color="auto"/>
                <w:right w:val="none" w:sz="0" w:space="0" w:color="auto"/>
              </w:divBdr>
            </w:div>
            <w:div w:id="1174032628">
              <w:marLeft w:val="0"/>
              <w:marRight w:val="0"/>
              <w:marTop w:val="0"/>
              <w:marBottom w:val="0"/>
              <w:divBdr>
                <w:top w:val="none" w:sz="0" w:space="0" w:color="auto"/>
                <w:left w:val="none" w:sz="0" w:space="0" w:color="auto"/>
                <w:bottom w:val="none" w:sz="0" w:space="0" w:color="auto"/>
                <w:right w:val="none" w:sz="0" w:space="0" w:color="auto"/>
              </w:divBdr>
            </w:div>
            <w:div w:id="898055033">
              <w:marLeft w:val="0"/>
              <w:marRight w:val="0"/>
              <w:marTop w:val="0"/>
              <w:marBottom w:val="0"/>
              <w:divBdr>
                <w:top w:val="none" w:sz="0" w:space="0" w:color="auto"/>
                <w:left w:val="none" w:sz="0" w:space="0" w:color="auto"/>
                <w:bottom w:val="none" w:sz="0" w:space="0" w:color="auto"/>
                <w:right w:val="none" w:sz="0" w:space="0" w:color="auto"/>
              </w:divBdr>
            </w:div>
            <w:div w:id="961424956">
              <w:marLeft w:val="0"/>
              <w:marRight w:val="0"/>
              <w:marTop w:val="0"/>
              <w:marBottom w:val="0"/>
              <w:divBdr>
                <w:top w:val="none" w:sz="0" w:space="0" w:color="auto"/>
                <w:left w:val="none" w:sz="0" w:space="0" w:color="auto"/>
                <w:bottom w:val="none" w:sz="0" w:space="0" w:color="auto"/>
                <w:right w:val="none" w:sz="0" w:space="0" w:color="auto"/>
              </w:divBdr>
            </w:div>
            <w:div w:id="1169713838">
              <w:marLeft w:val="0"/>
              <w:marRight w:val="0"/>
              <w:marTop w:val="0"/>
              <w:marBottom w:val="0"/>
              <w:divBdr>
                <w:top w:val="none" w:sz="0" w:space="0" w:color="auto"/>
                <w:left w:val="none" w:sz="0" w:space="0" w:color="auto"/>
                <w:bottom w:val="none" w:sz="0" w:space="0" w:color="auto"/>
                <w:right w:val="none" w:sz="0" w:space="0" w:color="auto"/>
              </w:divBdr>
            </w:div>
            <w:div w:id="1159731446">
              <w:marLeft w:val="0"/>
              <w:marRight w:val="0"/>
              <w:marTop w:val="0"/>
              <w:marBottom w:val="0"/>
              <w:divBdr>
                <w:top w:val="none" w:sz="0" w:space="0" w:color="auto"/>
                <w:left w:val="none" w:sz="0" w:space="0" w:color="auto"/>
                <w:bottom w:val="none" w:sz="0" w:space="0" w:color="auto"/>
                <w:right w:val="none" w:sz="0" w:space="0" w:color="auto"/>
              </w:divBdr>
            </w:div>
            <w:div w:id="538397390">
              <w:marLeft w:val="0"/>
              <w:marRight w:val="0"/>
              <w:marTop w:val="0"/>
              <w:marBottom w:val="0"/>
              <w:divBdr>
                <w:top w:val="none" w:sz="0" w:space="0" w:color="auto"/>
                <w:left w:val="none" w:sz="0" w:space="0" w:color="auto"/>
                <w:bottom w:val="none" w:sz="0" w:space="0" w:color="auto"/>
                <w:right w:val="none" w:sz="0" w:space="0" w:color="auto"/>
              </w:divBdr>
            </w:div>
            <w:div w:id="1348940782">
              <w:marLeft w:val="0"/>
              <w:marRight w:val="0"/>
              <w:marTop w:val="0"/>
              <w:marBottom w:val="0"/>
              <w:divBdr>
                <w:top w:val="none" w:sz="0" w:space="0" w:color="auto"/>
                <w:left w:val="none" w:sz="0" w:space="0" w:color="auto"/>
                <w:bottom w:val="none" w:sz="0" w:space="0" w:color="auto"/>
                <w:right w:val="none" w:sz="0" w:space="0" w:color="auto"/>
              </w:divBdr>
            </w:div>
            <w:div w:id="1536887689">
              <w:marLeft w:val="0"/>
              <w:marRight w:val="0"/>
              <w:marTop w:val="0"/>
              <w:marBottom w:val="0"/>
              <w:divBdr>
                <w:top w:val="none" w:sz="0" w:space="0" w:color="auto"/>
                <w:left w:val="none" w:sz="0" w:space="0" w:color="auto"/>
                <w:bottom w:val="none" w:sz="0" w:space="0" w:color="auto"/>
                <w:right w:val="none" w:sz="0" w:space="0" w:color="auto"/>
              </w:divBdr>
            </w:div>
            <w:div w:id="473719022">
              <w:marLeft w:val="0"/>
              <w:marRight w:val="0"/>
              <w:marTop w:val="0"/>
              <w:marBottom w:val="0"/>
              <w:divBdr>
                <w:top w:val="none" w:sz="0" w:space="0" w:color="auto"/>
                <w:left w:val="none" w:sz="0" w:space="0" w:color="auto"/>
                <w:bottom w:val="none" w:sz="0" w:space="0" w:color="auto"/>
                <w:right w:val="none" w:sz="0" w:space="0" w:color="auto"/>
              </w:divBdr>
            </w:div>
            <w:div w:id="965700179">
              <w:marLeft w:val="0"/>
              <w:marRight w:val="0"/>
              <w:marTop w:val="0"/>
              <w:marBottom w:val="0"/>
              <w:divBdr>
                <w:top w:val="none" w:sz="0" w:space="0" w:color="auto"/>
                <w:left w:val="none" w:sz="0" w:space="0" w:color="auto"/>
                <w:bottom w:val="none" w:sz="0" w:space="0" w:color="auto"/>
                <w:right w:val="none" w:sz="0" w:space="0" w:color="auto"/>
              </w:divBdr>
            </w:div>
            <w:div w:id="582303994">
              <w:marLeft w:val="0"/>
              <w:marRight w:val="0"/>
              <w:marTop w:val="0"/>
              <w:marBottom w:val="0"/>
              <w:divBdr>
                <w:top w:val="none" w:sz="0" w:space="0" w:color="auto"/>
                <w:left w:val="none" w:sz="0" w:space="0" w:color="auto"/>
                <w:bottom w:val="none" w:sz="0" w:space="0" w:color="auto"/>
                <w:right w:val="none" w:sz="0" w:space="0" w:color="auto"/>
              </w:divBdr>
            </w:div>
            <w:div w:id="1065492475">
              <w:marLeft w:val="0"/>
              <w:marRight w:val="0"/>
              <w:marTop w:val="0"/>
              <w:marBottom w:val="0"/>
              <w:divBdr>
                <w:top w:val="none" w:sz="0" w:space="0" w:color="auto"/>
                <w:left w:val="none" w:sz="0" w:space="0" w:color="auto"/>
                <w:bottom w:val="none" w:sz="0" w:space="0" w:color="auto"/>
                <w:right w:val="none" w:sz="0" w:space="0" w:color="auto"/>
              </w:divBdr>
            </w:div>
            <w:div w:id="2083942363">
              <w:marLeft w:val="0"/>
              <w:marRight w:val="0"/>
              <w:marTop w:val="0"/>
              <w:marBottom w:val="0"/>
              <w:divBdr>
                <w:top w:val="none" w:sz="0" w:space="0" w:color="auto"/>
                <w:left w:val="none" w:sz="0" w:space="0" w:color="auto"/>
                <w:bottom w:val="none" w:sz="0" w:space="0" w:color="auto"/>
                <w:right w:val="none" w:sz="0" w:space="0" w:color="auto"/>
              </w:divBdr>
            </w:div>
            <w:div w:id="1003507597">
              <w:marLeft w:val="0"/>
              <w:marRight w:val="0"/>
              <w:marTop w:val="0"/>
              <w:marBottom w:val="0"/>
              <w:divBdr>
                <w:top w:val="none" w:sz="0" w:space="0" w:color="auto"/>
                <w:left w:val="none" w:sz="0" w:space="0" w:color="auto"/>
                <w:bottom w:val="none" w:sz="0" w:space="0" w:color="auto"/>
                <w:right w:val="none" w:sz="0" w:space="0" w:color="auto"/>
              </w:divBdr>
            </w:div>
            <w:div w:id="114258560">
              <w:marLeft w:val="0"/>
              <w:marRight w:val="0"/>
              <w:marTop w:val="0"/>
              <w:marBottom w:val="0"/>
              <w:divBdr>
                <w:top w:val="none" w:sz="0" w:space="0" w:color="auto"/>
                <w:left w:val="none" w:sz="0" w:space="0" w:color="auto"/>
                <w:bottom w:val="none" w:sz="0" w:space="0" w:color="auto"/>
                <w:right w:val="none" w:sz="0" w:space="0" w:color="auto"/>
              </w:divBdr>
            </w:div>
            <w:div w:id="1177041161">
              <w:marLeft w:val="0"/>
              <w:marRight w:val="0"/>
              <w:marTop w:val="0"/>
              <w:marBottom w:val="0"/>
              <w:divBdr>
                <w:top w:val="none" w:sz="0" w:space="0" w:color="auto"/>
                <w:left w:val="none" w:sz="0" w:space="0" w:color="auto"/>
                <w:bottom w:val="none" w:sz="0" w:space="0" w:color="auto"/>
                <w:right w:val="none" w:sz="0" w:space="0" w:color="auto"/>
              </w:divBdr>
            </w:div>
            <w:div w:id="594873216">
              <w:marLeft w:val="0"/>
              <w:marRight w:val="0"/>
              <w:marTop w:val="0"/>
              <w:marBottom w:val="0"/>
              <w:divBdr>
                <w:top w:val="none" w:sz="0" w:space="0" w:color="auto"/>
                <w:left w:val="none" w:sz="0" w:space="0" w:color="auto"/>
                <w:bottom w:val="none" w:sz="0" w:space="0" w:color="auto"/>
                <w:right w:val="none" w:sz="0" w:space="0" w:color="auto"/>
              </w:divBdr>
            </w:div>
            <w:div w:id="737627695">
              <w:marLeft w:val="0"/>
              <w:marRight w:val="0"/>
              <w:marTop w:val="0"/>
              <w:marBottom w:val="0"/>
              <w:divBdr>
                <w:top w:val="none" w:sz="0" w:space="0" w:color="auto"/>
                <w:left w:val="none" w:sz="0" w:space="0" w:color="auto"/>
                <w:bottom w:val="none" w:sz="0" w:space="0" w:color="auto"/>
                <w:right w:val="none" w:sz="0" w:space="0" w:color="auto"/>
              </w:divBdr>
            </w:div>
            <w:div w:id="310594674">
              <w:marLeft w:val="0"/>
              <w:marRight w:val="0"/>
              <w:marTop w:val="0"/>
              <w:marBottom w:val="0"/>
              <w:divBdr>
                <w:top w:val="none" w:sz="0" w:space="0" w:color="auto"/>
                <w:left w:val="none" w:sz="0" w:space="0" w:color="auto"/>
                <w:bottom w:val="none" w:sz="0" w:space="0" w:color="auto"/>
                <w:right w:val="none" w:sz="0" w:space="0" w:color="auto"/>
              </w:divBdr>
            </w:div>
            <w:div w:id="1474326161">
              <w:marLeft w:val="0"/>
              <w:marRight w:val="0"/>
              <w:marTop w:val="0"/>
              <w:marBottom w:val="0"/>
              <w:divBdr>
                <w:top w:val="none" w:sz="0" w:space="0" w:color="auto"/>
                <w:left w:val="none" w:sz="0" w:space="0" w:color="auto"/>
                <w:bottom w:val="none" w:sz="0" w:space="0" w:color="auto"/>
                <w:right w:val="none" w:sz="0" w:space="0" w:color="auto"/>
              </w:divBdr>
            </w:div>
            <w:div w:id="1653026304">
              <w:marLeft w:val="0"/>
              <w:marRight w:val="0"/>
              <w:marTop w:val="0"/>
              <w:marBottom w:val="0"/>
              <w:divBdr>
                <w:top w:val="none" w:sz="0" w:space="0" w:color="auto"/>
                <w:left w:val="none" w:sz="0" w:space="0" w:color="auto"/>
                <w:bottom w:val="none" w:sz="0" w:space="0" w:color="auto"/>
                <w:right w:val="none" w:sz="0" w:space="0" w:color="auto"/>
              </w:divBdr>
            </w:div>
            <w:div w:id="1564757475">
              <w:marLeft w:val="0"/>
              <w:marRight w:val="0"/>
              <w:marTop w:val="0"/>
              <w:marBottom w:val="0"/>
              <w:divBdr>
                <w:top w:val="none" w:sz="0" w:space="0" w:color="auto"/>
                <w:left w:val="none" w:sz="0" w:space="0" w:color="auto"/>
                <w:bottom w:val="none" w:sz="0" w:space="0" w:color="auto"/>
                <w:right w:val="none" w:sz="0" w:space="0" w:color="auto"/>
              </w:divBdr>
            </w:div>
            <w:div w:id="720178274">
              <w:marLeft w:val="0"/>
              <w:marRight w:val="0"/>
              <w:marTop w:val="0"/>
              <w:marBottom w:val="0"/>
              <w:divBdr>
                <w:top w:val="none" w:sz="0" w:space="0" w:color="auto"/>
                <w:left w:val="none" w:sz="0" w:space="0" w:color="auto"/>
                <w:bottom w:val="none" w:sz="0" w:space="0" w:color="auto"/>
                <w:right w:val="none" w:sz="0" w:space="0" w:color="auto"/>
              </w:divBdr>
            </w:div>
            <w:div w:id="279577333">
              <w:marLeft w:val="0"/>
              <w:marRight w:val="0"/>
              <w:marTop w:val="0"/>
              <w:marBottom w:val="0"/>
              <w:divBdr>
                <w:top w:val="none" w:sz="0" w:space="0" w:color="auto"/>
                <w:left w:val="none" w:sz="0" w:space="0" w:color="auto"/>
                <w:bottom w:val="none" w:sz="0" w:space="0" w:color="auto"/>
                <w:right w:val="none" w:sz="0" w:space="0" w:color="auto"/>
              </w:divBdr>
            </w:div>
            <w:div w:id="208109074">
              <w:marLeft w:val="0"/>
              <w:marRight w:val="0"/>
              <w:marTop w:val="0"/>
              <w:marBottom w:val="0"/>
              <w:divBdr>
                <w:top w:val="none" w:sz="0" w:space="0" w:color="auto"/>
                <w:left w:val="none" w:sz="0" w:space="0" w:color="auto"/>
                <w:bottom w:val="none" w:sz="0" w:space="0" w:color="auto"/>
                <w:right w:val="none" w:sz="0" w:space="0" w:color="auto"/>
              </w:divBdr>
            </w:div>
            <w:div w:id="851454697">
              <w:marLeft w:val="0"/>
              <w:marRight w:val="0"/>
              <w:marTop w:val="0"/>
              <w:marBottom w:val="0"/>
              <w:divBdr>
                <w:top w:val="none" w:sz="0" w:space="0" w:color="auto"/>
                <w:left w:val="none" w:sz="0" w:space="0" w:color="auto"/>
                <w:bottom w:val="none" w:sz="0" w:space="0" w:color="auto"/>
                <w:right w:val="none" w:sz="0" w:space="0" w:color="auto"/>
              </w:divBdr>
            </w:div>
            <w:div w:id="1070536658">
              <w:marLeft w:val="0"/>
              <w:marRight w:val="0"/>
              <w:marTop w:val="0"/>
              <w:marBottom w:val="0"/>
              <w:divBdr>
                <w:top w:val="none" w:sz="0" w:space="0" w:color="auto"/>
                <w:left w:val="none" w:sz="0" w:space="0" w:color="auto"/>
                <w:bottom w:val="none" w:sz="0" w:space="0" w:color="auto"/>
                <w:right w:val="none" w:sz="0" w:space="0" w:color="auto"/>
              </w:divBdr>
            </w:div>
            <w:div w:id="1430858704">
              <w:marLeft w:val="0"/>
              <w:marRight w:val="0"/>
              <w:marTop w:val="0"/>
              <w:marBottom w:val="0"/>
              <w:divBdr>
                <w:top w:val="none" w:sz="0" w:space="0" w:color="auto"/>
                <w:left w:val="none" w:sz="0" w:space="0" w:color="auto"/>
                <w:bottom w:val="none" w:sz="0" w:space="0" w:color="auto"/>
                <w:right w:val="none" w:sz="0" w:space="0" w:color="auto"/>
              </w:divBdr>
            </w:div>
            <w:div w:id="1657419979">
              <w:marLeft w:val="0"/>
              <w:marRight w:val="0"/>
              <w:marTop w:val="0"/>
              <w:marBottom w:val="0"/>
              <w:divBdr>
                <w:top w:val="none" w:sz="0" w:space="0" w:color="auto"/>
                <w:left w:val="none" w:sz="0" w:space="0" w:color="auto"/>
                <w:bottom w:val="none" w:sz="0" w:space="0" w:color="auto"/>
                <w:right w:val="none" w:sz="0" w:space="0" w:color="auto"/>
              </w:divBdr>
            </w:div>
            <w:div w:id="1639874243">
              <w:marLeft w:val="0"/>
              <w:marRight w:val="0"/>
              <w:marTop w:val="0"/>
              <w:marBottom w:val="0"/>
              <w:divBdr>
                <w:top w:val="none" w:sz="0" w:space="0" w:color="auto"/>
                <w:left w:val="none" w:sz="0" w:space="0" w:color="auto"/>
                <w:bottom w:val="none" w:sz="0" w:space="0" w:color="auto"/>
                <w:right w:val="none" w:sz="0" w:space="0" w:color="auto"/>
              </w:divBdr>
            </w:div>
            <w:div w:id="615722401">
              <w:marLeft w:val="0"/>
              <w:marRight w:val="0"/>
              <w:marTop w:val="0"/>
              <w:marBottom w:val="0"/>
              <w:divBdr>
                <w:top w:val="none" w:sz="0" w:space="0" w:color="auto"/>
                <w:left w:val="none" w:sz="0" w:space="0" w:color="auto"/>
                <w:bottom w:val="none" w:sz="0" w:space="0" w:color="auto"/>
                <w:right w:val="none" w:sz="0" w:space="0" w:color="auto"/>
              </w:divBdr>
            </w:div>
            <w:div w:id="151147395">
              <w:marLeft w:val="0"/>
              <w:marRight w:val="0"/>
              <w:marTop w:val="0"/>
              <w:marBottom w:val="0"/>
              <w:divBdr>
                <w:top w:val="none" w:sz="0" w:space="0" w:color="auto"/>
                <w:left w:val="none" w:sz="0" w:space="0" w:color="auto"/>
                <w:bottom w:val="none" w:sz="0" w:space="0" w:color="auto"/>
                <w:right w:val="none" w:sz="0" w:space="0" w:color="auto"/>
              </w:divBdr>
            </w:div>
            <w:div w:id="2079204966">
              <w:marLeft w:val="0"/>
              <w:marRight w:val="0"/>
              <w:marTop w:val="0"/>
              <w:marBottom w:val="0"/>
              <w:divBdr>
                <w:top w:val="none" w:sz="0" w:space="0" w:color="auto"/>
                <w:left w:val="none" w:sz="0" w:space="0" w:color="auto"/>
                <w:bottom w:val="none" w:sz="0" w:space="0" w:color="auto"/>
                <w:right w:val="none" w:sz="0" w:space="0" w:color="auto"/>
              </w:divBdr>
            </w:div>
            <w:div w:id="521817680">
              <w:marLeft w:val="0"/>
              <w:marRight w:val="0"/>
              <w:marTop w:val="0"/>
              <w:marBottom w:val="0"/>
              <w:divBdr>
                <w:top w:val="none" w:sz="0" w:space="0" w:color="auto"/>
                <w:left w:val="none" w:sz="0" w:space="0" w:color="auto"/>
                <w:bottom w:val="none" w:sz="0" w:space="0" w:color="auto"/>
                <w:right w:val="none" w:sz="0" w:space="0" w:color="auto"/>
              </w:divBdr>
            </w:div>
            <w:div w:id="1907454780">
              <w:marLeft w:val="0"/>
              <w:marRight w:val="0"/>
              <w:marTop w:val="0"/>
              <w:marBottom w:val="0"/>
              <w:divBdr>
                <w:top w:val="none" w:sz="0" w:space="0" w:color="auto"/>
                <w:left w:val="none" w:sz="0" w:space="0" w:color="auto"/>
                <w:bottom w:val="none" w:sz="0" w:space="0" w:color="auto"/>
                <w:right w:val="none" w:sz="0" w:space="0" w:color="auto"/>
              </w:divBdr>
            </w:div>
            <w:div w:id="1770198397">
              <w:marLeft w:val="0"/>
              <w:marRight w:val="0"/>
              <w:marTop w:val="0"/>
              <w:marBottom w:val="0"/>
              <w:divBdr>
                <w:top w:val="none" w:sz="0" w:space="0" w:color="auto"/>
                <w:left w:val="none" w:sz="0" w:space="0" w:color="auto"/>
                <w:bottom w:val="none" w:sz="0" w:space="0" w:color="auto"/>
                <w:right w:val="none" w:sz="0" w:space="0" w:color="auto"/>
              </w:divBdr>
            </w:div>
            <w:div w:id="1790584037">
              <w:marLeft w:val="0"/>
              <w:marRight w:val="0"/>
              <w:marTop w:val="0"/>
              <w:marBottom w:val="0"/>
              <w:divBdr>
                <w:top w:val="none" w:sz="0" w:space="0" w:color="auto"/>
                <w:left w:val="none" w:sz="0" w:space="0" w:color="auto"/>
                <w:bottom w:val="none" w:sz="0" w:space="0" w:color="auto"/>
                <w:right w:val="none" w:sz="0" w:space="0" w:color="auto"/>
              </w:divBdr>
            </w:div>
            <w:div w:id="113905819">
              <w:marLeft w:val="0"/>
              <w:marRight w:val="0"/>
              <w:marTop w:val="0"/>
              <w:marBottom w:val="0"/>
              <w:divBdr>
                <w:top w:val="none" w:sz="0" w:space="0" w:color="auto"/>
                <w:left w:val="none" w:sz="0" w:space="0" w:color="auto"/>
                <w:bottom w:val="none" w:sz="0" w:space="0" w:color="auto"/>
                <w:right w:val="none" w:sz="0" w:space="0" w:color="auto"/>
              </w:divBdr>
            </w:div>
            <w:div w:id="705259067">
              <w:marLeft w:val="0"/>
              <w:marRight w:val="0"/>
              <w:marTop w:val="0"/>
              <w:marBottom w:val="0"/>
              <w:divBdr>
                <w:top w:val="none" w:sz="0" w:space="0" w:color="auto"/>
                <w:left w:val="none" w:sz="0" w:space="0" w:color="auto"/>
                <w:bottom w:val="none" w:sz="0" w:space="0" w:color="auto"/>
                <w:right w:val="none" w:sz="0" w:space="0" w:color="auto"/>
              </w:divBdr>
            </w:div>
            <w:div w:id="372311576">
              <w:marLeft w:val="0"/>
              <w:marRight w:val="0"/>
              <w:marTop w:val="0"/>
              <w:marBottom w:val="0"/>
              <w:divBdr>
                <w:top w:val="none" w:sz="0" w:space="0" w:color="auto"/>
                <w:left w:val="none" w:sz="0" w:space="0" w:color="auto"/>
                <w:bottom w:val="none" w:sz="0" w:space="0" w:color="auto"/>
                <w:right w:val="none" w:sz="0" w:space="0" w:color="auto"/>
              </w:divBdr>
            </w:div>
            <w:div w:id="1110126540">
              <w:marLeft w:val="0"/>
              <w:marRight w:val="0"/>
              <w:marTop w:val="0"/>
              <w:marBottom w:val="0"/>
              <w:divBdr>
                <w:top w:val="none" w:sz="0" w:space="0" w:color="auto"/>
                <w:left w:val="none" w:sz="0" w:space="0" w:color="auto"/>
                <w:bottom w:val="none" w:sz="0" w:space="0" w:color="auto"/>
                <w:right w:val="none" w:sz="0" w:space="0" w:color="auto"/>
              </w:divBdr>
            </w:div>
            <w:div w:id="876772044">
              <w:marLeft w:val="0"/>
              <w:marRight w:val="0"/>
              <w:marTop w:val="0"/>
              <w:marBottom w:val="0"/>
              <w:divBdr>
                <w:top w:val="none" w:sz="0" w:space="0" w:color="auto"/>
                <w:left w:val="none" w:sz="0" w:space="0" w:color="auto"/>
                <w:bottom w:val="none" w:sz="0" w:space="0" w:color="auto"/>
                <w:right w:val="none" w:sz="0" w:space="0" w:color="auto"/>
              </w:divBdr>
            </w:div>
            <w:div w:id="2782495">
              <w:marLeft w:val="0"/>
              <w:marRight w:val="0"/>
              <w:marTop w:val="0"/>
              <w:marBottom w:val="0"/>
              <w:divBdr>
                <w:top w:val="none" w:sz="0" w:space="0" w:color="auto"/>
                <w:left w:val="none" w:sz="0" w:space="0" w:color="auto"/>
                <w:bottom w:val="none" w:sz="0" w:space="0" w:color="auto"/>
                <w:right w:val="none" w:sz="0" w:space="0" w:color="auto"/>
              </w:divBdr>
            </w:div>
            <w:div w:id="1411847568">
              <w:marLeft w:val="0"/>
              <w:marRight w:val="0"/>
              <w:marTop w:val="0"/>
              <w:marBottom w:val="0"/>
              <w:divBdr>
                <w:top w:val="none" w:sz="0" w:space="0" w:color="auto"/>
                <w:left w:val="none" w:sz="0" w:space="0" w:color="auto"/>
                <w:bottom w:val="none" w:sz="0" w:space="0" w:color="auto"/>
                <w:right w:val="none" w:sz="0" w:space="0" w:color="auto"/>
              </w:divBdr>
            </w:div>
            <w:div w:id="996569296">
              <w:marLeft w:val="0"/>
              <w:marRight w:val="0"/>
              <w:marTop w:val="0"/>
              <w:marBottom w:val="0"/>
              <w:divBdr>
                <w:top w:val="none" w:sz="0" w:space="0" w:color="auto"/>
                <w:left w:val="none" w:sz="0" w:space="0" w:color="auto"/>
                <w:bottom w:val="none" w:sz="0" w:space="0" w:color="auto"/>
                <w:right w:val="none" w:sz="0" w:space="0" w:color="auto"/>
              </w:divBdr>
            </w:div>
            <w:div w:id="2033803223">
              <w:marLeft w:val="0"/>
              <w:marRight w:val="0"/>
              <w:marTop w:val="0"/>
              <w:marBottom w:val="0"/>
              <w:divBdr>
                <w:top w:val="none" w:sz="0" w:space="0" w:color="auto"/>
                <w:left w:val="none" w:sz="0" w:space="0" w:color="auto"/>
                <w:bottom w:val="none" w:sz="0" w:space="0" w:color="auto"/>
                <w:right w:val="none" w:sz="0" w:space="0" w:color="auto"/>
              </w:divBdr>
            </w:div>
            <w:div w:id="1873686716">
              <w:marLeft w:val="0"/>
              <w:marRight w:val="0"/>
              <w:marTop w:val="0"/>
              <w:marBottom w:val="0"/>
              <w:divBdr>
                <w:top w:val="none" w:sz="0" w:space="0" w:color="auto"/>
                <w:left w:val="none" w:sz="0" w:space="0" w:color="auto"/>
                <w:bottom w:val="none" w:sz="0" w:space="0" w:color="auto"/>
                <w:right w:val="none" w:sz="0" w:space="0" w:color="auto"/>
              </w:divBdr>
            </w:div>
            <w:div w:id="1136799996">
              <w:marLeft w:val="0"/>
              <w:marRight w:val="0"/>
              <w:marTop w:val="0"/>
              <w:marBottom w:val="0"/>
              <w:divBdr>
                <w:top w:val="none" w:sz="0" w:space="0" w:color="auto"/>
                <w:left w:val="none" w:sz="0" w:space="0" w:color="auto"/>
                <w:bottom w:val="none" w:sz="0" w:space="0" w:color="auto"/>
                <w:right w:val="none" w:sz="0" w:space="0" w:color="auto"/>
              </w:divBdr>
            </w:div>
            <w:div w:id="1399404167">
              <w:marLeft w:val="0"/>
              <w:marRight w:val="0"/>
              <w:marTop w:val="0"/>
              <w:marBottom w:val="0"/>
              <w:divBdr>
                <w:top w:val="none" w:sz="0" w:space="0" w:color="auto"/>
                <w:left w:val="none" w:sz="0" w:space="0" w:color="auto"/>
                <w:bottom w:val="none" w:sz="0" w:space="0" w:color="auto"/>
                <w:right w:val="none" w:sz="0" w:space="0" w:color="auto"/>
              </w:divBdr>
            </w:div>
            <w:div w:id="59063247">
              <w:marLeft w:val="0"/>
              <w:marRight w:val="0"/>
              <w:marTop w:val="0"/>
              <w:marBottom w:val="0"/>
              <w:divBdr>
                <w:top w:val="none" w:sz="0" w:space="0" w:color="auto"/>
                <w:left w:val="none" w:sz="0" w:space="0" w:color="auto"/>
                <w:bottom w:val="none" w:sz="0" w:space="0" w:color="auto"/>
                <w:right w:val="none" w:sz="0" w:space="0" w:color="auto"/>
              </w:divBdr>
            </w:div>
            <w:div w:id="206111872">
              <w:marLeft w:val="0"/>
              <w:marRight w:val="0"/>
              <w:marTop w:val="0"/>
              <w:marBottom w:val="0"/>
              <w:divBdr>
                <w:top w:val="none" w:sz="0" w:space="0" w:color="auto"/>
                <w:left w:val="none" w:sz="0" w:space="0" w:color="auto"/>
                <w:bottom w:val="none" w:sz="0" w:space="0" w:color="auto"/>
                <w:right w:val="none" w:sz="0" w:space="0" w:color="auto"/>
              </w:divBdr>
            </w:div>
            <w:div w:id="769929459">
              <w:marLeft w:val="0"/>
              <w:marRight w:val="0"/>
              <w:marTop w:val="0"/>
              <w:marBottom w:val="0"/>
              <w:divBdr>
                <w:top w:val="none" w:sz="0" w:space="0" w:color="auto"/>
                <w:left w:val="none" w:sz="0" w:space="0" w:color="auto"/>
                <w:bottom w:val="none" w:sz="0" w:space="0" w:color="auto"/>
                <w:right w:val="none" w:sz="0" w:space="0" w:color="auto"/>
              </w:divBdr>
            </w:div>
            <w:div w:id="23749569">
              <w:marLeft w:val="0"/>
              <w:marRight w:val="0"/>
              <w:marTop w:val="0"/>
              <w:marBottom w:val="0"/>
              <w:divBdr>
                <w:top w:val="none" w:sz="0" w:space="0" w:color="auto"/>
                <w:left w:val="none" w:sz="0" w:space="0" w:color="auto"/>
                <w:bottom w:val="none" w:sz="0" w:space="0" w:color="auto"/>
                <w:right w:val="none" w:sz="0" w:space="0" w:color="auto"/>
              </w:divBdr>
            </w:div>
            <w:div w:id="432286756">
              <w:marLeft w:val="0"/>
              <w:marRight w:val="0"/>
              <w:marTop w:val="0"/>
              <w:marBottom w:val="0"/>
              <w:divBdr>
                <w:top w:val="none" w:sz="0" w:space="0" w:color="auto"/>
                <w:left w:val="none" w:sz="0" w:space="0" w:color="auto"/>
                <w:bottom w:val="none" w:sz="0" w:space="0" w:color="auto"/>
                <w:right w:val="none" w:sz="0" w:space="0" w:color="auto"/>
              </w:divBdr>
            </w:div>
            <w:div w:id="2066416985">
              <w:marLeft w:val="0"/>
              <w:marRight w:val="0"/>
              <w:marTop w:val="0"/>
              <w:marBottom w:val="0"/>
              <w:divBdr>
                <w:top w:val="none" w:sz="0" w:space="0" w:color="auto"/>
                <w:left w:val="none" w:sz="0" w:space="0" w:color="auto"/>
                <w:bottom w:val="none" w:sz="0" w:space="0" w:color="auto"/>
                <w:right w:val="none" w:sz="0" w:space="0" w:color="auto"/>
              </w:divBdr>
            </w:div>
            <w:div w:id="803473104">
              <w:marLeft w:val="0"/>
              <w:marRight w:val="0"/>
              <w:marTop w:val="0"/>
              <w:marBottom w:val="0"/>
              <w:divBdr>
                <w:top w:val="none" w:sz="0" w:space="0" w:color="auto"/>
                <w:left w:val="none" w:sz="0" w:space="0" w:color="auto"/>
                <w:bottom w:val="none" w:sz="0" w:space="0" w:color="auto"/>
                <w:right w:val="none" w:sz="0" w:space="0" w:color="auto"/>
              </w:divBdr>
            </w:div>
            <w:div w:id="1736390745">
              <w:marLeft w:val="0"/>
              <w:marRight w:val="0"/>
              <w:marTop w:val="0"/>
              <w:marBottom w:val="0"/>
              <w:divBdr>
                <w:top w:val="none" w:sz="0" w:space="0" w:color="auto"/>
                <w:left w:val="none" w:sz="0" w:space="0" w:color="auto"/>
                <w:bottom w:val="none" w:sz="0" w:space="0" w:color="auto"/>
                <w:right w:val="none" w:sz="0" w:space="0" w:color="auto"/>
              </w:divBdr>
            </w:div>
            <w:div w:id="9790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1041">
      <w:bodyDiv w:val="1"/>
      <w:marLeft w:val="0"/>
      <w:marRight w:val="0"/>
      <w:marTop w:val="0"/>
      <w:marBottom w:val="0"/>
      <w:divBdr>
        <w:top w:val="none" w:sz="0" w:space="0" w:color="auto"/>
        <w:left w:val="none" w:sz="0" w:space="0" w:color="auto"/>
        <w:bottom w:val="none" w:sz="0" w:space="0" w:color="auto"/>
        <w:right w:val="none" w:sz="0" w:space="0" w:color="auto"/>
      </w:divBdr>
    </w:div>
    <w:div w:id="1497694774">
      <w:bodyDiv w:val="1"/>
      <w:marLeft w:val="0"/>
      <w:marRight w:val="0"/>
      <w:marTop w:val="0"/>
      <w:marBottom w:val="0"/>
      <w:divBdr>
        <w:top w:val="none" w:sz="0" w:space="0" w:color="auto"/>
        <w:left w:val="none" w:sz="0" w:space="0" w:color="auto"/>
        <w:bottom w:val="none" w:sz="0" w:space="0" w:color="auto"/>
        <w:right w:val="none" w:sz="0" w:space="0" w:color="auto"/>
      </w:divBdr>
    </w:div>
    <w:div w:id="1505126715">
      <w:bodyDiv w:val="1"/>
      <w:marLeft w:val="0"/>
      <w:marRight w:val="0"/>
      <w:marTop w:val="0"/>
      <w:marBottom w:val="0"/>
      <w:divBdr>
        <w:top w:val="none" w:sz="0" w:space="0" w:color="auto"/>
        <w:left w:val="none" w:sz="0" w:space="0" w:color="auto"/>
        <w:bottom w:val="none" w:sz="0" w:space="0" w:color="auto"/>
        <w:right w:val="none" w:sz="0" w:space="0" w:color="auto"/>
      </w:divBdr>
    </w:div>
    <w:div w:id="1510675147">
      <w:bodyDiv w:val="1"/>
      <w:marLeft w:val="0"/>
      <w:marRight w:val="0"/>
      <w:marTop w:val="0"/>
      <w:marBottom w:val="0"/>
      <w:divBdr>
        <w:top w:val="none" w:sz="0" w:space="0" w:color="auto"/>
        <w:left w:val="none" w:sz="0" w:space="0" w:color="auto"/>
        <w:bottom w:val="none" w:sz="0" w:space="0" w:color="auto"/>
        <w:right w:val="none" w:sz="0" w:space="0" w:color="auto"/>
      </w:divBdr>
    </w:div>
    <w:div w:id="1511413904">
      <w:bodyDiv w:val="1"/>
      <w:marLeft w:val="0"/>
      <w:marRight w:val="0"/>
      <w:marTop w:val="0"/>
      <w:marBottom w:val="0"/>
      <w:divBdr>
        <w:top w:val="none" w:sz="0" w:space="0" w:color="auto"/>
        <w:left w:val="none" w:sz="0" w:space="0" w:color="auto"/>
        <w:bottom w:val="none" w:sz="0" w:space="0" w:color="auto"/>
        <w:right w:val="none" w:sz="0" w:space="0" w:color="auto"/>
      </w:divBdr>
    </w:div>
    <w:div w:id="1530221971">
      <w:bodyDiv w:val="1"/>
      <w:marLeft w:val="0"/>
      <w:marRight w:val="0"/>
      <w:marTop w:val="0"/>
      <w:marBottom w:val="0"/>
      <w:divBdr>
        <w:top w:val="none" w:sz="0" w:space="0" w:color="auto"/>
        <w:left w:val="none" w:sz="0" w:space="0" w:color="auto"/>
        <w:bottom w:val="none" w:sz="0" w:space="0" w:color="auto"/>
        <w:right w:val="none" w:sz="0" w:space="0" w:color="auto"/>
      </w:divBdr>
    </w:div>
    <w:div w:id="1534271321">
      <w:bodyDiv w:val="1"/>
      <w:marLeft w:val="0"/>
      <w:marRight w:val="0"/>
      <w:marTop w:val="0"/>
      <w:marBottom w:val="0"/>
      <w:divBdr>
        <w:top w:val="none" w:sz="0" w:space="0" w:color="auto"/>
        <w:left w:val="none" w:sz="0" w:space="0" w:color="auto"/>
        <w:bottom w:val="none" w:sz="0" w:space="0" w:color="auto"/>
        <w:right w:val="none" w:sz="0" w:space="0" w:color="auto"/>
      </w:divBdr>
    </w:div>
    <w:div w:id="1536884810">
      <w:bodyDiv w:val="1"/>
      <w:marLeft w:val="0"/>
      <w:marRight w:val="0"/>
      <w:marTop w:val="0"/>
      <w:marBottom w:val="0"/>
      <w:divBdr>
        <w:top w:val="none" w:sz="0" w:space="0" w:color="auto"/>
        <w:left w:val="none" w:sz="0" w:space="0" w:color="auto"/>
        <w:bottom w:val="none" w:sz="0" w:space="0" w:color="auto"/>
        <w:right w:val="none" w:sz="0" w:space="0" w:color="auto"/>
      </w:divBdr>
    </w:div>
    <w:div w:id="1538276030">
      <w:bodyDiv w:val="1"/>
      <w:marLeft w:val="0"/>
      <w:marRight w:val="0"/>
      <w:marTop w:val="0"/>
      <w:marBottom w:val="0"/>
      <w:divBdr>
        <w:top w:val="none" w:sz="0" w:space="0" w:color="auto"/>
        <w:left w:val="none" w:sz="0" w:space="0" w:color="auto"/>
        <w:bottom w:val="none" w:sz="0" w:space="0" w:color="auto"/>
        <w:right w:val="none" w:sz="0" w:space="0" w:color="auto"/>
      </w:divBdr>
    </w:div>
    <w:div w:id="1553927719">
      <w:bodyDiv w:val="1"/>
      <w:marLeft w:val="0"/>
      <w:marRight w:val="0"/>
      <w:marTop w:val="0"/>
      <w:marBottom w:val="0"/>
      <w:divBdr>
        <w:top w:val="none" w:sz="0" w:space="0" w:color="auto"/>
        <w:left w:val="none" w:sz="0" w:space="0" w:color="auto"/>
        <w:bottom w:val="none" w:sz="0" w:space="0" w:color="auto"/>
        <w:right w:val="none" w:sz="0" w:space="0" w:color="auto"/>
      </w:divBdr>
    </w:div>
    <w:div w:id="1565525091">
      <w:bodyDiv w:val="1"/>
      <w:marLeft w:val="0"/>
      <w:marRight w:val="0"/>
      <w:marTop w:val="0"/>
      <w:marBottom w:val="0"/>
      <w:divBdr>
        <w:top w:val="none" w:sz="0" w:space="0" w:color="auto"/>
        <w:left w:val="none" w:sz="0" w:space="0" w:color="auto"/>
        <w:bottom w:val="none" w:sz="0" w:space="0" w:color="auto"/>
        <w:right w:val="none" w:sz="0" w:space="0" w:color="auto"/>
      </w:divBdr>
    </w:div>
    <w:div w:id="1574008218">
      <w:bodyDiv w:val="1"/>
      <w:marLeft w:val="0"/>
      <w:marRight w:val="0"/>
      <w:marTop w:val="0"/>
      <w:marBottom w:val="0"/>
      <w:divBdr>
        <w:top w:val="none" w:sz="0" w:space="0" w:color="auto"/>
        <w:left w:val="none" w:sz="0" w:space="0" w:color="auto"/>
        <w:bottom w:val="none" w:sz="0" w:space="0" w:color="auto"/>
        <w:right w:val="none" w:sz="0" w:space="0" w:color="auto"/>
      </w:divBdr>
    </w:div>
    <w:div w:id="1594970052">
      <w:bodyDiv w:val="1"/>
      <w:marLeft w:val="0"/>
      <w:marRight w:val="0"/>
      <w:marTop w:val="0"/>
      <w:marBottom w:val="0"/>
      <w:divBdr>
        <w:top w:val="none" w:sz="0" w:space="0" w:color="auto"/>
        <w:left w:val="none" w:sz="0" w:space="0" w:color="auto"/>
        <w:bottom w:val="none" w:sz="0" w:space="0" w:color="auto"/>
        <w:right w:val="none" w:sz="0" w:space="0" w:color="auto"/>
      </w:divBdr>
    </w:div>
    <w:div w:id="1595892095">
      <w:bodyDiv w:val="1"/>
      <w:marLeft w:val="0"/>
      <w:marRight w:val="0"/>
      <w:marTop w:val="0"/>
      <w:marBottom w:val="0"/>
      <w:divBdr>
        <w:top w:val="none" w:sz="0" w:space="0" w:color="auto"/>
        <w:left w:val="none" w:sz="0" w:space="0" w:color="auto"/>
        <w:bottom w:val="none" w:sz="0" w:space="0" w:color="auto"/>
        <w:right w:val="none" w:sz="0" w:space="0" w:color="auto"/>
      </w:divBdr>
    </w:div>
    <w:div w:id="1596328019">
      <w:bodyDiv w:val="1"/>
      <w:marLeft w:val="0"/>
      <w:marRight w:val="0"/>
      <w:marTop w:val="0"/>
      <w:marBottom w:val="0"/>
      <w:divBdr>
        <w:top w:val="none" w:sz="0" w:space="0" w:color="auto"/>
        <w:left w:val="none" w:sz="0" w:space="0" w:color="auto"/>
        <w:bottom w:val="none" w:sz="0" w:space="0" w:color="auto"/>
        <w:right w:val="none" w:sz="0" w:space="0" w:color="auto"/>
      </w:divBdr>
    </w:div>
    <w:div w:id="1605112060">
      <w:bodyDiv w:val="1"/>
      <w:marLeft w:val="0"/>
      <w:marRight w:val="0"/>
      <w:marTop w:val="0"/>
      <w:marBottom w:val="0"/>
      <w:divBdr>
        <w:top w:val="none" w:sz="0" w:space="0" w:color="auto"/>
        <w:left w:val="none" w:sz="0" w:space="0" w:color="auto"/>
        <w:bottom w:val="none" w:sz="0" w:space="0" w:color="auto"/>
        <w:right w:val="none" w:sz="0" w:space="0" w:color="auto"/>
      </w:divBdr>
    </w:div>
    <w:div w:id="1609698324">
      <w:bodyDiv w:val="1"/>
      <w:marLeft w:val="0"/>
      <w:marRight w:val="0"/>
      <w:marTop w:val="0"/>
      <w:marBottom w:val="0"/>
      <w:divBdr>
        <w:top w:val="none" w:sz="0" w:space="0" w:color="auto"/>
        <w:left w:val="none" w:sz="0" w:space="0" w:color="auto"/>
        <w:bottom w:val="none" w:sz="0" w:space="0" w:color="auto"/>
        <w:right w:val="none" w:sz="0" w:space="0" w:color="auto"/>
      </w:divBdr>
    </w:div>
    <w:div w:id="1612391718">
      <w:bodyDiv w:val="1"/>
      <w:marLeft w:val="0"/>
      <w:marRight w:val="0"/>
      <w:marTop w:val="0"/>
      <w:marBottom w:val="0"/>
      <w:divBdr>
        <w:top w:val="none" w:sz="0" w:space="0" w:color="auto"/>
        <w:left w:val="none" w:sz="0" w:space="0" w:color="auto"/>
        <w:bottom w:val="none" w:sz="0" w:space="0" w:color="auto"/>
        <w:right w:val="none" w:sz="0" w:space="0" w:color="auto"/>
      </w:divBdr>
    </w:div>
    <w:div w:id="1619221266">
      <w:bodyDiv w:val="1"/>
      <w:marLeft w:val="0"/>
      <w:marRight w:val="0"/>
      <w:marTop w:val="0"/>
      <w:marBottom w:val="0"/>
      <w:divBdr>
        <w:top w:val="none" w:sz="0" w:space="0" w:color="auto"/>
        <w:left w:val="none" w:sz="0" w:space="0" w:color="auto"/>
        <w:bottom w:val="none" w:sz="0" w:space="0" w:color="auto"/>
        <w:right w:val="none" w:sz="0" w:space="0" w:color="auto"/>
      </w:divBdr>
    </w:div>
    <w:div w:id="1626697497">
      <w:bodyDiv w:val="1"/>
      <w:marLeft w:val="0"/>
      <w:marRight w:val="0"/>
      <w:marTop w:val="0"/>
      <w:marBottom w:val="0"/>
      <w:divBdr>
        <w:top w:val="none" w:sz="0" w:space="0" w:color="auto"/>
        <w:left w:val="none" w:sz="0" w:space="0" w:color="auto"/>
        <w:bottom w:val="none" w:sz="0" w:space="0" w:color="auto"/>
        <w:right w:val="none" w:sz="0" w:space="0" w:color="auto"/>
      </w:divBdr>
    </w:div>
    <w:div w:id="1629042698">
      <w:bodyDiv w:val="1"/>
      <w:marLeft w:val="0"/>
      <w:marRight w:val="0"/>
      <w:marTop w:val="0"/>
      <w:marBottom w:val="0"/>
      <w:divBdr>
        <w:top w:val="none" w:sz="0" w:space="0" w:color="auto"/>
        <w:left w:val="none" w:sz="0" w:space="0" w:color="auto"/>
        <w:bottom w:val="none" w:sz="0" w:space="0" w:color="auto"/>
        <w:right w:val="none" w:sz="0" w:space="0" w:color="auto"/>
      </w:divBdr>
    </w:div>
    <w:div w:id="1645312540">
      <w:bodyDiv w:val="1"/>
      <w:marLeft w:val="0"/>
      <w:marRight w:val="0"/>
      <w:marTop w:val="0"/>
      <w:marBottom w:val="0"/>
      <w:divBdr>
        <w:top w:val="none" w:sz="0" w:space="0" w:color="auto"/>
        <w:left w:val="none" w:sz="0" w:space="0" w:color="auto"/>
        <w:bottom w:val="none" w:sz="0" w:space="0" w:color="auto"/>
        <w:right w:val="none" w:sz="0" w:space="0" w:color="auto"/>
      </w:divBdr>
    </w:div>
    <w:div w:id="1672297652">
      <w:bodyDiv w:val="1"/>
      <w:marLeft w:val="0"/>
      <w:marRight w:val="0"/>
      <w:marTop w:val="0"/>
      <w:marBottom w:val="0"/>
      <w:divBdr>
        <w:top w:val="none" w:sz="0" w:space="0" w:color="auto"/>
        <w:left w:val="none" w:sz="0" w:space="0" w:color="auto"/>
        <w:bottom w:val="none" w:sz="0" w:space="0" w:color="auto"/>
        <w:right w:val="none" w:sz="0" w:space="0" w:color="auto"/>
      </w:divBdr>
    </w:div>
    <w:div w:id="1678576915">
      <w:bodyDiv w:val="1"/>
      <w:marLeft w:val="0"/>
      <w:marRight w:val="0"/>
      <w:marTop w:val="0"/>
      <w:marBottom w:val="0"/>
      <w:divBdr>
        <w:top w:val="none" w:sz="0" w:space="0" w:color="auto"/>
        <w:left w:val="none" w:sz="0" w:space="0" w:color="auto"/>
        <w:bottom w:val="none" w:sz="0" w:space="0" w:color="auto"/>
        <w:right w:val="none" w:sz="0" w:space="0" w:color="auto"/>
      </w:divBdr>
    </w:div>
    <w:div w:id="1680546444">
      <w:bodyDiv w:val="1"/>
      <w:marLeft w:val="0"/>
      <w:marRight w:val="0"/>
      <w:marTop w:val="0"/>
      <w:marBottom w:val="0"/>
      <w:divBdr>
        <w:top w:val="none" w:sz="0" w:space="0" w:color="auto"/>
        <w:left w:val="none" w:sz="0" w:space="0" w:color="auto"/>
        <w:bottom w:val="none" w:sz="0" w:space="0" w:color="auto"/>
        <w:right w:val="none" w:sz="0" w:space="0" w:color="auto"/>
      </w:divBdr>
    </w:div>
    <w:div w:id="1683193782">
      <w:bodyDiv w:val="1"/>
      <w:marLeft w:val="0"/>
      <w:marRight w:val="0"/>
      <w:marTop w:val="0"/>
      <w:marBottom w:val="0"/>
      <w:divBdr>
        <w:top w:val="none" w:sz="0" w:space="0" w:color="auto"/>
        <w:left w:val="none" w:sz="0" w:space="0" w:color="auto"/>
        <w:bottom w:val="none" w:sz="0" w:space="0" w:color="auto"/>
        <w:right w:val="none" w:sz="0" w:space="0" w:color="auto"/>
      </w:divBdr>
    </w:div>
    <w:div w:id="1691254324">
      <w:bodyDiv w:val="1"/>
      <w:marLeft w:val="0"/>
      <w:marRight w:val="0"/>
      <w:marTop w:val="0"/>
      <w:marBottom w:val="0"/>
      <w:divBdr>
        <w:top w:val="none" w:sz="0" w:space="0" w:color="auto"/>
        <w:left w:val="none" w:sz="0" w:space="0" w:color="auto"/>
        <w:bottom w:val="none" w:sz="0" w:space="0" w:color="auto"/>
        <w:right w:val="none" w:sz="0" w:space="0" w:color="auto"/>
      </w:divBdr>
    </w:div>
    <w:div w:id="1710569729">
      <w:bodyDiv w:val="1"/>
      <w:marLeft w:val="0"/>
      <w:marRight w:val="0"/>
      <w:marTop w:val="0"/>
      <w:marBottom w:val="0"/>
      <w:divBdr>
        <w:top w:val="none" w:sz="0" w:space="0" w:color="auto"/>
        <w:left w:val="none" w:sz="0" w:space="0" w:color="auto"/>
        <w:bottom w:val="none" w:sz="0" w:space="0" w:color="auto"/>
        <w:right w:val="none" w:sz="0" w:space="0" w:color="auto"/>
      </w:divBdr>
    </w:div>
    <w:div w:id="1721854735">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0762871">
      <w:bodyDiv w:val="1"/>
      <w:marLeft w:val="0"/>
      <w:marRight w:val="0"/>
      <w:marTop w:val="0"/>
      <w:marBottom w:val="0"/>
      <w:divBdr>
        <w:top w:val="none" w:sz="0" w:space="0" w:color="auto"/>
        <w:left w:val="none" w:sz="0" w:space="0" w:color="auto"/>
        <w:bottom w:val="none" w:sz="0" w:space="0" w:color="auto"/>
        <w:right w:val="none" w:sz="0" w:space="0" w:color="auto"/>
      </w:divBdr>
    </w:div>
    <w:div w:id="1731074731">
      <w:bodyDiv w:val="1"/>
      <w:marLeft w:val="0"/>
      <w:marRight w:val="0"/>
      <w:marTop w:val="0"/>
      <w:marBottom w:val="0"/>
      <w:divBdr>
        <w:top w:val="none" w:sz="0" w:space="0" w:color="auto"/>
        <w:left w:val="none" w:sz="0" w:space="0" w:color="auto"/>
        <w:bottom w:val="none" w:sz="0" w:space="0" w:color="auto"/>
        <w:right w:val="none" w:sz="0" w:space="0" w:color="auto"/>
      </w:divBdr>
    </w:div>
    <w:div w:id="1736313638">
      <w:bodyDiv w:val="1"/>
      <w:marLeft w:val="0"/>
      <w:marRight w:val="0"/>
      <w:marTop w:val="0"/>
      <w:marBottom w:val="0"/>
      <w:divBdr>
        <w:top w:val="none" w:sz="0" w:space="0" w:color="auto"/>
        <w:left w:val="none" w:sz="0" w:space="0" w:color="auto"/>
        <w:bottom w:val="none" w:sz="0" w:space="0" w:color="auto"/>
        <w:right w:val="none" w:sz="0" w:space="0" w:color="auto"/>
      </w:divBdr>
      <w:divsChild>
        <w:div w:id="1822623337">
          <w:marLeft w:val="0"/>
          <w:marRight w:val="0"/>
          <w:marTop w:val="0"/>
          <w:marBottom w:val="0"/>
          <w:divBdr>
            <w:top w:val="none" w:sz="0" w:space="0" w:color="auto"/>
            <w:left w:val="none" w:sz="0" w:space="0" w:color="auto"/>
            <w:bottom w:val="none" w:sz="0" w:space="0" w:color="auto"/>
            <w:right w:val="none" w:sz="0" w:space="0" w:color="auto"/>
          </w:divBdr>
          <w:divsChild>
            <w:div w:id="13699426">
              <w:marLeft w:val="0"/>
              <w:marRight w:val="0"/>
              <w:marTop w:val="0"/>
              <w:marBottom w:val="0"/>
              <w:divBdr>
                <w:top w:val="none" w:sz="0" w:space="0" w:color="auto"/>
                <w:left w:val="none" w:sz="0" w:space="0" w:color="auto"/>
                <w:bottom w:val="none" w:sz="0" w:space="0" w:color="auto"/>
                <w:right w:val="none" w:sz="0" w:space="0" w:color="auto"/>
              </w:divBdr>
            </w:div>
            <w:div w:id="1858806846">
              <w:marLeft w:val="0"/>
              <w:marRight w:val="0"/>
              <w:marTop w:val="0"/>
              <w:marBottom w:val="0"/>
              <w:divBdr>
                <w:top w:val="none" w:sz="0" w:space="0" w:color="auto"/>
                <w:left w:val="none" w:sz="0" w:space="0" w:color="auto"/>
                <w:bottom w:val="none" w:sz="0" w:space="0" w:color="auto"/>
                <w:right w:val="none" w:sz="0" w:space="0" w:color="auto"/>
              </w:divBdr>
            </w:div>
            <w:div w:id="1689402834">
              <w:marLeft w:val="0"/>
              <w:marRight w:val="0"/>
              <w:marTop w:val="0"/>
              <w:marBottom w:val="0"/>
              <w:divBdr>
                <w:top w:val="none" w:sz="0" w:space="0" w:color="auto"/>
                <w:left w:val="none" w:sz="0" w:space="0" w:color="auto"/>
                <w:bottom w:val="none" w:sz="0" w:space="0" w:color="auto"/>
                <w:right w:val="none" w:sz="0" w:space="0" w:color="auto"/>
              </w:divBdr>
            </w:div>
            <w:div w:id="1188251737">
              <w:marLeft w:val="0"/>
              <w:marRight w:val="0"/>
              <w:marTop w:val="0"/>
              <w:marBottom w:val="0"/>
              <w:divBdr>
                <w:top w:val="none" w:sz="0" w:space="0" w:color="auto"/>
                <w:left w:val="none" w:sz="0" w:space="0" w:color="auto"/>
                <w:bottom w:val="none" w:sz="0" w:space="0" w:color="auto"/>
                <w:right w:val="none" w:sz="0" w:space="0" w:color="auto"/>
              </w:divBdr>
            </w:div>
            <w:div w:id="472674571">
              <w:marLeft w:val="0"/>
              <w:marRight w:val="0"/>
              <w:marTop w:val="0"/>
              <w:marBottom w:val="0"/>
              <w:divBdr>
                <w:top w:val="none" w:sz="0" w:space="0" w:color="auto"/>
                <w:left w:val="none" w:sz="0" w:space="0" w:color="auto"/>
                <w:bottom w:val="none" w:sz="0" w:space="0" w:color="auto"/>
                <w:right w:val="none" w:sz="0" w:space="0" w:color="auto"/>
              </w:divBdr>
            </w:div>
            <w:div w:id="17546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3102">
      <w:bodyDiv w:val="1"/>
      <w:marLeft w:val="0"/>
      <w:marRight w:val="0"/>
      <w:marTop w:val="0"/>
      <w:marBottom w:val="0"/>
      <w:divBdr>
        <w:top w:val="none" w:sz="0" w:space="0" w:color="auto"/>
        <w:left w:val="none" w:sz="0" w:space="0" w:color="auto"/>
        <w:bottom w:val="none" w:sz="0" w:space="0" w:color="auto"/>
        <w:right w:val="none" w:sz="0" w:space="0" w:color="auto"/>
      </w:divBdr>
    </w:div>
    <w:div w:id="1775440670">
      <w:bodyDiv w:val="1"/>
      <w:marLeft w:val="0"/>
      <w:marRight w:val="0"/>
      <w:marTop w:val="0"/>
      <w:marBottom w:val="0"/>
      <w:divBdr>
        <w:top w:val="none" w:sz="0" w:space="0" w:color="auto"/>
        <w:left w:val="none" w:sz="0" w:space="0" w:color="auto"/>
        <w:bottom w:val="none" w:sz="0" w:space="0" w:color="auto"/>
        <w:right w:val="none" w:sz="0" w:space="0" w:color="auto"/>
      </w:divBdr>
    </w:div>
    <w:div w:id="1778402107">
      <w:bodyDiv w:val="1"/>
      <w:marLeft w:val="0"/>
      <w:marRight w:val="0"/>
      <w:marTop w:val="0"/>
      <w:marBottom w:val="0"/>
      <w:divBdr>
        <w:top w:val="none" w:sz="0" w:space="0" w:color="auto"/>
        <w:left w:val="none" w:sz="0" w:space="0" w:color="auto"/>
        <w:bottom w:val="none" w:sz="0" w:space="0" w:color="auto"/>
        <w:right w:val="none" w:sz="0" w:space="0" w:color="auto"/>
      </w:divBdr>
    </w:div>
    <w:div w:id="1784571133">
      <w:bodyDiv w:val="1"/>
      <w:marLeft w:val="0"/>
      <w:marRight w:val="0"/>
      <w:marTop w:val="0"/>
      <w:marBottom w:val="0"/>
      <w:divBdr>
        <w:top w:val="none" w:sz="0" w:space="0" w:color="auto"/>
        <w:left w:val="none" w:sz="0" w:space="0" w:color="auto"/>
        <w:bottom w:val="none" w:sz="0" w:space="0" w:color="auto"/>
        <w:right w:val="none" w:sz="0" w:space="0" w:color="auto"/>
      </w:divBdr>
    </w:div>
    <w:div w:id="1788695166">
      <w:bodyDiv w:val="1"/>
      <w:marLeft w:val="0"/>
      <w:marRight w:val="0"/>
      <w:marTop w:val="0"/>
      <w:marBottom w:val="0"/>
      <w:divBdr>
        <w:top w:val="none" w:sz="0" w:space="0" w:color="auto"/>
        <w:left w:val="none" w:sz="0" w:space="0" w:color="auto"/>
        <w:bottom w:val="none" w:sz="0" w:space="0" w:color="auto"/>
        <w:right w:val="none" w:sz="0" w:space="0" w:color="auto"/>
      </w:divBdr>
    </w:div>
    <w:div w:id="1794981909">
      <w:bodyDiv w:val="1"/>
      <w:marLeft w:val="0"/>
      <w:marRight w:val="0"/>
      <w:marTop w:val="0"/>
      <w:marBottom w:val="0"/>
      <w:divBdr>
        <w:top w:val="none" w:sz="0" w:space="0" w:color="auto"/>
        <w:left w:val="none" w:sz="0" w:space="0" w:color="auto"/>
        <w:bottom w:val="none" w:sz="0" w:space="0" w:color="auto"/>
        <w:right w:val="none" w:sz="0" w:space="0" w:color="auto"/>
      </w:divBdr>
    </w:div>
    <w:div w:id="1796488434">
      <w:bodyDiv w:val="1"/>
      <w:marLeft w:val="0"/>
      <w:marRight w:val="0"/>
      <w:marTop w:val="0"/>
      <w:marBottom w:val="0"/>
      <w:divBdr>
        <w:top w:val="none" w:sz="0" w:space="0" w:color="auto"/>
        <w:left w:val="none" w:sz="0" w:space="0" w:color="auto"/>
        <w:bottom w:val="none" w:sz="0" w:space="0" w:color="auto"/>
        <w:right w:val="none" w:sz="0" w:space="0" w:color="auto"/>
      </w:divBdr>
    </w:div>
    <w:div w:id="1806921250">
      <w:bodyDiv w:val="1"/>
      <w:marLeft w:val="0"/>
      <w:marRight w:val="0"/>
      <w:marTop w:val="0"/>
      <w:marBottom w:val="0"/>
      <w:divBdr>
        <w:top w:val="none" w:sz="0" w:space="0" w:color="auto"/>
        <w:left w:val="none" w:sz="0" w:space="0" w:color="auto"/>
        <w:bottom w:val="none" w:sz="0" w:space="0" w:color="auto"/>
        <w:right w:val="none" w:sz="0" w:space="0" w:color="auto"/>
      </w:divBdr>
    </w:div>
    <w:div w:id="1808545088">
      <w:bodyDiv w:val="1"/>
      <w:marLeft w:val="0"/>
      <w:marRight w:val="0"/>
      <w:marTop w:val="0"/>
      <w:marBottom w:val="0"/>
      <w:divBdr>
        <w:top w:val="none" w:sz="0" w:space="0" w:color="auto"/>
        <w:left w:val="none" w:sz="0" w:space="0" w:color="auto"/>
        <w:bottom w:val="none" w:sz="0" w:space="0" w:color="auto"/>
        <w:right w:val="none" w:sz="0" w:space="0" w:color="auto"/>
      </w:divBdr>
    </w:div>
    <w:div w:id="1813130781">
      <w:bodyDiv w:val="1"/>
      <w:marLeft w:val="0"/>
      <w:marRight w:val="0"/>
      <w:marTop w:val="0"/>
      <w:marBottom w:val="0"/>
      <w:divBdr>
        <w:top w:val="none" w:sz="0" w:space="0" w:color="auto"/>
        <w:left w:val="none" w:sz="0" w:space="0" w:color="auto"/>
        <w:bottom w:val="none" w:sz="0" w:space="0" w:color="auto"/>
        <w:right w:val="none" w:sz="0" w:space="0" w:color="auto"/>
      </w:divBdr>
    </w:div>
    <w:div w:id="1815874418">
      <w:bodyDiv w:val="1"/>
      <w:marLeft w:val="0"/>
      <w:marRight w:val="0"/>
      <w:marTop w:val="0"/>
      <w:marBottom w:val="0"/>
      <w:divBdr>
        <w:top w:val="none" w:sz="0" w:space="0" w:color="auto"/>
        <w:left w:val="none" w:sz="0" w:space="0" w:color="auto"/>
        <w:bottom w:val="none" w:sz="0" w:space="0" w:color="auto"/>
        <w:right w:val="none" w:sz="0" w:space="0" w:color="auto"/>
      </w:divBdr>
    </w:div>
    <w:div w:id="1832063454">
      <w:bodyDiv w:val="1"/>
      <w:marLeft w:val="0"/>
      <w:marRight w:val="0"/>
      <w:marTop w:val="0"/>
      <w:marBottom w:val="0"/>
      <w:divBdr>
        <w:top w:val="none" w:sz="0" w:space="0" w:color="auto"/>
        <w:left w:val="none" w:sz="0" w:space="0" w:color="auto"/>
        <w:bottom w:val="none" w:sz="0" w:space="0" w:color="auto"/>
        <w:right w:val="none" w:sz="0" w:space="0" w:color="auto"/>
      </w:divBdr>
    </w:div>
    <w:div w:id="1861889702">
      <w:bodyDiv w:val="1"/>
      <w:marLeft w:val="0"/>
      <w:marRight w:val="0"/>
      <w:marTop w:val="0"/>
      <w:marBottom w:val="0"/>
      <w:divBdr>
        <w:top w:val="none" w:sz="0" w:space="0" w:color="auto"/>
        <w:left w:val="none" w:sz="0" w:space="0" w:color="auto"/>
        <w:bottom w:val="none" w:sz="0" w:space="0" w:color="auto"/>
        <w:right w:val="none" w:sz="0" w:space="0" w:color="auto"/>
      </w:divBdr>
    </w:div>
    <w:div w:id="1869179440">
      <w:bodyDiv w:val="1"/>
      <w:marLeft w:val="0"/>
      <w:marRight w:val="0"/>
      <w:marTop w:val="0"/>
      <w:marBottom w:val="0"/>
      <w:divBdr>
        <w:top w:val="none" w:sz="0" w:space="0" w:color="auto"/>
        <w:left w:val="none" w:sz="0" w:space="0" w:color="auto"/>
        <w:bottom w:val="none" w:sz="0" w:space="0" w:color="auto"/>
        <w:right w:val="none" w:sz="0" w:space="0" w:color="auto"/>
      </w:divBdr>
    </w:div>
    <w:div w:id="1874685007">
      <w:bodyDiv w:val="1"/>
      <w:marLeft w:val="0"/>
      <w:marRight w:val="0"/>
      <w:marTop w:val="0"/>
      <w:marBottom w:val="0"/>
      <w:divBdr>
        <w:top w:val="none" w:sz="0" w:space="0" w:color="auto"/>
        <w:left w:val="none" w:sz="0" w:space="0" w:color="auto"/>
        <w:bottom w:val="none" w:sz="0" w:space="0" w:color="auto"/>
        <w:right w:val="none" w:sz="0" w:space="0" w:color="auto"/>
      </w:divBdr>
    </w:div>
    <w:div w:id="1878198888">
      <w:bodyDiv w:val="1"/>
      <w:marLeft w:val="0"/>
      <w:marRight w:val="0"/>
      <w:marTop w:val="0"/>
      <w:marBottom w:val="0"/>
      <w:divBdr>
        <w:top w:val="none" w:sz="0" w:space="0" w:color="auto"/>
        <w:left w:val="none" w:sz="0" w:space="0" w:color="auto"/>
        <w:bottom w:val="none" w:sz="0" w:space="0" w:color="auto"/>
        <w:right w:val="none" w:sz="0" w:space="0" w:color="auto"/>
      </w:divBdr>
    </w:div>
    <w:div w:id="1881475046">
      <w:bodyDiv w:val="1"/>
      <w:marLeft w:val="0"/>
      <w:marRight w:val="0"/>
      <w:marTop w:val="0"/>
      <w:marBottom w:val="0"/>
      <w:divBdr>
        <w:top w:val="none" w:sz="0" w:space="0" w:color="auto"/>
        <w:left w:val="none" w:sz="0" w:space="0" w:color="auto"/>
        <w:bottom w:val="none" w:sz="0" w:space="0" w:color="auto"/>
        <w:right w:val="none" w:sz="0" w:space="0" w:color="auto"/>
      </w:divBdr>
    </w:div>
    <w:div w:id="1884252099">
      <w:bodyDiv w:val="1"/>
      <w:marLeft w:val="0"/>
      <w:marRight w:val="0"/>
      <w:marTop w:val="0"/>
      <w:marBottom w:val="0"/>
      <w:divBdr>
        <w:top w:val="none" w:sz="0" w:space="0" w:color="auto"/>
        <w:left w:val="none" w:sz="0" w:space="0" w:color="auto"/>
        <w:bottom w:val="none" w:sz="0" w:space="0" w:color="auto"/>
        <w:right w:val="none" w:sz="0" w:space="0" w:color="auto"/>
      </w:divBdr>
    </w:div>
    <w:div w:id="1892032853">
      <w:bodyDiv w:val="1"/>
      <w:marLeft w:val="0"/>
      <w:marRight w:val="0"/>
      <w:marTop w:val="0"/>
      <w:marBottom w:val="0"/>
      <w:divBdr>
        <w:top w:val="none" w:sz="0" w:space="0" w:color="auto"/>
        <w:left w:val="none" w:sz="0" w:space="0" w:color="auto"/>
        <w:bottom w:val="none" w:sz="0" w:space="0" w:color="auto"/>
        <w:right w:val="none" w:sz="0" w:space="0" w:color="auto"/>
      </w:divBdr>
    </w:div>
    <w:div w:id="1895922910">
      <w:bodyDiv w:val="1"/>
      <w:marLeft w:val="0"/>
      <w:marRight w:val="0"/>
      <w:marTop w:val="0"/>
      <w:marBottom w:val="0"/>
      <w:divBdr>
        <w:top w:val="none" w:sz="0" w:space="0" w:color="auto"/>
        <w:left w:val="none" w:sz="0" w:space="0" w:color="auto"/>
        <w:bottom w:val="none" w:sz="0" w:space="0" w:color="auto"/>
        <w:right w:val="none" w:sz="0" w:space="0" w:color="auto"/>
      </w:divBdr>
    </w:div>
    <w:div w:id="1906837292">
      <w:bodyDiv w:val="1"/>
      <w:marLeft w:val="0"/>
      <w:marRight w:val="0"/>
      <w:marTop w:val="0"/>
      <w:marBottom w:val="0"/>
      <w:divBdr>
        <w:top w:val="none" w:sz="0" w:space="0" w:color="auto"/>
        <w:left w:val="none" w:sz="0" w:space="0" w:color="auto"/>
        <w:bottom w:val="none" w:sz="0" w:space="0" w:color="auto"/>
        <w:right w:val="none" w:sz="0" w:space="0" w:color="auto"/>
      </w:divBdr>
    </w:div>
    <w:div w:id="1908147263">
      <w:bodyDiv w:val="1"/>
      <w:marLeft w:val="0"/>
      <w:marRight w:val="0"/>
      <w:marTop w:val="0"/>
      <w:marBottom w:val="0"/>
      <w:divBdr>
        <w:top w:val="none" w:sz="0" w:space="0" w:color="auto"/>
        <w:left w:val="none" w:sz="0" w:space="0" w:color="auto"/>
        <w:bottom w:val="none" w:sz="0" w:space="0" w:color="auto"/>
        <w:right w:val="none" w:sz="0" w:space="0" w:color="auto"/>
      </w:divBdr>
    </w:div>
    <w:div w:id="1912890687">
      <w:bodyDiv w:val="1"/>
      <w:marLeft w:val="0"/>
      <w:marRight w:val="0"/>
      <w:marTop w:val="0"/>
      <w:marBottom w:val="0"/>
      <w:divBdr>
        <w:top w:val="none" w:sz="0" w:space="0" w:color="auto"/>
        <w:left w:val="none" w:sz="0" w:space="0" w:color="auto"/>
        <w:bottom w:val="none" w:sz="0" w:space="0" w:color="auto"/>
        <w:right w:val="none" w:sz="0" w:space="0" w:color="auto"/>
      </w:divBdr>
    </w:div>
    <w:div w:id="1938823712">
      <w:bodyDiv w:val="1"/>
      <w:marLeft w:val="0"/>
      <w:marRight w:val="0"/>
      <w:marTop w:val="0"/>
      <w:marBottom w:val="0"/>
      <w:divBdr>
        <w:top w:val="none" w:sz="0" w:space="0" w:color="auto"/>
        <w:left w:val="none" w:sz="0" w:space="0" w:color="auto"/>
        <w:bottom w:val="none" w:sz="0" w:space="0" w:color="auto"/>
        <w:right w:val="none" w:sz="0" w:space="0" w:color="auto"/>
      </w:divBdr>
    </w:div>
    <w:div w:id="1946499525">
      <w:bodyDiv w:val="1"/>
      <w:marLeft w:val="0"/>
      <w:marRight w:val="0"/>
      <w:marTop w:val="0"/>
      <w:marBottom w:val="0"/>
      <w:divBdr>
        <w:top w:val="none" w:sz="0" w:space="0" w:color="auto"/>
        <w:left w:val="none" w:sz="0" w:space="0" w:color="auto"/>
        <w:bottom w:val="none" w:sz="0" w:space="0" w:color="auto"/>
        <w:right w:val="none" w:sz="0" w:space="0" w:color="auto"/>
      </w:divBdr>
    </w:div>
    <w:div w:id="1955167589">
      <w:bodyDiv w:val="1"/>
      <w:marLeft w:val="0"/>
      <w:marRight w:val="0"/>
      <w:marTop w:val="0"/>
      <w:marBottom w:val="0"/>
      <w:divBdr>
        <w:top w:val="none" w:sz="0" w:space="0" w:color="auto"/>
        <w:left w:val="none" w:sz="0" w:space="0" w:color="auto"/>
        <w:bottom w:val="none" w:sz="0" w:space="0" w:color="auto"/>
        <w:right w:val="none" w:sz="0" w:space="0" w:color="auto"/>
      </w:divBdr>
    </w:div>
    <w:div w:id="1993288326">
      <w:bodyDiv w:val="1"/>
      <w:marLeft w:val="0"/>
      <w:marRight w:val="0"/>
      <w:marTop w:val="0"/>
      <w:marBottom w:val="0"/>
      <w:divBdr>
        <w:top w:val="none" w:sz="0" w:space="0" w:color="auto"/>
        <w:left w:val="none" w:sz="0" w:space="0" w:color="auto"/>
        <w:bottom w:val="none" w:sz="0" w:space="0" w:color="auto"/>
        <w:right w:val="none" w:sz="0" w:space="0" w:color="auto"/>
      </w:divBdr>
    </w:div>
    <w:div w:id="1998875455">
      <w:bodyDiv w:val="1"/>
      <w:marLeft w:val="0"/>
      <w:marRight w:val="0"/>
      <w:marTop w:val="0"/>
      <w:marBottom w:val="0"/>
      <w:divBdr>
        <w:top w:val="none" w:sz="0" w:space="0" w:color="auto"/>
        <w:left w:val="none" w:sz="0" w:space="0" w:color="auto"/>
        <w:bottom w:val="none" w:sz="0" w:space="0" w:color="auto"/>
        <w:right w:val="none" w:sz="0" w:space="0" w:color="auto"/>
      </w:divBdr>
    </w:div>
    <w:div w:id="2001421129">
      <w:bodyDiv w:val="1"/>
      <w:marLeft w:val="0"/>
      <w:marRight w:val="0"/>
      <w:marTop w:val="0"/>
      <w:marBottom w:val="0"/>
      <w:divBdr>
        <w:top w:val="none" w:sz="0" w:space="0" w:color="auto"/>
        <w:left w:val="none" w:sz="0" w:space="0" w:color="auto"/>
        <w:bottom w:val="none" w:sz="0" w:space="0" w:color="auto"/>
        <w:right w:val="none" w:sz="0" w:space="0" w:color="auto"/>
      </w:divBdr>
    </w:div>
    <w:div w:id="2020355057">
      <w:bodyDiv w:val="1"/>
      <w:marLeft w:val="0"/>
      <w:marRight w:val="0"/>
      <w:marTop w:val="0"/>
      <w:marBottom w:val="0"/>
      <w:divBdr>
        <w:top w:val="none" w:sz="0" w:space="0" w:color="auto"/>
        <w:left w:val="none" w:sz="0" w:space="0" w:color="auto"/>
        <w:bottom w:val="none" w:sz="0" w:space="0" w:color="auto"/>
        <w:right w:val="none" w:sz="0" w:space="0" w:color="auto"/>
      </w:divBdr>
    </w:div>
    <w:div w:id="2036806212">
      <w:bodyDiv w:val="1"/>
      <w:marLeft w:val="0"/>
      <w:marRight w:val="0"/>
      <w:marTop w:val="0"/>
      <w:marBottom w:val="0"/>
      <w:divBdr>
        <w:top w:val="none" w:sz="0" w:space="0" w:color="auto"/>
        <w:left w:val="none" w:sz="0" w:space="0" w:color="auto"/>
        <w:bottom w:val="none" w:sz="0" w:space="0" w:color="auto"/>
        <w:right w:val="none" w:sz="0" w:space="0" w:color="auto"/>
      </w:divBdr>
    </w:div>
    <w:div w:id="2037653849">
      <w:bodyDiv w:val="1"/>
      <w:marLeft w:val="0"/>
      <w:marRight w:val="0"/>
      <w:marTop w:val="0"/>
      <w:marBottom w:val="0"/>
      <w:divBdr>
        <w:top w:val="none" w:sz="0" w:space="0" w:color="auto"/>
        <w:left w:val="none" w:sz="0" w:space="0" w:color="auto"/>
        <w:bottom w:val="none" w:sz="0" w:space="0" w:color="auto"/>
        <w:right w:val="none" w:sz="0" w:space="0" w:color="auto"/>
      </w:divBdr>
    </w:div>
    <w:div w:id="2038853299">
      <w:bodyDiv w:val="1"/>
      <w:marLeft w:val="0"/>
      <w:marRight w:val="0"/>
      <w:marTop w:val="0"/>
      <w:marBottom w:val="0"/>
      <w:divBdr>
        <w:top w:val="none" w:sz="0" w:space="0" w:color="auto"/>
        <w:left w:val="none" w:sz="0" w:space="0" w:color="auto"/>
        <w:bottom w:val="none" w:sz="0" w:space="0" w:color="auto"/>
        <w:right w:val="none" w:sz="0" w:space="0" w:color="auto"/>
      </w:divBdr>
    </w:div>
    <w:div w:id="2054622176">
      <w:bodyDiv w:val="1"/>
      <w:marLeft w:val="0"/>
      <w:marRight w:val="0"/>
      <w:marTop w:val="0"/>
      <w:marBottom w:val="0"/>
      <w:divBdr>
        <w:top w:val="none" w:sz="0" w:space="0" w:color="auto"/>
        <w:left w:val="none" w:sz="0" w:space="0" w:color="auto"/>
        <w:bottom w:val="none" w:sz="0" w:space="0" w:color="auto"/>
        <w:right w:val="none" w:sz="0" w:space="0" w:color="auto"/>
      </w:divBdr>
    </w:div>
    <w:div w:id="2062092098">
      <w:bodyDiv w:val="1"/>
      <w:marLeft w:val="0"/>
      <w:marRight w:val="0"/>
      <w:marTop w:val="0"/>
      <w:marBottom w:val="0"/>
      <w:divBdr>
        <w:top w:val="none" w:sz="0" w:space="0" w:color="auto"/>
        <w:left w:val="none" w:sz="0" w:space="0" w:color="auto"/>
        <w:bottom w:val="none" w:sz="0" w:space="0" w:color="auto"/>
        <w:right w:val="none" w:sz="0" w:space="0" w:color="auto"/>
      </w:divBdr>
    </w:div>
    <w:div w:id="2081051535">
      <w:bodyDiv w:val="1"/>
      <w:marLeft w:val="0"/>
      <w:marRight w:val="0"/>
      <w:marTop w:val="0"/>
      <w:marBottom w:val="0"/>
      <w:divBdr>
        <w:top w:val="none" w:sz="0" w:space="0" w:color="auto"/>
        <w:left w:val="none" w:sz="0" w:space="0" w:color="auto"/>
        <w:bottom w:val="none" w:sz="0" w:space="0" w:color="auto"/>
        <w:right w:val="none" w:sz="0" w:space="0" w:color="auto"/>
      </w:divBdr>
    </w:div>
    <w:div w:id="2095976824">
      <w:bodyDiv w:val="1"/>
      <w:marLeft w:val="0"/>
      <w:marRight w:val="0"/>
      <w:marTop w:val="0"/>
      <w:marBottom w:val="0"/>
      <w:divBdr>
        <w:top w:val="none" w:sz="0" w:space="0" w:color="auto"/>
        <w:left w:val="none" w:sz="0" w:space="0" w:color="auto"/>
        <w:bottom w:val="none" w:sz="0" w:space="0" w:color="auto"/>
        <w:right w:val="none" w:sz="0" w:space="0" w:color="auto"/>
      </w:divBdr>
    </w:div>
    <w:div w:id="2096977646">
      <w:bodyDiv w:val="1"/>
      <w:marLeft w:val="0"/>
      <w:marRight w:val="0"/>
      <w:marTop w:val="0"/>
      <w:marBottom w:val="0"/>
      <w:divBdr>
        <w:top w:val="none" w:sz="0" w:space="0" w:color="auto"/>
        <w:left w:val="none" w:sz="0" w:space="0" w:color="auto"/>
        <w:bottom w:val="none" w:sz="0" w:space="0" w:color="auto"/>
        <w:right w:val="none" w:sz="0" w:space="0" w:color="auto"/>
      </w:divBdr>
    </w:div>
    <w:div w:id="2097894870">
      <w:bodyDiv w:val="1"/>
      <w:marLeft w:val="0"/>
      <w:marRight w:val="0"/>
      <w:marTop w:val="0"/>
      <w:marBottom w:val="0"/>
      <w:divBdr>
        <w:top w:val="none" w:sz="0" w:space="0" w:color="auto"/>
        <w:left w:val="none" w:sz="0" w:space="0" w:color="auto"/>
        <w:bottom w:val="none" w:sz="0" w:space="0" w:color="auto"/>
        <w:right w:val="none" w:sz="0" w:space="0" w:color="auto"/>
      </w:divBdr>
    </w:div>
    <w:div w:id="2098746491">
      <w:bodyDiv w:val="1"/>
      <w:marLeft w:val="0"/>
      <w:marRight w:val="0"/>
      <w:marTop w:val="0"/>
      <w:marBottom w:val="0"/>
      <w:divBdr>
        <w:top w:val="none" w:sz="0" w:space="0" w:color="auto"/>
        <w:left w:val="none" w:sz="0" w:space="0" w:color="auto"/>
        <w:bottom w:val="none" w:sz="0" w:space="0" w:color="auto"/>
        <w:right w:val="none" w:sz="0" w:space="0" w:color="auto"/>
      </w:divBdr>
    </w:div>
    <w:div w:id="2112894563">
      <w:bodyDiv w:val="1"/>
      <w:marLeft w:val="0"/>
      <w:marRight w:val="0"/>
      <w:marTop w:val="0"/>
      <w:marBottom w:val="0"/>
      <w:divBdr>
        <w:top w:val="none" w:sz="0" w:space="0" w:color="auto"/>
        <w:left w:val="none" w:sz="0" w:space="0" w:color="auto"/>
        <w:bottom w:val="none" w:sz="0" w:space="0" w:color="auto"/>
        <w:right w:val="none" w:sz="0" w:space="0" w:color="auto"/>
      </w:divBdr>
    </w:div>
    <w:div w:id="2113358312">
      <w:bodyDiv w:val="1"/>
      <w:marLeft w:val="0"/>
      <w:marRight w:val="0"/>
      <w:marTop w:val="0"/>
      <w:marBottom w:val="0"/>
      <w:divBdr>
        <w:top w:val="none" w:sz="0" w:space="0" w:color="auto"/>
        <w:left w:val="none" w:sz="0" w:space="0" w:color="auto"/>
        <w:bottom w:val="none" w:sz="0" w:space="0" w:color="auto"/>
        <w:right w:val="none" w:sz="0" w:space="0" w:color="auto"/>
      </w:divBdr>
    </w:div>
    <w:div w:id="2131588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Chi24</b:Tag>
    <b:SourceType>ArticleInAPeriodical</b:SourceType>
    <b:Guid>{E84D458C-2EF1-4461-B15D-A0260C2169EB}</b:Guid>
    <b:Author>
      <b:Author>
        <b:NameList>
          <b:Person>
            <b:Last>Chickerur</b:Last>
            <b:First>Satyadhyan</b:First>
          </b:Person>
        </b:NameList>
      </b:Author>
    </b:Author>
    <b:Title>WebGL vs. WebGPU: A Performance Analysis for Web 3.0</b:Title>
    <b:Year>2024</b:Year>
    <b:PeriodicalTitle> Procedia Computer Science</b:PeriodicalTitle>
    <b:Pages>1829-1838</b:Pages>
    <b:RefOrder>10</b:RefOrder>
  </b:Source>
  <b:Source>
    <b:Tag>KEN22</b:Tag>
    <b:SourceType>Book</b:SourceType>
    <b:Guid>{3D2F523C-AB2F-44D3-8F03-A3BD5CF11D72}</b:Guid>
    <b:Author>
      <b:Author>
        <b:NameList>
          <b:Person>
            <b:Last>Kenwright</b:Last>
            <b:First>Ben</b:First>
          </b:Person>
        </b:NameList>
      </b:Author>
    </b:Author>
    <b:Title>Introduction to Computer Graphics with WebGL/WebGPU</b:Title>
    <b:Year>2022</b:Year>
    <b:Publisher>CRC Press</b:Publisher>
    <b:RefOrder>18</b:RefOrder>
  </b:Source>
  <b:Source>
    <b:Tag>kva17</b:Tag>
    <b:SourceType>DocumentFromInternetSite</b:SourceType>
    <b:Guid>{9C5782A9-DA5E-4FD2-920A-001A43C7B5B5}</b:Guid>
    <b:Author>
      <b:Author>
        <b:NameList>
          <b:Person>
            <b:Last>kvark</b:Last>
          </b:Person>
        </b:NameList>
      </b:Author>
    </b:Author>
    <b:Title>GitHub Issue #27 - WebGPU memory-barrier discussion</b:Title>
    <b:InternetSiteTitle>GitHub</b:InternetSiteTitle>
    <b:Year>2017</b:Year>
    <b:URL>https://github.com/gpuweb/gpuweb/issues/27</b:URL>
    <b:YearAccessed>2025</b:YearAccessed>
    <b:MonthAccessed>07</b:MonthAccessed>
    <b:DayAccessed>02</b:DayAccessed>
    <b:RefOrder>21</b:RefOrder>
  </b:Source>
  <b:Source>
    <b:Tag>The17</b:Tag>
    <b:SourceType>InternetSite</b:SourceType>
    <b:Guid>{33FC08F8-E669-4A74-9E4B-9A6EAE8553DC}</b:Guid>
    <b:Author>
      <b:Author>
        <b:Corporate>The Khronos Group</b:Corporate>
      </b:Author>
    </b:Author>
    <b:Title>WebGL 2.0 Specification</b:Title>
    <b:Year>2017</b:Year>
    <b:Month>1</b:Month>
    <b:URL>https://www.khronos.org/registry/webgl/specs/latest/2.0/</b:URL>
    <b:InternetSiteTitle>Khronos.org</b:InternetSiteTitle>
    <b:YearAccessed>2025</b:YearAccessed>
    <b:MonthAccessed>06</b:MonthAccessed>
    <b:DayAccessed>02</b:DayAccessed>
    <b:RefOrder>6</b:RefOrder>
  </b:Source>
  <b:Source>
    <b:Tag>The11</b:Tag>
    <b:SourceType>InternetSite</b:SourceType>
    <b:Guid>{2C44F51C-0D6B-4714-A788-A13FA25577CF}</b:Guid>
    <b:Title>WebGL Specification Version 1.0</b:Title>
    <b:Year>2011</b:Year>
    <b:Author>
      <b:Author>
        <b:Corporate>The Khronos Group</b:Corporate>
      </b:Author>
    </b:Author>
    <b:Month>3</b:Month>
    <b:URL>https://www.khronos.org/registry/webgl/specs/latest/1.0/</b:URL>
    <b:InternetSiteTitle>Khronos.org</b:InternetSiteTitle>
    <b:YearAccessed>2025</b:YearAccessed>
    <b:MonthAccessed>06</b:MonthAccessed>
    <b:DayAccessed>11</b:DayAccessed>
    <b:RefOrder>3</b:RefOrder>
  </b:Source>
  <b:Source>
    <b:Tag>Moz</b:Tag>
    <b:SourceType>InternetSite</b:SourceType>
    <b:Guid>{05777832-117F-420D-BF0D-523B501ACA43}</b:Guid>
    <b:Author>
      <b:Author>
        <b:Corporate>MDN Web Docs</b:Corporate>
      </b:Author>
    </b:Author>
    <b:Title>GLSL shaders</b:Title>
    <b:InternetSiteTitle>MDN Web Docs</b:InternetSiteTitle>
    <b:URL>https://developer.mozilla.org/en-US/docs/Games/Techniques/3D_on_the_web/GLSL_Shaders</b:URL>
    <b:Year>2025</b:Year>
    <b:YearAccessed>2025</b:YearAccessed>
    <b:MonthAccessed>04</b:MonthAccessed>
    <b:DayAccessed>09</b:DayAccessed>
    <b:RefOrder>5</b:RefOrder>
  </b:Source>
  <b:Source>
    <b:Tag>MOZ24</b:Tag>
    <b:SourceType>InternetSite</b:SourceType>
    <b:Guid>{26732857-F302-458C-8DAD-F98987532E76}</b:Guid>
    <b:Author>
      <b:Author>
        <b:Corporate>MDN Web Docs</b:Corporate>
      </b:Author>
    </b:Author>
    <b:Title>WebGL API</b:Title>
    <b:InternetSiteTitle>MDN Web Docs</b:InternetSiteTitle>
    <b:Year>2024</b:Year>
    <b:URL>https://developer.mozilla.org/en-US/docs/Web/API/WebGL_API</b:URL>
    <b:YearAccessed>2025 </b:YearAccessed>
    <b:MonthAccessed>04 </b:MonthAccessed>
    <b:DayAccessed>24</b:DayAccessed>
    <b:RefOrder>7</b:RefOrder>
  </b:Source>
  <b:Source>
    <b:Tag>Moz25</b:Tag>
    <b:SourceType>InternetSite</b:SourceType>
    <b:Guid>{339AA9DE-71B9-4EB4-A4DA-9092B55B6A2C}</b:Guid>
    <b:Author>
      <b:Author>
        <b:Corporate>MDN Web Docs</b:Corporate>
      </b:Author>
    </b:Author>
    <b:Title>WebGPU API</b:Title>
    <b:InternetSiteTitle>MDN Web docs</b:InternetSiteTitle>
    <b:Year>2025</b:Year>
    <b:URL>https://developer.mozilla.org/en-US/docs/Web/API/WebGPU_API</b:URL>
    <b:YearAccessed>2025</b:YearAccessed>
    <b:MonthAccessed>07</b:MonthAccessed>
    <b:DayAccessed>01</b:DayAccessed>
    <b:RefOrder>8</b:RefOrder>
  </b:Source>
  <b:Source>
    <b:Tag>Bab25</b:Tag>
    <b:SourceType>InternetSite</b:SourceType>
    <b:Guid>{5DF646CF-8A6F-4A69-845E-753225D4B75F}</b:Guid>
    <b:Author>
      <b:Author>
        <b:Corporate>Babylon.js Team</b:Corporate>
      </b:Author>
    </b:Author>
    <b:Title>Babylon.js Documentation</b:Title>
    <b:InternetSiteTitle>doc.babylonjs.com</b:InternetSiteTitle>
    <b:Year>n.d.</b:Year>
    <b:URL>https://doc.babylonjs.com/</b:URL>
    <b:YearAccessed>2025</b:YearAccessed>
    <b:MonthAccessed>05</b:MonthAccessed>
    <b:DayAccessed>03</b:DayAccessed>
    <b:RefOrder>29</b:RefOrder>
  </b:Source>
  <b:Source>
    <b:Tag>bab</b:Tag>
    <b:SourceType>InternetSite</b:SourceType>
    <b:Guid>{B0A32586-A0D2-440C-9B5E-0CBCFA07129D}</b:Guid>
    <b:Author>
      <b:Author>
        <b:Corporate>Babylon.js Team</b:Corporate>
      </b:Author>
    </b:Author>
    <b:Title>WebGPU Support</b:Title>
    <b:InternetSiteTitle>doc.babylonjs.com</b:InternetSiteTitle>
    <b:URL>https://doc.babylonjs.com/setup/support/webGPU</b:URL>
    <b:Year>n.d.</b:Year>
    <b:YearAccessed>2025</b:YearAccessed>
    <b:MonthAccessed>06</b:MonthAccessed>
    <b:DayAccessed>04</b:DayAccessed>
    <b:RefOrder>9</b:RefOrder>
  </b:Source>
  <b:Source>
    <b:Tag>BEN23</b:Tag>
    <b:SourceType>InternetSite</b:SourceType>
    <b:Guid>{5F6BC374-D33A-4ED3-A73C-F2283E8CE94A}</b:Guid>
    <b:Title>Web runtime updates are here</b:Title>
    <b:Year>2023</b:Year>
    <b:Author>
      <b:Author>
        <b:NameList>
          <b:Person>
            <b:Last>Craven</b:Last>
            <b:First>Ben</b:First>
          </b:Person>
        </b:NameList>
      </b:Author>
    </b:Author>
    <b:InternetSiteTitle>Unity Blog</b:InternetSiteTitle>
    <b:URL>https://unity.com/blog/engine-platform/web-runtime-updates-enhance-browser-experience</b:URL>
    <b:YearAccessed>2025</b:YearAccessed>
    <b:MonthAccessed>07</b:MonthAccessed>
    <b:DayAccessed>01</b:DayAccessed>
    <b:RefOrder>2</b:RefOrder>
  </b:Source>
  <b:Source>
    <b:Tag>Fra24</b:Tag>
    <b:SourceType>DocumentFromInternetSite</b:SourceType>
    <b:Guid>{284935ED-7A08-411B-B269-A69BA818EF5C}</b:Guid>
    <b:Author>
      <b:Author>
        <b:NameList>
          <b:Person>
            <b:Last>Fransson</b:Last>
            <b:First> E.</b:First>
          </b:Person>
          <b:Person>
            <b:Last>Hermansson</b:Last>
            <b:First> J.</b:First>
          </b:Person>
          <b:Person>
            <b:Last> Hu</b:Last>
            <b:First> Y.</b:First>
          </b:Person>
        </b:NameList>
      </b:Author>
    </b:Author>
    <b:Title>A Comparison of Performance on WebGPU and WebGL in the Godot Game Engine</b:Title>
    <b:InternetSiteTitle>diva-portal</b:InternetSiteTitle>
    <b:Year>2024</b:Year>
    <b:URL>https://www.diva-portal.org/smash/get/diva2%3A1762429/FULLTEXT01.pdf</b:URL>
    <b:YearAccessed>2025</b:YearAccessed>
    <b:MonthAccessed>07</b:MonthAccessed>
    <b:DayAccessed>01</b:DayAccessed>
    <b:RefOrder>20</b:RefOrder>
  </b:Source>
  <b:Source>
    <b:Tag>Wor25</b:Tag>
    <b:SourceType>InternetSite</b:SourceType>
    <b:Guid>{94861610-7AB9-4DB1-8DF0-04B97981D9E3}</b:Guid>
    <b:Author>
      <b:Author>
        <b:Corporate>W3C, World Wide Web Consortium</b:Corporate>
      </b:Author>
    </b:Author>
    <b:Title>WebGPU Explainer</b:Title>
    <b:InternetSiteTitle>GPU FOR THE WEB COMMUNITY GROUP</b:InternetSiteTitle>
    <b:Year>2025</b:Year>
    <b:YearAccessed>2025</b:YearAccessed>
    <b:MonthAccessed>07</b:MonthAccessed>
    <b:DayAccessed>02</b:DayAccessed>
    <b:URL>https://gpuweb.github.io/gpuweb/explainer/</b:URL>
    <b:RefOrder>17</b:RefOrder>
  </b:Source>
  <b:Source>
    <b:Tag>Med</b:Tag>
    <b:SourceType>InternetSite</b:SourceType>
    <b:Guid>{1758E739-336E-432F-BEA1-DC7E163429CD}</b:Guid>
    <b:Author>
      <b:Author>
        <b:Corporate>Adobe</b:Corporate>
      </b:Author>
    </b:Author>
    <b:Title>Adobe Flash Player EOL General Information</b:Title>
    <b:InternetSiteTitle>Adobe</b:InternetSiteTitle>
    <b:URL>https://www.adobe.com/products/flashplayer/end-of-life-alternative.html#</b:URL>
    <b:Year>2021</b:Year>
    <b:Month>1</b:Month>
    <b:Day>13</b:Day>
    <b:YearAccessed>2025</b:YearAccessed>
    <b:MonthAccessed>07</b:MonthAccessed>
    <b:DayAccessed>04</b:DayAccessed>
    <b:RefOrder>1</b:RefOrder>
  </b:Source>
  <b:Source>
    <b:Tag>Fra23</b:Tag>
    <b:SourceType>InternetSite</b:SourceType>
    <b:Guid>{7C623690-7245-47FA-AC48-F3EC71E4E812}</b:Guid>
    <b:Title>WebGPU Fundamentals</b:Title>
    <b:Year>2023</b:Year>
    <b:Author>
      <b:Author>
        <b:NameList>
          <b:Person>
            <b:Last>Beaufort</b:Last>
            <b:First>François</b:First>
          </b:Person>
        </b:NameList>
      </b:Author>
    </b:Author>
    <b:InternetSiteTitle>Google Developers</b:InternetSiteTitle>
    <b:URL>https://developers.google.com/web/updates/2023/webgpu</b:URL>
    <b:YearAccessed>2025</b:YearAccessed>
    <b:MonthAccessed>07</b:MonthAccessed>
    <b:DayAccessed>01</b:DayAccessed>
    <b:RefOrder>19</b:RefOrder>
  </b:Source>
  <b:Source>
    <b:Tag>Can24</b:Tag>
    <b:SourceType>InternetSite</b:SourceType>
    <b:Guid>{73497051-6B65-4695-8064-0EE04EFEB61A}</b:Guid>
    <b:Title>Can I use... Support tables for HTML5, CSS3, etc</b:Title>
    <b:Year>2024</b:Year>
    <b:Author>
      <b:Author>
        <b:Corporate>Can I use</b:Corporate>
      </b:Author>
    </b:Author>
    <b:URL>https://caniuse.com</b:URL>
    <b:YearAccessed>2025</b:YearAccessed>
    <b:MonthAccessed>07</b:MonthAccessed>
    <b:DayAccessed>04</b:DayAccessed>
    <b:RefOrder>4</b:RefOrder>
  </b:Source>
  <b:Source>
    <b:Tag>Pla25</b:Tag>
    <b:SourceType>InternetSite</b:SourceType>
    <b:Guid>{6C01B56D-F045-4720-BE1C-9CDFAC1E719B}</b:Guid>
    <b:Author>
      <b:Author>
        <b:Corporate>PlayCanvas</b:Corporate>
      </b:Author>
    </b:Author>
    <b:Title>Developer Guide</b:Title>
    <b:Year>2025</b:Year>
    <b:URL>https://developer.playcanvas.com/</b:URL>
    <b:YearAccessed>2025</b:YearAccessed>
    <b:MonthAccessed>07</b:MonthAccessed>
    <b:DayAccessed>01</b:DayAccessed>
    <b:RefOrder>32</b:RefOrder>
  </b:Source>
  <b:Source>
    <b:Tag>Moz24</b:Tag>
    <b:SourceType>DocumentFromInternetSite</b:SourceType>
    <b:Guid>{76AE12FE-04D7-494C-85EE-3CA222F6418C}</b:Guid>
    <b:Author>
      <b:Author>
        <b:Corporate>Mozilla Security Team</b:Corporate>
      </b:Author>
    </b:Author>
    <b:Title>Firefox Release Notes</b:Title>
    <b:InternetSiteTitle>Mozilla Security Blog</b:InternetSiteTitle>
    <b:Year>2024</b:Year>
    <b:URL>https://www.mozilla.org/en-US/firefox/110.0/releasenotes/</b:URL>
    <b:YearAccessed>2025</b:YearAccessed>
    <b:MonthAccessed>07</b:MonthAccessed>
    <b:DayAccessed>04</b:DayAccessed>
    <b:RefOrder>11</b:RefOrder>
  </b:Source>
  <b:Source>
    <b:Tag>Web24</b:Tag>
    <b:SourceType>DocumentFromInternetSite</b:SourceType>
    <b:Guid>{91662B56-F7AB-4083-943C-B214F2C71EFE}</b:Guid>
    <b:Author>
      <b:Author>
        <b:Corporate>WebGPU Experts</b:Corporate>
      </b:Author>
    </b:Author>
    <b:Title>The Best of WebGPU in September 2024</b:Title>
    <b:InternetSiteTitle>WebGPUExperts.com</b:InternetSiteTitle>
    <b:Year>2024</b:Year>
    <b:URL>https://www.webgpuexperts.com/best-webgpu-updates-september-2024</b:URL>
    <b:YearAccessed>2025</b:YearAccessed>
    <b:MonthAccessed>06</b:MonthAccessed>
    <b:DayAccessed>03</b:DayAccessed>
    <b:RefOrder>16</b:RefOrder>
  </b:Source>
  <b:Source>
    <b:Tag>The25</b:Tag>
    <b:SourceType>DocumentFromInternetSite</b:SourceType>
    <b:Guid>{57BAAE5A-0304-4460-BA5E-1CADC7F5CE42}</b:Guid>
    <b:Title>Vulkan® 1.4.320 - A Specification</b:Title>
    <b:InternetSiteTitle>khronos.org</b:InternetSiteTitle>
    <b:Year>2025</b:Year>
    <b:URL>https://registry.khronos.org/vulkan/specs/latest/pdf/vkspec.pdf</b:URL>
    <b:Author>
      <b:Author>
        <b:Corporate>The Khronos® Vulkan Working Group</b:Corporate>
      </b:Author>
    </b:Author>
    <b:YearAccessed>2025</b:YearAccessed>
    <b:MonthAccessed>07</b:MonthAccessed>
    <b:DayAccessed>01</b:DayAccessed>
    <b:RefOrder>12</b:RefOrder>
  </b:Source>
  <b:Source>
    <b:Tag>W3C24</b:Tag>
    <b:SourceType>DocumentFromInternetSite</b:SourceType>
    <b:Guid>{CEF27F9F-FE11-4D00-B533-37C880322789}</b:Guid>
    <b:Author>
      <b:Author>
        <b:Corporate>W3C News</b:Corporate>
      </b:Author>
    </b:Author>
    <b:Title>W3C Invites Implementations of WebGPU</b:Title>
    <b:InternetSiteTitle>W3C News</b:InternetSiteTitle>
    <b:Year>2024</b:Year>
    <b:URL>https://www.w3.org/news/2024/w3c-invites-implementations-of-webgpu/</b:URL>
    <b:YearAccessed>2025</b:YearAccessed>
    <b:MonthAccessed>07</b:MonthAccessed>
    <b:DayAccessed>01</b:DayAccessed>
    <b:RefOrder>34</b:RefOrder>
  </b:Source>
  <b:Source>
    <b:Tag>W3C25</b:Tag>
    <b:SourceType>InternetSite</b:SourceType>
    <b:Guid>{999CBF1D-5009-4ADA-B323-6FE6AFC69F03}</b:Guid>
    <b:Author>
      <b:Author>
        <b:Corporate>W3C</b:Corporate>
      </b:Author>
    </b:Author>
    <b:Title>WebGPU API — Latest Working Draft</b:Title>
    <b:InternetSiteTitle>w3.org</b:InternetSiteTitle>
    <b:Year>2025</b:Year>
    <b:URL>https://www.w3.org/TR/webgpu/</b:URL>
    <b:YearAccessed>2025</b:YearAccessed>
    <b:MonthAccessed>06</b:MonthAccessed>
    <b:DayAccessed>20</b:DayAccessed>
    <b:RefOrder>13</b:RefOrder>
  </b:Source>
  <b:Source>
    <b:Tag>Bea23</b:Tag>
    <b:SourceType>InternetSite</b:SourceType>
    <b:Guid>{D3C8FF8E-4565-4B3B-9B59-6A90D6D91DF9}</b:Guid>
    <b:Author>
      <b:Author>
        <b:NameList>
          <b:Person>
            <b:Last>Beaufort</b:Last>
            <b:First>François</b:First>
          </b:Person>
          <b:Person>
            <b:Last>Wallez </b:Last>
            <b:First>Corentin</b:First>
          </b:Person>
        </b:NameList>
      </b:Author>
    </b:Author>
    <b:Title>Chrome ships WebGPU</b:Title>
    <b:InternetSiteTitle>Chrome for developers</b:InternetSiteTitle>
    <b:ProductionCompany>Chrome</b:ProductionCompany>
    <b:Year>2023</b:Year>
    <b:Month>04</b:Month>
    <b:Day>06</b:Day>
    <b:YearAccessed>2025</b:YearAccessed>
    <b:URL>https://developer.chrome.com/blog/webgpu-release</b:URL>
    <b:MonthAccessed>07</b:MonthAccessed>
    <b:DayAccessed>01</b:DayAccessed>
    <b:RefOrder>35</b:RefOrder>
  </b:Source>
  <b:Source>
    <b:Tag>Fra231</b:Tag>
    <b:SourceType>InternetSite</b:SourceType>
    <b:Guid>{92EC1F1D-FB22-4779-826A-28F0472ACAF4}</b:Guid>
    <b:Author>
      <b:Author>
        <b:NameList>
          <b:Person>
            <b:Last>Beaufort</b:Last>
            <b:First>François</b:First>
          </b:Person>
        </b:NameList>
      </b:Author>
    </b:Author>
    <b:Title>What's New in WebGPU (Chrome 113)</b:Title>
    <b:InternetSiteTitle>Chrome Developers Blog</b:InternetSiteTitle>
    <b:Year>2023</b:Year>
    <b:URL>https://developer.chrome.com/blog/new-in-webgpu-113/</b:URL>
    <b:YearAccessed>2025</b:YearAccessed>
    <b:MonthAccessed>07</b:MonthAccessed>
    <b:DayAccessed>01</b:DayAccessed>
    <b:RefOrder>15</b:RefOrder>
  </b:Source>
  <b:Source>
    <b:Tag>Ber24</b:Tag>
    <b:SourceType>DocumentFromInternetSite</b:SourceType>
    <b:Guid>{3CD75680-569D-4E72-9808-2655CB8E4A39}</b:Guid>
    <b:Author>
      <b:Author>
        <b:NameList>
          <b:Person>
            <b:Last>Bernhardsson</b:Last>
            <b:First>A.</b:First>
          </b:Person>
        </b:NameList>
      </b:Author>
    </b:Author>
    <b:Title>Vulkan synchronization for WebGPU</b:Title>
    <b:InternetSiteTitle>vulkan.org</b:InternetSiteTitle>
    <b:Year>2024</b:Year>
    <b:URL>https://vulkan.org/user/pages/09.events/vulkanised-2024/vulkanised-2024-albin-bernhardsson-arm.pdf</b:URL>
    <b:YearAccessed>2025</b:YearAccessed>
    <b:MonthAccessed>04</b:MonthAccessed>
    <b:DayAccessed>01</b:DayAccessed>
    <b:RefOrder>14</b:RefOrder>
  </b:Source>
  <b:Source>
    <b:Tag>Cab25</b:Tag>
    <b:SourceType>InternetSite</b:SourceType>
    <b:Guid>{0860DC7C-71D0-4854-9641-8C7AB6F64760}</b:Guid>
    <b:Title>Three.js Documentation</b:Title>
    <b:InternetSiteTitle>threejs.org</b:InternetSiteTitle>
    <b:Year>2025</b:Year>
    <b:URL>https://threejs.org/docs/</b:URL>
    <b:Author>
      <b:Author>
        <b:NameList>
          <b:Person>
            <b:Last>Cabello</b:Last>
            <b:First>R.</b:First>
            <b:Middle>et al.</b:Middle>
          </b:Person>
        </b:NameList>
      </b:Author>
    </b:Author>
    <b:YearAccessed>2025</b:YearAccessed>
    <b:MonthAccessed>06</b:MonthAccessed>
    <b:DayAccessed>12</b:DayAccessed>
    <b:RefOrder>30</b:RefOrder>
  </b:Source>
  <b:Source>
    <b:Tag>Goo25</b:Tag>
    <b:SourceType>InternetSite</b:SourceType>
    <b:Guid>{9B832D5C-B6E7-4644-B154-CA1F6A684926}</b:Guid>
    <b:Author>
      <b:Author>
        <b:Corporate>Google</b:Corporate>
      </b:Author>
    </b:Author>
    <b:Title>Sandbox</b:Title>
    <b:InternetSiteTitle>Chromium Docs</b:InternetSiteTitle>
    <b:Year>n.d.</b:Year>
    <b:YearAccessed>2025</b:YearAccessed>
    <b:MonthAccessed>07</b:MonthAccessed>
    <b:DayAccessed>07</b:DayAccessed>
    <b:URL>https://chromium.googlesource.com/chromium/src/%2B/refs/heads/lkgr/docs/design/sandbox.md</b:URL>
    <b:RefOrder>22</b:RefOrder>
  </b:Source>
  <b:Source>
    <b:Tag>Goond</b:Tag>
    <b:SourceType>InternetSite</b:SourceType>
    <b:Guid>{FB917E79-6B14-48C0-965C-5BDCD48EC068}</b:Guid>
    <b:Author>
      <b:Author>
        <b:Corporate>Google</b:Corporate>
      </b:Author>
    </b:Author>
    <b:Title>WebGPU Technical Report</b:Title>
    <b:InternetSiteTitle>Chromium Docs</b:InternetSiteTitle>
    <b:Year>n.d.</b:Year>
    <b:YearAccessed>2025</b:YearAccessed>
    <b:MonthAccessed>07</b:MonthAccessed>
    <b:DayAccessed>07</b:DayAccessed>
    <b:URL>https://chromium.googlesource.com/chromium/src/+/main/docs/security/research/graphics/webgpu_technical_report.md</b:URL>
    <b:RefOrder>23</b:RefOrder>
  </b:Source>
  <b:Source>
    <b:Tag>Gra18</b:Tag>
    <b:SourceType>InternetSite</b:SourceType>
    <b:Guid>{548BEE85-CD89-46DA-B55F-61305628DD3B}</b:Guid>
    <b:Author>
      <b:Author>
        <b:Corporate>Graz University of Technology</b:Corporate>
      </b:Author>
    </b:Author>
    <b:Title>Meltdown and Spectre</b:Title>
    <b:InternetSiteTitle>https://meltdownattack.com/</b:InternetSiteTitle>
    <b:Year>2018</b:Year>
    <b:YearAccessed>2025</b:YearAccessed>
    <b:MonthAccessed>07</b:MonthAccessed>
    <b:DayAccessed>06</b:DayAccessed>
    <b:URL>https://meltdownattack.com/</b:URL>
    <b:RefOrder>24</b:RefOrder>
  </b:Source>
  <b:Source>
    <b:Tag>thr25</b:Tag>
    <b:SourceType>InternetSite</b:SourceType>
    <b:Guid>{7F870664-67C2-4FC5-8F56-62326A57B480}</b:Guid>
    <b:Author>
      <b:Author>
        <b:Corporate>three.js</b:Corporate>
      </b:Author>
    </b:Author>
    <b:Title>three.js</b:Title>
    <b:InternetSiteTitle>GitHub</b:InternetSiteTitle>
    <b:Year>2025</b:Year>
    <b:YearAccessed>2025</b:YearAccessed>
    <b:MonthAccessed>07</b:MonthAccessed>
    <b:DayAccessed>07</b:DayAccessed>
    <b:URL>https://github.com/mrdoob/three.js</b:URL>
    <b:RefOrder>25</b:RefOrder>
  </b:Source>
  <b:Source>
    <b:Tag>Bab251</b:Tag>
    <b:SourceType>InternetSite</b:SourceType>
    <b:Guid>{C5076FDE-9F9E-4555-9888-AF9711307BAC}</b:Guid>
    <b:Author>
      <b:Author>
        <b:Corporate>Babylon.js</b:Corporate>
      </b:Author>
    </b:Author>
    <b:Title>Babylon.js</b:Title>
    <b:InternetSiteTitle>GitHub</b:InternetSiteTitle>
    <b:Year>2025</b:Year>
    <b:YearAccessed>2025</b:YearAccessed>
    <b:MonthAccessed>07</b:MonthAccessed>
    <b:DayAccessed>07</b:DayAccessed>
    <b:URL>https://github.com/babylonjs</b:URL>
    <b:RefOrder>26</b:RefOrder>
  </b:Source>
  <b:Source>
    <b:Tag>AFr25</b:Tag>
    <b:SourceType>InternetSite</b:SourceType>
    <b:Guid>{86F7E814-2C82-4948-B14E-BECCC5129B55}</b:Guid>
    <b:Author>
      <b:Author>
        <b:Corporate>A-Frame</b:Corporate>
      </b:Author>
    </b:Author>
    <b:Title>A-Frame</b:Title>
    <b:InternetSiteTitle>GitHub</b:InternetSiteTitle>
    <b:Year>2025</b:Year>
    <b:YearAccessed>2025</b:YearAccessed>
    <b:MonthAccessed>07</b:MonthAccessed>
    <b:DayAccessed>07</b:DayAccessed>
    <b:URL>https://github.com/aframevr</b:URL>
    <b:RefOrder>28</b:RefOrder>
  </b:Source>
  <b:Source>
    <b:Tag>Pla251</b:Tag>
    <b:SourceType>InternetSite</b:SourceType>
    <b:Guid>{DD9CDF20-4EC4-4570-AE5A-C6AE035B5678}</b:Guid>
    <b:Author>
      <b:Author>
        <b:Corporate>PlayCanvas</b:Corporate>
      </b:Author>
    </b:Author>
    <b:Title>PlayCanvas</b:Title>
    <b:Year>2025</b:Year>
    <b:YearAccessed>2025</b:YearAccessed>
    <b:MonthAccessed>07</b:MonthAccessed>
    <b:DayAccessed>07</b:DayAccessed>
    <b:URL>https://github.com/playcanvas</b:URL>
    <b:InternetSiteTitle>GitHub</b:InternetSiteTitle>
    <b:RefOrder>27</b:RefOrder>
  </b:Source>
  <b:Source>
    <b:Tag>Nat06</b:Tag>
    <b:SourceType>InternetSite</b:SourceType>
    <b:Guid>{FCE77263-7A82-45D3-81FF-7FC9090A22E7}</b:Guid>
    <b:Author>
      <b:Author>
        <b:NameList>
          <b:Person>
            <b:Last>Tatarchuk</b:Last>
            <b:First>Natalya</b:First>
          </b:Person>
        </b:NameList>
      </b:Author>
    </b:Author>
    <b:Title>Dynamic Parallax Occlusion Mapping with Approximate Soft Shadows</b:Title>
    <b:InternetSiteTitle>gitea.yiem</b:InternetSiteTitle>
    <b:Year>2006</b:Year>
    <b:YearAccessed>2025</b:YearAccessed>
    <b:MonthAccessed>07</b:MonthAccessed>
    <b:DayAccessed>07</b:DayAccessed>
    <b:URL>https://gitea.yiem.net/QianMo/Real-Time-Rendering-4th-Bibliography-Collection/raw/branch/main/Chapter%201-24/%5B1742%5D%C2%A0%5BSIGGRAPH%202006%5D%20Dynamic%20Parallax%20Occlusion%20Mapping%20with%20Approximate%20Soft%20Shadows.pdf</b:URL>
    <b:RefOrder>31</b:RefOrder>
  </b:Source>
  <b:Source>
    <b:Tag>Bal22</b:Tag>
    <b:SourceType>InternetSite</b:SourceType>
    <b:Guid>{04BB2914-7BF5-4154-8C98-66B949451B80}</b:Guid>
    <b:Author>
      <b:Author>
        <b:NameList>
          <b:Person>
            <b:Last>Balenson</b:Last>
            <b:First>David</b:First>
            <b:Middle>and Benzel, Terry and Eide, Eric and Emmerich, David and Johnson, David and Mirkovic, Jelena and Tinnel, Laura</b:Middle>
          </b:Person>
        </b:NameList>
      </b:Author>
    </b:Author>
    <b:Title>Toward Findable, Accessible, Interoperable, and Reusable Cybersecurity Artifacts</b:Title>
    <b:InternetSiteTitle>ACM Digital Library</b:InternetSiteTitle>
    <b:Year>2022</b:Year>
    <b:Month>08</b:Month>
    <b:Day>08</b:Day>
    <b:YearAccessed>2025</b:YearAccessed>
    <b:MonthAccessed>07</b:MonthAccessed>
    <b:DayAccessed>07</b:DayAccessed>
    <b:URL>https://dl.acm.org/doi/10.1145/3546096.3546104</b:URL>
    <b:RefOrder>33</b:RefOrder>
  </b:Source>
</b:Sources>
</file>

<file path=customXml/itemProps1.xml><?xml version="1.0" encoding="utf-8"?>
<ds:datastoreItem xmlns:ds="http://schemas.openxmlformats.org/officeDocument/2006/customXml" ds:itemID="{576EEE19-7D5F-4299-8534-DAB2A03E3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4964</TotalTime>
  <Pages>39</Pages>
  <Words>11994</Words>
  <Characters>70771</Characters>
  <Application>Microsoft Office Word</Application>
  <DocSecurity>0</DocSecurity>
  <Lines>589</Lines>
  <Paragraphs>165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Valerij Šlovikov</cp:lastModifiedBy>
  <cp:revision>13</cp:revision>
  <cp:lastPrinted>2025-07-08T16:47:00Z</cp:lastPrinted>
  <dcterms:created xsi:type="dcterms:W3CDTF">2023-11-26T16:21:00Z</dcterms:created>
  <dcterms:modified xsi:type="dcterms:W3CDTF">2025-07-08T19:48:00Z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